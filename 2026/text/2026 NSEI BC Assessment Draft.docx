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9D1BC" w14:textId="76C9F98A" w:rsidR="00415187" w:rsidRPr="004636D3" w:rsidRDefault="00415187" w:rsidP="00415187">
      <w:pPr>
        <w:pStyle w:val="Cover-PublSeries"/>
      </w:pPr>
      <w:r w:rsidRPr="004636D3">
        <w:t xml:space="preserve">Regional Information Report No. </w:t>
      </w:r>
      <w:r w:rsidR="004B2B66" w:rsidRPr="004636D3">
        <w:t>1J</w:t>
      </w:r>
      <w:r w:rsidR="00C86B39" w:rsidRPr="004636D3">
        <w:t>2</w:t>
      </w:r>
      <w:r w:rsidR="001C19E5" w:rsidRPr="004636D3">
        <w:t>5-</w:t>
      </w:r>
      <w:r w:rsidR="009E2BC9">
        <w:t>23</w:t>
      </w:r>
    </w:p>
    <w:p w14:paraId="277FEB92" w14:textId="74F5AD92" w:rsidR="00415187" w:rsidRPr="00206B0F" w:rsidRDefault="000020DE" w:rsidP="00206B0F">
      <w:pPr>
        <w:pStyle w:val="Cover-ReptTitle"/>
      </w:pPr>
      <w:r>
        <w:t>202</w:t>
      </w:r>
      <w:r w:rsidR="00D64713">
        <w:t>6</w:t>
      </w:r>
      <w:r w:rsidR="00565825" w:rsidRPr="00206B0F">
        <w:t xml:space="preserve"> </w:t>
      </w:r>
      <w:r w:rsidR="00855C77" w:rsidRPr="00206B0F">
        <w:t xml:space="preserve">Northern Southeast Inside Subdistrict Sablefish Management Plan and Stock Assessment </w:t>
      </w:r>
    </w:p>
    <w:p w14:paraId="717D0472" w14:textId="3D4251F8" w:rsidR="00772DAC" w:rsidRPr="004636D3" w:rsidRDefault="00772DAC" w:rsidP="00772DAC">
      <w:pPr>
        <w:pStyle w:val="Cover-ByAuthors"/>
      </w:pPr>
      <w:r w:rsidRPr="004636D3">
        <w:t>by</w:t>
      </w:r>
    </w:p>
    <w:p w14:paraId="0C3AE860" w14:textId="06769975" w:rsidR="00E8609A" w:rsidRPr="004636D3" w:rsidRDefault="00D64713" w:rsidP="00E8609A">
      <w:pPr>
        <w:pStyle w:val="Cover-ByAuthors"/>
      </w:pPr>
      <w:r>
        <w:t>Aaron W. Lambert</w:t>
      </w:r>
    </w:p>
    <w:p w14:paraId="4AF1743B" w14:textId="77777777" w:rsidR="00E8609A" w:rsidRPr="004636D3" w:rsidRDefault="00E8609A" w:rsidP="00E8609A">
      <w:pPr>
        <w:pStyle w:val="Cover-ByAuthors"/>
      </w:pPr>
      <w:r w:rsidRPr="004636D3">
        <w:t>and</w:t>
      </w:r>
    </w:p>
    <w:p w14:paraId="2C04CE9B" w14:textId="77777777" w:rsidR="00E8609A" w:rsidRPr="004636D3" w:rsidRDefault="00E8609A" w:rsidP="00E8609A">
      <w:pPr>
        <w:pStyle w:val="Cover-ByAuthors"/>
      </w:pPr>
      <w:r w:rsidRPr="004636D3">
        <w:t xml:space="preserve">Rhea </w:t>
      </w:r>
      <w:r>
        <w:t xml:space="preserve">K. </w:t>
      </w:r>
      <w:r w:rsidRPr="004636D3">
        <w:t>Ehresmann</w:t>
      </w:r>
    </w:p>
    <w:p w14:paraId="79CF5ADA" w14:textId="4267AF59" w:rsidR="00772DAC" w:rsidRPr="004636D3" w:rsidRDefault="00772DAC" w:rsidP="00772DAC">
      <w:pPr>
        <w:pStyle w:val="Cover-ByAuthors"/>
      </w:pPr>
    </w:p>
    <w:p w14:paraId="22DD6724" w14:textId="77777777" w:rsidR="00415187" w:rsidRPr="004636D3" w:rsidRDefault="00415187" w:rsidP="00415187">
      <w:pPr>
        <w:pStyle w:val="Cover-ByAuthors"/>
      </w:pPr>
    </w:p>
    <w:p w14:paraId="22CA92FE" w14:textId="29C7990F" w:rsidR="00415187" w:rsidRPr="004636D3" w:rsidRDefault="00415187" w:rsidP="00415187">
      <w:pPr>
        <w:pStyle w:val="SymbolsandAbbrevTitle"/>
        <w:sectPr w:rsidR="00415187" w:rsidRPr="004636D3" w:rsidSect="000D6A2A">
          <w:footerReference w:type="even" r:id="rId11"/>
          <w:type w:val="continuous"/>
          <w:pgSz w:w="12240" w:h="15840" w:code="1"/>
          <w:pgMar w:top="1440" w:right="1440" w:bottom="1440" w:left="1440" w:header="720" w:footer="720" w:gutter="0"/>
          <w:pgNumType w:start="1"/>
          <w:cols w:space="720"/>
        </w:sectPr>
      </w:pPr>
      <w:r w:rsidRPr="004636D3">
        <w:rPr>
          <w:noProof/>
        </w:rPr>
        <w:drawing>
          <wp:anchor distT="0" distB="0" distL="114300" distR="114300" simplePos="0" relativeHeight="251661312" behindDoc="1" locked="0" layoutInCell="1" allowOverlap="1" wp14:anchorId="76B4C266" wp14:editId="4A8F2276">
            <wp:simplePos x="0" y="0"/>
            <wp:positionH relativeFrom="margin">
              <wp:posOffset>2126615</wp:posOffset>
            </wp:positionH>
            <wp:positionV relativeFrom="page">
              <wp:posOffset>7824165</wp:posOffset>
            </wp:positionV>
            <wp:extent cx="1690777" cy="1690777"/>
            <wp:effectExtent l="0" t="0" r="0" b="0"/>
            <wp:wrapTight wrapText="bothSides">
              <wp:wrapPolygon edited="0">
                <wp:start x="0" y="0"/>
                <wp:lineTo x="0" y="21421"/>
                <wp:lineTo x="21421" y="21421"/>
                <wp:lineTo x="21421" y="0"/>
                <wp:lineTo x="0" y="0"/>
              </wp:wrapPolygon>
            </wp:wrapTight>
            <wp:docPr id="1" name="Picture 1" descr="ADF&amp;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DF&amp;G Log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90777" cy="1690777"/>
                    </a:xfrm>
                    <a:prstGeom prst="rect">
                      <a:avLst/>
                    </a:prstGeom>
                    <a:noFill/>
                    <a:ln>
                      <a:noFill/>
                    </a:ln>
                  </pic:spPr>
                </pic:pic>
              </a:graphicData>
            </a:graphic>
            <wp14:sizeRelH relativeFrom="page">
              <wp14:pctWidth>0</wp14:pctWidth>
            </wp14:sizeRelH>
            <wp14:sizeRelV relativeFrom="page">
              <wp14:pctHeight>0</wp14:pctHeight>
            </wp14:sizeRelV>
          </wp:anchor>
        </w:drawing>
      </w:r>
      <w:r w:rsidR="00623FBF" w:rsidRPr="004636D3">
        <w:rPr>
          <w:noProof/>
        </w:rPr>
        <mc:AlternateContent>
          <mc:Choice Requires="wps">
            <w:drawing>
              <wp:anchor distT="0" distB="0" distL="114300" distR="114300" simplePos="0" relativeHeight="251658240" behindDoc="0" locked="0" layoutInCell="1" allowOverlap="1" wp14:anchorId="0BE3B21B" wp14:editId="2D745DE9">
                <wp:simplePos x="0" y="0"/>
                <wp:positionH relativeFrom="margin">
                  <wp:align>center</wp:align>
                </wp:positionH>
                <wp:positionV relativeFrom="page">
                  <wp:posOffset>7258050</wp:posOffset>
                </wp:positionV>
                <wp:extent cx="6057900" cy="571500"/>
                <wp:effectExtent l="0" t="0" r="0" b="0"/>
                <wp:wrapNone/>
                <wp:docPr id="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571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70299E" w14:textId="31E1AB16" w:rsidR="00415187" w:rsidRDefault="003760C6" w:rsidP="00415187">
                            <w:pPr>
                              <w:pStyle w:val="Cover-PublDate"/>
                              <w:ind w:right="-72"/>
                            </w:pPr>
                            <w:r>
                              <w:t>Ju</w:t>
                            </w:r>
                            <w:r w:rsidR="002C371D">
                              <w:t>ly</w:t>
                            </w:r>
                            <w:r w:rsidR="00B1493D">
                              <w:t xml:space="preserve"> </w:t>
                            </w:r>
                            <w:r w:rsidR="004C1993">
                              <w:t>202</w:t>
                            </w:r>
                            <w:r w:rsidR="00850125">
                              <w:t>5</w:t>
                            </w:r>
                          </w:p>
                          <w:p w14:paraId="70F951B6" w14:textId="36E3BD69" w:rsidR="00415187" w:rsidRDefault="00415187" w:rsidP="00415187">
                            <w:pPr>
                              <w:pStyle w:val="Cover-DeptDiv"/>
                            </w:pPr>
                            <w:r>
                              <w:t>Alaska Department of Fish and Game</w:t>
                            </w:r>
                            <w:r>
                              <w:tab/>
                              <w:t>Division of Commercial Fisheries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E3B21B" id="_x0000_t202" coordsize="21600,21600" o:spt="202" path="m,l,21600r21600,l21600,xe">
                <v:stroke joinstyle="miter"/>
                <v:path gradientshapeok="t" o:connecttype="rect"/>
              </v:shapetype>
              <v:shape id="Text Box 6" o:spid="_x0000_s1026" type="#_x0000_t202" style="position:absolute;left:0;text-align:left;margin-left:0;margin-top:571.5pt;width:477pt;height:45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" stroked="f">
                <v:textbox>
                  <w:txbxContent>
                    <w:p w14:paraId="3370299E" w14:textId="31E1AB16" w:rsidR="00415187" w:rsidRDefault="003760C6" w:rsidP="00415187">
                      <w:pPr>
                        <w:pStyle w:val="Cover-PublDate"/>
                        <w:ind w:right="-72"/>
                      </w:pPr>
                      <w:r>
                        <w:t>Ju</w:t>
                      </w:r>
                      <w:r w:rsidR="002C371D">
                        <w:t>ly</w:t>
                      </w:r>
                      <w:r w:rsidR="00B1493D">
                        <w:t xml:space="preserve"> </w:t>
                      </w:r>
                      <w:r w:rsidR="004C1993">
                        <w:t>202</w:t>
                      </w:r>
                      <w:r w:rsidR="00850125">
                        <w:t>5</w:t>
                      </w:r>
                    </w:p>
                    <w:p w14:paraId="70F951B6" w14:textId="36E3BD69" w:rsidR="00415187" w:rsidRDefault="00415187" w:rsidP="00415187">
                      <w:pPr>
                        <w:pStyle w:val="Cover-DeptDiv"/>
                      </w:pPr>
                      <w:r>
                        <w:t>Alaska Department of Fish and Game</w:t>
                      </w:r>
                      <w:r>
                        <w:tab/>
                        <w:t>Division of Commercial Fisheries</w:t>
                      </w:r>
                    </w:p>
                  </w:txbxContent>
                </v:textbox>
                <w10:wrap anchorx="margin" anchory="page"/>
              </v:shape>
            </w:pict>
          </mc:Fallback>
        </mc:AlternateContent>
      </w:r>
    </w:p>
    <w:p w14:paraId="4313A03C" w14:textId="77777777" w:rsidR="003C0487" w:rsidRPr="004636D3" w:rsidRDefault="003C0487" w:rsidP="003C0487">
      <w:pPr>
        <w:pStyle w:val="SymbolsandAbbrevTitle"/>
        <w:spacing w:after="60"/>
      </w:pPr>
      <w:r w:rsidRPr="004636D3">
        <w:lastRenderedPageBreak/>
        <w:t>Symbols and Abbreviations</w:t>
      </w:r>
    </w:p>
    <w:p w14:paraId="62F702E0" w14:textId="37EEBC0D" w:rsidR="003C0487" w:rsidRPr="004636D3" w:rsidRDefault="003C0487" w:rsidP="003C0487">
      <w:pPr>
        <w:pStyle w:val="Abstract"/>
      </w:pPr>
      <w:r w:rsidRPr="004636D3">
        <w:t>The following symbols and abbreviations, and others approved for the Système International d'Unités (SI), are used without definition in the following reports by the Divisions of Sport Fish and of Commercial Fisheries: Fishery Manuscripts, Fishery Data Series Reports, Fishery Management Reports, and Special Publications. All others, including deviations from definitions listed below, are noted in the text at first mention, as well as in the titles or footnotes of tables, and in figure</w:t>
      </w:r>
      <w:r w:rsidR="008550A3">
        <w:t>s</w:t>
      </w:r>
      <w:r w:rsidRPr="004636D3">
        <w:t xml:space="preserve"> or figure captions.</w:t>
      </w:r>
    </w:p>
    <w:p w14:paraId="3936267D" w14:textId="77777777" w:rsidR="003C0487" w:rsidRPr="004636D3" w:rsidRDefault="003C0487" w:rsidP="003C0487">
      <w:pPr>
        <w:pStyle w:val="Keywords"/>
        <w:sectPr w:rsidR="003C0487" w:rsidRPr="004636D3" w:rsidSect="000D6A2A">
          <w:footerReference w:type="default" r:id="rId13"/>
          <w:headerReference w:type="first" r:id="rId14"/>
          <w:pgSz w:w="12240" w:h="15840" w:code="1"/>
          <w:pgMar w:top="1440" w:right="1440" w:bottom="1440" w:left="1440" w:header="720" w:footer="547" w:gutter="0"/>
          <w:cols w:space="720"/>
          <w:formProt w:val="0"/>
        </w:sectPr>
      </w:pPr>
    </w:p>
    <w:p w14:paraId="6D6F5E74" w14:textId="77777777" w:rsidR="003C0487" w:rsidRPr="004636D3" w:rsidRDefault="003C0487" w:rsidP="003C0487">
      <w:pPr>
        <w:pStyle w:val="TableRow"/>
        <w:tabs>
          <w:tab w:val="left" w:pos="2448"/>
          <w:tab w:val="left" w:pos="2988"/>
        </w:tabs>
        <w:spacing w:line="180" w:lineRule="exact"/>
        <w:jc w:val="left"/>
        <w:rPr>
          <w:sz w:val="16"/>
        </w:rPr>
      </w:pPr>
      <w:r w:rsidRPr="004636D3">
        <w:rPr>
          <w:b/>
          <w:sz w:val="16"/>
        </w:rPr>
        <w:t>Weights and measures (metric)</w:t>
      </w:r>
      <w:r w:rsidRPr="004636D3">
        <w:rPr>
          <w:b/>
          <w:sz w:val="16"/>
        </w:rPr>
        <w:tab/>
      </w:r>
    </w:p>
    <w:p w14:paraId="64876832" w14:textId="77777777" w:rsidR="003C0487" w:rsidRPr="004636D3" w:rsidRDefault="003C0487" w:rsidP="003C0487">
      <w:pPr>
        <w:pStyle w:val="TableRow"/>
        <w:tabs>
          <w:tab w:val="left" w:pos="2448"/>
          <w:tab w:val="left" w:pos="2988"/>
        </w:tabs>
        <w:spacing w:line="180" w:lineRule="exact"/>
        <w:ind w:right="-240"/>
        <w:jc w:val="left"/>
        <w:rPr>
          <w:sz w:val="16"/>
        </w:rPr>
      </w:pPr>
      <w:r w:rsidRPr="004636D3">
        <w:rPr>
          <w:sz w:val="16"/>
        </w:rPr>
        <w:t>centimeter</w:t>
      </w:r>
      <w:r w:rsidRPr="004636D3">
        <w:rPr>
          <w:sz w:val="16"/>
        </w:rPr>
        <w:tab/>
        <w:t>cm</w:t>
      </w:r>
    </w:p>
    <w:p w14:paraId="39B54146" w14:textId="77777777" w:rsidR="003C0487" w:rsidRPr="004636D3" w:rsidRDefault="003C0487" w:rsidP="003C0487">
      <w:pPr>
        <w:pStyle w:val="TableRow"/>
        <w:tabs>
          <w:tab w:val="left" w:pos="2448"/>
          <w:tab w:val="left" w:pos="2988"/>
        </w:tabs>
        <w:spacing w:line="180" w:lineRule="exact"/>
        <w:jc w:val="left"/>
        <w:rPr>
          <w:sz w:val="16"/>
          <w:lang w:val="es-MX"/>
        </w:rPr>
      </w:pPr>
      <w:r w:rsidRPr="004636D3">
        <w:rPr>
          <w:sz w:val="16"/>
          <w:lang w:val="es-MX"/>
        </w:rPr>
        <w:t xml:space="preserve">deciliter </w:t>
      </w:r>
      <w:r w:rsidRPr="004636D3">
        <w:rPr>
          <w:sz w:val="16"/>
          <w:lang w:val="es-MX"/>
        </w:rPr>
        <w:tab/>
        <w:t>dL</w:t>
      </w:r>
    </w:p>
    <w:p w14:paraId="7995DE9C" w14:textId="77777777" w:rsidR="003C0487" w:rsidRPr="004636D3" w:rsidRDefault="003C0487" w:rsidP="003C0487">
      <w:pPr>
        <w:pStyle w:val="TableRow"/>
        <w:tabs>
          <w:tab w:val="left" w:pos="2448"/>
          <w:tab w:val="left" w:pos="2988"/>
        </w:tabs>
        <w:spacing w:line="180" w:lineRule="exact"/>
        <w:jc w:val="left"/>
        <w:rPr>
          <w:sz w:val="16"/>
          <w:lang w:val="es-MX"/>
        </w:rPr>
      </w:pPr>
      <w:r w:rsidRPr="004636D3">
        <w:rPr>
          <w:sz w:val="16"/>
          <w:lang w:val="es-MX"/>
        </w:rPr>
        <w:t xml:space="preserve">gram </w:t>
      </w:r>
      <w:r w:rsidRPr="004636D3">
        <w:rPr>
          <w:sz w:val="16"/>
          <w:lang w:val="es-MX"/>
        </w:rPr>
        <w:tab/>
        <w:t>g</w:t>
      </w:r>
    </w:p>
    <w:p w14:paraId="058A121E" w14:textId="77777777" w:rsidR="003C0487" w:rsidRPr="004636D3" w:rsidRDefault="003C0487" w:rsidP="003C0487">
      <w:pPr>
        <w:pStyle w:val="TableRow"/>
        <w:tabs>
          <w:tab w:val="left" w:pos="2448"/>
          <w:tab w:val="left" w:pos="2988"/>
        </w:tabs>
        <w:spacing w:line="180" w:lineRule="exact"/>
        <w:jc w:val="left"/>
        <w:rPr>
          <w:sz w:val="16"/>
          <w:lang w:val="es-MX"/>
        </w:rPr>
      </w:pPr>
      <w:r w:rsidRPr="004636D3">
        <w:rPr>
          <w:sz w:val="16"/>
          <w:lang w:val="es-MX"/>
        </w:rPr>
        <w:t>hectare</w:t>
      </w:r>
      <w:r w:rsidRPr="004636D3">
        <w:rPr>
          <w:sz w:val="16"/>
          <w:lang w:val="es-MX"/>
        </w:rPr>
        <w:tab/>
        <w:t>ha</w:t>
      </w:r>
    </w:p>
    <w:p w14:paraId="1CE5BDBA"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kilogram</w:t>
      </w:r>
      <w:r w:rsidRPr="004636D3">
        <w:rPr>
          <w:sz w:val="16"/>
        </w:rPr>
        <w:tab/>
        <w:t>kg</w:t>
      </w:r>
    </w:p>
    <w:p w14:paraId="34AC3E38"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kilometer</w:t>
      </w:r>
      <w:r w:rsidRPr="004636D3">
        <w:rPr>
          <w:sz w:val="16"/>
        </w:rPr>
        <w:tab/>
        <w:t>km</w:t>
      </w:r>
    </w:p>
    <w:p w14:paraId="4EDBC648"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liter</w:t>
      </w:r>
      <w:r w:rsidRPr="004636D3">
        <w:rPr>
          <w:sz w:val="16"/>
        </w:rPr>
        <w:tab/>
        <w:t>L</w:t>
      </w:r>
      <w:r w:rsidRPr="004636D3">
        <w:rPr>
          <w:vanish/>
          <w:sz w:val="16"/>
        </w:rPr>
        <w:t xml:space="preserve"> </w:t>
      </w:r>
    </w:p>
    <w:p w14:paraId="60528D20"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meter</w:t>
      </w:r>
      <w:r w:rsidRPr="004636D3">
        <w:rPr>
          <w:sz w:val="16"/>
        </w:rPr>
        <w:tab/>
        <w:t>m</w:t>
      </w:r>
    </w:p>
    <w:p w14:paraId="59FCDDB7"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milliliter</w:t>
      </w:r>
      <w:r w:rsidRPr="004636D3">
        <w:rPr>
          <w:sz w:val="16"/>
        </w:rPr>
        <w:tab/>
        <w:t>mL</w:t>
      </w:r>
    </w:p>
    <w:p w14:paraId="54D28E32"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millimeter</w:t>
      </w:r>
      <w:r w:rsidRPr="004636D3">
        <w:rPr>
          <w:sz w:val="16"/>
        </w:rPr>
        <w:tab/>
        <w:t>mm</w:t>
      </w:r>
    </w:p>
    <w:p w14:paraId="2CA5F067"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ab/>
      </w:r>
    </w:p>
    <w:p w14:paraId="750469E5" w14:textId="77777777" w:rsidR="003C0487" w:rsidRPr="004636D3" w:rsidRDefault="003C0487" w:rsidP="003C0487">
      <w:pPr>
        <w:pStyle w:val="TableRow"/>
        <w:tabs>
          <w:tab w:val="left" w:pos="2448"/>
          <w:tab w:val="left" w:pos="2988"/>
        </w:tabs>
        <w:spacing w:line="180" w:lineRule="exact"/>
        <w:jc w:val="left"/>
        <w:rPr>
          <w:sz w:val="16"/>
        </w:rPr>
      </w:pPr>
      <w:r w:rsidRPr="004636D3">
        <w:rPr>
          <w:b/>
          <w:sz w:val="16"/>
        </w:rPr>
        <w:t>Weights and measures (English)</w:t>
      </w:r>
      <w:r w:rsidRPr="004636D3">
        <w:rPr>
          <w:sz w:val="16"/>
        </w:rPr>
        <w:tab/>
      </w:r>
    </w:p>
    <w:p w14:paraId="455F6529" w14:textId="4B3B2503" w:rsidR="003C0487" w:rsidRPr="004636D3" w:rsidRDefault="003C0487" w:rsidP="003C0487">
      <w:pPr>
        <w:pStyle w:val="TableRow"/>
        <w:tabs>
          <w:tab w:val="left" w:pos="2448"/>
          <w:tab w:val="left" w:pos="2988"/>
        </w:tabs>
        <w:spacing w:line="180" w:lineRule="exact"/>
        <w:jc w:val="left"/>
        <w:rPr>
          <w:sz w:val="16"/>
        </w:rPr>
      </w:pPr>
      <w:r w:rsidRPr="004636D3">
        <w:rPr>
          <w:sz w:val="16"/>
        </w:rPr>
        <w:t>cubic feet per second</w:t>
      </w:r>
      <w:r w:rsidRPr="004636D3">
        <w:rPr>
          <w:sz w:val="16"/>
        </w:rPr>
        <w:tab/>
        <w:t>ft</w:t>
      </w:r>
      <w:r w:rsidRPr="004636D3">
        <w:rPr>
          <w:sz w:val="16"/>
          <w:vertAlign w:val="superscript"/>
        </w:rPr>
        <w:t>3</w:t>
      </w:r>
      <w:r w:rsidRPr="004636D3">
        <w:rPr>
          <w:sz w:val="16"/>
        </w:rPr>
        <w:t>/s</w:t>
      </w:r>
    </w:p>
    <w:p w14:paraId="77B8B02E"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foot</w:t>
      </w:r>
      <w:r w:rsidRPr="004636D3">
        <w:rPr>
          <w:sz w:val="16"/>
        </w:rPr>
        <w:tab/>
        <w:t>ft</w:t>
      </w:r>
    </w:p>
    <w:p w14:paraId="034BD032"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gallon</w:t>
      </w:r>
      <w:r w:rsidRPr="004636D3">
        <w:rPr>
          <w:sz w:val="16"/>
        </w:rPr>
        <w:tab/>
        <w:t>gal</w:t>
      </w:r>
    </w:p>
    <w:p w14:paraId="0E7ECED5"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inch</w:t>
      </w:r>
      <w:r w:rsidRPr="004636D3">
        <w:rPr>
          <w:sz w:val="16"/>
        </w:rPr>
        <w:tab/>
        <w:t>in</w:t>
      </w:r>
    </w:p>
    <w:p w14:paraId="31D16B7E"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mile</w:t>
      </w:r>
      <w:r w:rsidRPr="004636D3">
        <w:rPr>
          <w:sz w:val="16"/>
        </w:rPr>
        <w:tab/>
        <w:t>mi</w:t>
      </w:r>
    </w:p>
    <w:p w14:paraId="4A158E66"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nautical mile</w:t>
      </w:r>
      <w:r w:rsidRPr="004636D3">
        <w:rPr>
          <w:sz w:val="16"/>
        </w:rPr>
        <w:tab/>
        <w:t>nmi</w:t>
      </w:r>
    </w:p>
    <w:p w14:paraId="3804BFCA"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ounce</w:t>
      </w:r>
      <w:r w:rsidRPr="004636D3">
        <w:rPr>
          <w:sz w:val="16"/>
        </w:rPr>
        <w:tab/>
        <w:t>oz</w:t>
      </w:r>
    </w:p>
    <w:p w14:paraId="293E6EF8"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pound</w:t>
      </w:r>
      <w:r w:rsidRPr="004636D3">
        <w:rPr>
          <w:sz w:val="16"/>
        </w:rPr>
        <w:tab/>
        <w:t>lb</w:t>
      </w:r>
    </w:p>
    <w:p w14:paraId="5B33D79D"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quart</w:t>
      </w:r>
      <w:r w:rsidRPr="004636D3">
        <w:rPr>
          <w:sz w:val="16"/>
        </w:rPr>
        <w:tab/>
        <w:t>qt</w:t>
      </w:r>
    </w:p>
    <w:p w14:paraId="6EE392BA"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yard</w:t>
      </w:r>
      <w:r w:rsidRPr="004636D3">
        <w:rPr>
          <w:sz w:val="16"/>
        </w:rPr>
        <w:tab/>
        <w:t>yd</w:t>
      </w:r>
    </w:p>
    <w:p w14:paraId="2B80CA9B"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ab/>
      </w:r>
    </w:p>
    <w:p w14:paraId="06E9587B" w14:textId="77777777" w:rsidR="003C0487" w:rsidRPr="004636D3" w:rsidRDefault="003C0487" w:rsidP="003C0487">
      <w:pPr>
        <w:pStyle w:val="TableRow"/>
        <w:tabs>
          <w:tab w:val="left" w:pos="2448"/>
          <w:tab w:val="left" w:pos="2988"/>
        </w:tabs>
        <w:spacing w:line="180" w:lineRule="exact"/>
        <w:jc w:val="left"/>
        <w:rPr>
          <w:sz w:val="16"/>
        </w:rPr>
      </w:pPr>
      <w:r w:rsidRPr="004636D3">
        <w:rPr>
          <w:b/>
          <w:sz w:val="16"/>
        </w:rPr>
        <w:t>Time and temperature</w:t>
      </w:r>
      <w:r w:rsidRPr="004636D3">
        <w:rPr>
          <w:sz w:val="16"/>
        </w:rPr>
        <w:tab/>
      </w:r>
    </w:p>
    <w:p w14:paraId="40F414B1"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day</w:t>
      </w:r>
      <w:r w:rsidRPr="004636D3">
        <w:rPr>
          <w:sz w:val="16"/>
        </w:rPr>
        <w:tab/>
        <w:t>d</w:t>
      </w:r>
    </w:p>
    <w:p w14:paraId="6ECA9201"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degrees Celsius</w:t>
      </w:r>
      <w:r w:rsidRPr="004636D3">
        <w:rPr>
          <w:sz w:val="16"/>
        </w:rPr>
        <w:tab/>
        <w:t>°C</w:t>
      </w:r>
    </w:p>
    <w:p w14:paraId="6C502A0B"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degrees Fahrenheit</w:t>
      </w:r>
      <w:r w:rsidRPr="004636D3">
        <w:rPr>
          <w:sz w:val="16"/>
        </w:rPr>
        <w:tab/>
        <w:t>°F</w:t>
      </w:r>
    </w:p>
    <w:p w14:paraId="5A69E799"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degrees kelvin</w:t>
      </w:r>
      <w:r w:rsidRPr="004636D3">
        <w:rPr>
          <w:sz w:val="16"/>
        </w:rPr>
        <w:tab/>
        <w:t>K</w:t>
      </w:r>
    </w:p>
    <w:p w14:paraId="2BE6BF4F"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 xml:space="preserve">hour </w:t>
      </w:r>
      <w:r w:rsidRPr="004636D3">
        <w:rPr>
          <w:sz w:val="16"/>
        </w:rPr>
        <w:tab/>
        <w:t>h</w:t>
      </w:r>
    </w:p>
    <w:p w14:paraId="4E4614A9"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minute</w:t>
      </w:r>
      <w:r w:rsidRPr="004636D3">
        <w:rPr>
          <w:sz w:val="16"/>
        </w:rPr>
        <w:tab/>
        <w:t>min</w:t>
      </w:r>
    </w:p>
    <w:p w14:paraId="719384DD" w14:textId="4A05220F" w:rsidR="003C0487" w:rsidRPr="004636D3" w:rsidRDefault="003C0487" w:rsidP="003C0487">
      <w:pPr>
        <w:pStyle w:val="TableRow"/>
        <w:tabs>
          <w:tab w:val="left" w:pos="2448"/>
          <w:tab w:val="left" w:pos="2988"/>
        </w:tabs>
        <w:spacing w:line="180" w:lineRule="exact"/>
        <w:jc w:val="left"/>
        <w:rPr>
          <w:sz w:val="16"/>
        </w:rPr>
      </w:pPr>
      <w:r w:rsidRPr="004636D3">
        <w:rPr>
          <w:sz w:val="16"/>
        </w:rPr>
        <w:t>second</w:t>
      </w:r>
      <w:r w:rsidRPr="004636D3">
        <w:rPr>
          <w:sz w:val="16"/>
        </w:rPr>
        <w:tab/>
        <w:t>s</w:t>
      </w:r>
    </w:p>
    <w:p w14:paraId="435CFA96"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ab/>
      </w:r>
    </w:p>
    <w:p w14:paraId="61062056" w14:textId="77777777" w:rsidR="003C0487" w:rsidRPr="004636D3" w:rsidRDefault="003C0487" w:rsidP="003C0487">
      <w:pPr>
        <w:pStyle w:val="TableRow"/>
        <w:tabs>
          <w:tab w:val="left" w:pos="2448"/>
          <w:tab w:val="left" w:pos="2988"/>
        </w:tabs>
        <w:spacing w:line="180" w:lineRule="exact"/>
        <w:jc w:val="left"/>
        <w:rPr>
          <w:sz w:val="16"/>
        </w:rPr>
      </w:pPr>
      <w:r w:rsidRPr="004636D3">
        <w:rPr>
          <w:b/>
          <w:sz w:val="16"/>
        </w:rPr>
        <w:t>Physics and chemistry</w:t>
      </w:r>
      <w:r w:rsidRPr="004636D3">
        <w:rPr>
          <w:sz w:val="16"/>
        </w:rPr>
        <w:tab/>
      </w:r>
    </w:p>
    <w:p w14:paraId="431366E6"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all atomic symbols</w:t>
      </w:r>
      <w:r w:rsidRPr="004636D3">
        <w:rPr>
          <w:sz w:val="16"/>
        </w:rPr>
        <w:tab/>
      </w:r>
    </w:p>
    <w:p w14:paraId="5A5F4F5C"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alternating current</w:t>
      </w:r>
      <w:r w:rsidRPr="004636D3">
        <w:rPr>
          <w:sz w:val="16"/>
        </w:rPr>
        <w:tab/>
        <w:t>AC</w:t>
      </w:r>
    </w:p>
    <w:p w14:paraId="1574530B"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ampere</w:t>
      </w:r>
      <w:r w:rsidRPr="004636D3">
        <w:rPr>
          <w:sz w:val="16"/>
        </w:rPr>
        <w:tab/>
        <w:t>A</w:t>
      </w:r>
    </w:p>
    <w:p w14:paraId="2AA27F93"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calorie</w:t>
      </w:r>
      <w:r w:rsidRPr="004636D3">
        <w:rPr>
          <w:sz w:val="16"/>
        </w:rPr>
        <w:tab/>
        <w:t>cal</w:t>
      </w:r>
    </w:p>
    <w:p w14:paraId="3704F52F"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direct current</w:t>
      </w:r>
      <w:r w:rsidRPr="004636D3">
        <w:rPr>
          <w:sz w:val="16"/>
        </w:rPr>
        <w:tab/>
        <w:t>DC</w:t>
      </w:r>
    </w:p>
    <w:p w14:paraId="543ECA30"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hertz</w:t>
      </w:r>
      <w:r w:rsidRPr="004636D3">
        <w:rPr>
          <w:sz w:val="16"/>
        </w:rPr>
        <w:tab/>
        <w:t>Hz</w:t>
      </w:r>
    </w:p>
    <w:p w14:paraId="07DF8389"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horsepower</w:t>
      </w:r>
      <w:r w:rsidRPr="004636D3">
        <w:rPr>
          <w:sz w:val="16"/>
        </w:rPr>
        <w:tab/>
        <w:t>hp</w:t>
      </w:r>
    </w:p>
    <w:p w14:paraId="24C5C80F"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hydrogen ion activity</w:t>
      </w:r>
      <w:r w:rsidRPr="004636D3">
        <w:rPr>
          <w:sz w:val="16"/>
        </w:rPr>
        <w:tab/>
        <w:t>pH</w:t>
      </w:r>
    </w:p>
    <w:p w14:paraId="52989E25"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 xml:space="preserve">     (negative log of)</w:t>
      </w:r>
      <w:r w:rsidRPr="004636D3">
        <w:rPr>
          <w:sz w:val="16"/>
        </w:rPr>
        <w:tab/>
      </w:r>
    </w:p>
    <w:p w14:paraId="43F7E235"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parts per million</w:t>
      </w:r>
      <w:r w:rsidRPr="004636D3">
        <w:rPr>
          <w:sz w:val="16"/>
        </w:rPr>
        <w:tab/>
        <w:t>ppm</w:t>
      </w:r>
    </w:p>
    <w:p w14:paraId="17ADF342"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parts per thousand</w:t>
      </w:r>
      <w:r w:rsidRPr="004636D3">
        <w:rPr>
          <w:sz w:val="16"/>
        </w:rPr>
        <w:tab/>
        <w:t>ppt,</w:t>
      </w:r>
    </w:p>
    <w:p w14:paraId="0759E2F4"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ab/>
        <w:t>‰</w:t>
      </w:r>
    </w:p>
    <w:p w14:paraId="1E64520E"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volts</w:t>
      </w:r>
      <w:r w:rsidRPr="004636D3">
        <w:rPr>
          <w:sz w:val="16"/>
        </w:rPr>
        <w:tab/>
        <w:t>V</w:t>
      </w:r>
    </w:p>
    <w:p w14:paraId="09ACAB65"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watts</w:t>
      </w:r>
      <w:r w:rsidRPr="004636D3">
        <w:rPr>
          <w:sz w:val="16"/>
        </w:rPr>
        <w:tab/>
        <w:t>W</w:t>
      </w:r>
    </w:p>
    <w:p w14:paraId="40380008"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br w:type="column"/>
      </w:r>
      <w:r w:rsidRPr="004636D3">
        <w:rPr>
          <w:b/>
          <w:sz w:val="16"/>
        </w:rPr>
        <w:t>General</w:t>
      </w:r>
      <w:r w:rsidRPr="004636D3">
        <w:rPr>
          <w:b/>
          <w:sz w:val="16"/>
        </w:rPr>
        <w:tab/>
      </w:r>
    </w:p>
    <w:p w14:paraId="3F66118B" w14:textId="77777777" w:rsidR="003C0487" w:rsidRPr="004636D3" w:rsidRDefault="003C0487" w:rsidP="003C0487">
      <w:pPr>
        <w:pStyle w:val="TableRow"/>
        <w:tabs>
          <w:tab w:val="left" w:pos="1728"/>
          <w:tab w:val="left" w:pos="3348"/>
        </w:tabs>
        <w:spacing w:line="180" w:lineRule="exact"/>
        <w:jc w:val="left"/>
        <w:rPr>
          <w:sz w:val="16"/>
        </w:rPr>
      </w:pPr>
      <w:r w:rsidRPr="004636D3">
        <w:rPr>
          <w:sz w:val="16"/>
        </w:rPr>
        <w:t xml:space="preserve">Alaska Administrative </w:t>
      </w:r>
    </w:p>
    <w:p w14:paraId="49BBC4C8" w14:textId="77777777" w:rsidR="003C0487" w:rsidRPr="004636D3" w:rsidRDefault="003C0487" w:rsidP="003C0487">
      <w:pPr>
        <w:pStyle w:val="TableRow"/>
        <w:tabs>
          <w:tab w:val="left" w:pos="1728"/>
          <w:tab w:val="left" w:pos="3348"/>
        </w:tabs>
        <w:spacing w:line="180" w:lineRule="exact"/>
        <w:jc w:val="left"/>
        <w:rPr>
          <w:sz w:val="16"/>
        </w:rPr>
      </w:pPr>
      <w:r w:rsidRPr="004636D3">
        <w:rPr>
          <w:sz w:val="16"/>
        </w:rPr>
        <w:t xml:space="preserve">    Code</w:t>
      </w:r>
      <w:r w:rsidRPr="004636D3">
        <w:rPr>
          <w:sz w:val="16"/>
        </w:rPr>
        <w:tab/>
        <w:t>AAC</w:t>
      </w:r>
    </w:p>
    <w:p w14:paraId="43790AD7" w14:textId="77777777" w:rsidR="003C0487" w:rsidRPr="004636D3" w:rsidRDefault="003C0487" w:rsidP="003C0487">
      <w:pPr>
        <w:pStyle w:val="TableRow"/>
        <w:tabs>
          <w:tab w:val="left" w:pos="1728"/>
          <w:tab w:val="left" w:pos="3348"/>
        </w:tabs>
        <w:spacing w:line="180" w:lineRule="exact"/>
        <w:jc w:val="left"/>
        <w:rPr>
          <w:sz w:val="16"/>
        </w:rPr>
      </w:pPr>
      <w:r w:rsidRPr="004636D3">
        <w:rPr>
          <w:sz w:val="16"/>
        </w:rPr>
        <w:t xml:space="preserve">all commonly accepted </w:t>
      </w:r>
    </w:p>
    <w:p w14:paraId="15A1C050" w14:textId="77777777" w:rsidR="003C0487" w:rsidRPr="004636D3" w:rsidRDefault="003C0487" w:rsidP="003C0487">
      <w:pPr>
        <w:pStyle w:val="TableRow"/>
        <w:tabs>
          <w:tab w:val="left" w:pos="1728"/>
          <w:tab w:val="left" w:pos="3348"/>
        </w:tabs>
        <w:spacing w:line="180" w:lineRule="exact"/>
        <w:ind w:left="1725" w:hanging="1725"/>
        <w:jc w:val="left"/>
        <w:rPr>
          <w:sz w:val="16"/>
        </w:rPr>
      </w:pPr>
      <w:r w:rsidRPr="004636D3">
        <w:rPr>
          <w:sz w:val="16"/>
        </w:rPr>
        <w:t xml:space="preserve">    abbreviations</w:t>
      </w:r>
      <w:r w:rsidRPr="004636D3">
        <w:rPr>
          <w:sz w:val="16"/>
        </w:rPr>
        <w:tab/>
        <w:t xml:space="preserve">e.g., Mr., Mrs., </w:t>
      </w:r>
      <w:r w:rsidRPr="004636D3">
        <w:rPr>
          <w:smallCaps/>
          <w:sz w:val="12"/>
        </w:rPr>
        <w:t>AM</w:t>
      </w:r>
      <w:r w:rsidRPr="004636D3">
        <w:rPr>
          <w:sz w:val="16"/>
        </w:rPr>
        <w:t xml:space="preserve">, </w:t>
      </w:r>
      <w:r w:rsidRPr="004636D3">
        <w:rPr>
          <w:smallCaps/>
          <w:sz w:val="12"/>
        </w:rPr>
        <w:t>PM</w:t>
      </w:r>
      <w:r w:rsidRPr="004636D3">
        <w:rPr>
          <w:sz w:val="16"/>
        </w:rPr>
        <w:t>, etc.</w:t>
      </w:r>
    </w:p>
    <w:p w14:paraId="795B673E" w14:textId="77777777" w:rsidR="003C0487" w:rsidRPr="004636D3" w:rsidRDefault="003C0487" w:rsidP="003C0487">
      <w:pPr>
        <w:pStyle w:val="TableRow"/>
        <w:tabs>
          <w:tab w:val="left" w:pos="1728"/>
          <w:tab w:val="left" w:pos="3348"/>
        </w:tabs>
        <w:spacing w:line="180" w:lineRule="exact"/>
        <w:jc w:val="left"/>
        <w:rPr>
          <w:sz w:val="16"/>
        </w:rPr>
      </w:pPr>
      <w:r w:rsidRPr="004636D3">
        <w:rPr>
          <w:sz w:val="16"/>
        </w:rPr>
        <w:t xml:space="preserve">all commonly accepted </w:t>
      </w:r>
    </w:p>
    <w:p w14:paraId="4294BFD7" w14:textId="77777777" w:rsidR="003C0487" w:rsidRPr="004636D3" w:rsidRDefault="003C0487" w:rsidP="003C0487">
      <w:pPr>
        <w:pStyle w:val="TableRow"/>
        <w:tabs>
          <w:tab w:val="left" w:pos="1728"/>
          <w:tab w:val="left" w:pos="3348"/>
        </w:tabs>
        <w:spacing w:line="180" w:lineRule="exact"/>
        <w:ind w:left="1725" w:hanging="1725"/>
        <w:jc w:val="left"/>
        <w:rPr>
          <w:sz w:val="16"/>
        </w:rPr>
      </w:pPr>
      <w:r w:rsidRPr="004636D3">
        <w:rPr>
          <w:sz w:val="16"/>
        </w:rPr>
        <w:t xml:space="preserve">    professional titles</w:t>
      </w:r>
      <w:r w:rsidRPr="004636D3">
        <w:rPr>
          <w:sz w:val="16"/>
        </w:rPr>
        <w:tab/>
        <w:t xml:space="preserve">e.g., Dr., Ph.D., </w:t>
      </w:r>
    </w:p>
    <w:p w14:paraId="5F9080EE" w14:textId="77777777" w:rsidR="003C0487" w:rsidRPr="004636D3" w:rsidRDefault="003C0487" w:rsidP="003C0487">
      <w:pPr>
        <w:pStyle w:val="TableRow"/>
        <w:tabs>
          <w:tab w:val="left" w:pos="1728"/>
          <w:tab w:val="left" w:pos="3348"/>
        </w:tabs>
        <w:spacing w:line="180" w:lineRule="exact"/>
        <w:ind w:left="1725" w:hanging="1725"/>
        <w:jc w:val="left"/>
        <w:rPr>
          <w:sz w:val="16"/>
        </w:rPr>
      </w:pPr>
      <w:r w:rsidRPr="004636D3">
        <w:rPr>
          <w:sz w:val="16"/>
        </w:rPr>
        <w:tab/>
        <w:t>R.N., etc.</w:t>
      </w:r>
    </w:p>
    <w:p w14:paraId="45AF24E5" w14:textId="77777777" w:rsidR="003C0487" w:rsidRPr="004636D3" w:rsidRDefault="003C0487" w:rsidP="003C0487">
      <w:pPr>
        <w:pStyle w:val="TableRow"/>
        <w:tabs>
          <w:tab w:val="left" w:pos="1728"/>
          <w:tab w:val="left" w:pos="3348"/>
        </w:tabs>
        <w:spacing w:line="180" w:lineRule="exact"/>
        <w:jc w:val="left"/>
        <w:rPr>
          <w:sz w:val="16"/>
        </w:rPr>
      </w:pPr>
      <w:r w:rsidRPr="004636D3">
        <w:rPr>
          <w:sz w:val="16"/>
        </w:rPr>
        <w:t>at</w:t>
      </w:r>
      <w:r w:rsidRPr="004636D3">
        <w:rPr>
          <w:sz w:val="16"/>
        </w:rPr>
        <w:tab/>
        <w:t>@</w:t>
      </w:r>
    </w:p>
    <w:p w14:paraId="6B273763" w14:textId="77777777" w:rsidR="003C0487" w:rsidRPr="004636D3" w:rsidRDefault="003C0487" w:rsidP="003C0487">
      <w:pPr>
        <w:pStyle w:val="TableRow"/>
        <w:tabs>
          <w:tab w:val="left" w:pos="1728"/>
          <w:tab w:val="left" w:pos="3348"/>
        </w:tabs>
        <w:spacing w:line="180" w:lineRule="exact"/>
        <w:jc w:val="left"/>
        <w:rPr>
          <w:sz w:val="16"/>
        </w:rPr>
      </w:pPr>
      <w:r w:rsidRPr="004636D3">
        <w:rPr>
          <w:sz w:val="16"/>
        </w:rPr>
        <w:t>compass directions:</w:t>
      </w:r>
      <w:r w:rsidRPr="004636D3">
        <w:rPr>
          <w:sz w:val="16"/>
        </w:rPr>
        <w:tab/>
      </w:r>
    </w:p>
    <w:p w14:paraId="5A84B4C5" w14:textId="77777777" w:rsidR="003C0487" w:rsidRPr="004636D3" w:rsidRDefault="003C0487" w:rsidP="003C0487">
      <w:pPr>
        <w:pStyle w:val="TableRow"/>
        <w:tabs>
          <w:tab w:val="left" w:pos="1728"/>
          <w:tab w:val="left" w:pos="3348"/>
        </w:tabs>
        <w:spacing w:line="180" w:lineRule="exact"/>
        <w:ind w:left="432"/>
        <w:jc w:val="left"/>
        <w:rPr>
          <w:sz w:val="16"/>
        </w:rPr>
      </w:pPr>
      <w:r w:rsidRPr="004636D3">
        <w:rPr>
          <w:sz w:val="16"/>
        </w:rPr>
        <w:t>east</w:t>
      </w:r>
      <w:r w:rsidRPr="004636D3">
        <w:rPr>
          <w:sz w:val="16"/>
        </w:rPr>
        <w:tab/>
        <w:t>E</w:t>
      </w:r>
    </w:p>
    <w:p w14:paraId="3017C14F" w14:textId="77777777" w:rsidR="003C0487" w:rsidRPr="004636D3" w:rsidRDefault="003C0487" w:rsidP="003C0487">
      <w:pPr>
        <w:pStyle w:val="TableRow"/>
        <w:tabs>
          <w:tab w:val="left" w:pos="1728"/>
          <w:tab w:val="left" w:pos="3348"/>
        </w:tabs>
        <w:spacing w:line="180" w:lineRule="exact"/>
        <w:ind w:left="432"/>
        <w:jc w:val="left"/>
        <w:rPr>
          <w:sz w:val="16"/>
        </w:rPr>
      </w:pPr>
      <w:r w:rsidRPr="004636D3">
        <w:rPr>
          <w:sz w:val="16"/>
        </w:rPr>
        <w:t>north</w:t>
      </w:r>
      <w:r w:rsidRPr="004636D3">
        <w:rPr>
          <w:sz w:val="16"/>
        </w:rPr>
        <w:tab/>
        <w:t>N</w:t>
      </w:r>
    </w:p>
    <w:p w14:paraId="1A5FC214" w14:textId="77777777" w:rsidR="003C0487" w:rsidRPr="004636D3" w:rsidRDefault="003C0487" w:rsidP="003C0487">
      <w:pPr>
        <w:pStyle w:val="TableRow"/>
        <w:tabs>
          <w:tab w:val="left" w:pos="1728"/>
          <w:tab w:val="left" w:pos="3348"/>
        </w:tabs>
        <w:spacing w:line="180" w:lineRule="exact"/>
        <w:ind w:left="432"/>
        <w:jc w:val="left"/>
        <w:rPr>
          <w:sz w:val="16"/>
        </w:rPr>
      </w:pPr>
      <w:r w:rsidRPr="004636D3">
        <w:rPr>
          <w:sz w:val="16"/>
        </w:rPr>
        <w:t>south</w:t>
      </w:r>
      <w:r w:rsidRPr="004636D3">
        <w:rPr>
          <w:sz w:val="16"/>
        </w:rPr>
        <w:tab/>
        <w:t>S</w:t>
      </w:r>
    </w:p>
    <w:p w14:paraId="66A52C97" w14:textId="77777777" w:rsidR="003C0487" w:rsidRPr="004636D3" w:rsidRDefault="003C0487" w:rsidP="003C0487">
      <w:pPr>
        <w:pStyle w:val="TableRow"/>
        <w:tabs>
          <w:tab w:val="left" w:pos="1728"/>
          <w:tab w:val="left" w:pos="3348"/>
        </w:tabs>
        <w:spacing w:line="180" w:lineRule="exact"/>
        <w:ind w:left="432"/>
        <w:jc w:val="left"/>
        <w:rPr>
          <w:sz w:val="16"/>
        </w:rPr>
      </w:pPr>
      <w:r w:rsidRPr="004636D3">
        <w:rPr>
          <w:sz w:val="16"/>
        </w:rPr>
        <w:t>west</w:t>
      </w:r>
      <w:r w:rsidRPr="004636D3">
        <w:rPr>
          <w:sz w:val="16"/>
        </w:rPr>
        <w:tab/>
        <w:t>W</w:t>
      </w:r>
    </w:p>
    <w:p w14:paraId="69AC86F4" w14:textId="77777777" w:rsidR="003C0487" w:rsidRPr="004636D3" w:rsidRDefault="003C0487" w:rsidP="003C0487">
      <w:pPr>
        <w:pStyle w:val="TableRow"/>
        <w:tabs>
          <w:tab w:val="left" w:pos="1728"/>
          <w:tab w:val="left" w:pos="3348"/>
        </w:tabs>
        <w:spacing w:line="180" w:lineRule="exact"/>
        <w:jc w:val="left"/>
        <w:rPr>
          <w:sz w:val="16"/>
        </w:rPr>
      </w:pPr>
      <w:r w:rsidRPr="004636D3">
        <w:rPr>
          <w:sz w:val="16"/>
        </w:rPr>
        <w:t>copyright</w:t>
      </w:r>
      <w:r w:rsidRPr="004636D3">
        <w:rPr>
          <w:sz w:val="16"/>
        </w:rPr>
        <w:tab/>
      </w:r>
      <w:r w:rsidRPr="004636D3">
        <w:rPr>
          <w:sz w:val="16"/>
        </w:rPr>
        <w:sym w:font="Symbol" w:char="F0E3"/>
      </w:r>
    </w:p>
    <w:p w14:paraId="1AC22046" w14:textId="77777777" w:rsidR="003C0487" w:rsidRPr="004636D3" w:rsidRDefault="003C0487" w:rsidP="003C0487">
      <w:pPr>
        <w:pStyle w:val="TableRow"/>
        <w:tabs>
          <w:tab w:val="left" w:pos="1728"/>
          <w:tab w:val="left" w:pos="3348"/>
        </w:tabs>
        <w:spacing w:line="180" w:lineRule="exact"/>
        <w:jc w:val="left"/>
        <w:rPr>
          <w:sz w:val="16"/>
        </w:rPr>
      </w:pPr>
      <w:r w:rsidRPr="004636D3">
        <w:rPr>
          <w:sz w:val="16"/>
        </w:rPr>
        <w:t>corporate suffixes:</w:t>
      </w:r>
      <w:r w:rsidRPr="004636D3">
        <w:rPr>
          <w:sz w:val="16"/>
        </w:rPr>
        <w:tab/>
      </w:r>
    </w:p>
    <w:p w14:paraId="245CEAE8" w14:textId="77777777" w:rsidR="003C0487" w:rsidRPr="004636D3" w:rsidRDefault="003C0487" w:rsidP="003C0487">
      <w:pPr>
        <w:pStyle w:val="TableRow"/>
        <w:tabs>
          <w:tab w:val="left" w:pos="1728"/>
          <w:tab w:val="left" w:pos="3348"/>
        </w:tabs>
        <w:spacing w:line="180" w:lineRule="exact"/>
        <w:ind w:left="432"/>
        <w:jc w:val="left"/>
        <w:rPr>
          <w:sz w:val="16"/>
        </w:rPr>
      </w:pPr>
      <w:r w:rsidRPr="004636D3">
        <w:rPr>
          <w:sz w:val="16"/>
        </w:rPr>
        <w:t>Company</w:t>
      </w:r>
      <w:r w:rsidRPr="004636D3">
        <w:rPr>
          <w:sz w:val="16"/>
        </w:rPr>
        <w:tab/>
        <w:t>Co.</w:t>
      </w:r>
    </w:p>
    <w:p w14:paraId="1BAC9914" w14:textId="77777777" w:rsidR="003C0487" w:rsidRPr="004636D3" w:rsidRDefault="003C0487" w:rsidP="003C0487">
      <w:pPr>
        <w:pStyle w:val="TableRow"/>
        <w:tabs>
          <w:tab w:val="left" w:pos="1728"/>
          <w:tab w:val="left" w:pos="3348"/>
        </w:tabs>
        <w:spacing w:line="180" w:lineRule="exact"/>
        <w:ind w:left="432"/>
        <w:jc w:val="left"/>
        <w:rPr>
          <w:sz w:val="16"/>
        </w:rPr>
      </w:pPr>
      <w:r w:rsidRPr="004636D3">
        <w:rPr>
          <w:sz w:val="16"/>
        </w:rPr>
        <w:t>Corporation</w:t>
      </w:r>
      <w:r w:rsidRPr="004636D3">
        <w:rPr>
          <w:sz w:val="16"/>
        </w:rPr>
        <w:tab/>
        <w:t>Corp.</w:t>
      </w:r>
    </w:p>
    <w:p w14:paraId="47796317" w14:textId="77777777" w:rsidR="003C0487" w:rsidRPr="004636D3" w:rsidRDefault="003C0487" w:rsidP="003C0487">
      <w:pPr>
        <w:pStyle w:val="TableRow"/>
        <w:tabs>
          <w:tab w:val="left" w:pos="1728"/>
          <w:tab w:val="left" w:pos="3348"/>
        </w:tabs>
        <w:spacing w:line="180" w:lineRule="exact"/>
        <w:ind w:left="432"/>
        <w:jc w:val="left"/>
        <w:rPr>
          <w:sz w:val="16"/>
        </w:rPr>
      </w:pPr>
      <w:r w:rsidRPr="004636D3">
        <w:rPr>
          <w:sz w:val="16"/>
        </w:rPr>
        <w:t>Incorporated</w:t>
      </w:r>
      <w:r w:rsidRPr="004636D3">
        <w:rPr>
          <w:sz w:val="16"/>
        </w:rPr>
        <w:tab/>
        <w:t>Inc.</w:t>
      </w:r>
    </w:p>
    <w:p w14:paraId="16DB467F" w14:textId="77777777" w:rsidR="003C0487" w:rsidRPr="004636D3" w:rsidRDefault="003C0487" w:rsidP="003C0487">
      <w:pPr>
        <w:pStyle w:val="TableRow"/>
        <w:tabs>
          <w:tab w:val="left" w:pos="1728"/>
          <w:tab w:val="left" w:pos="3348"/>
        </w:tabs>
        <w:spacing w:line="180" w:lineRule="exact"/>
        <w:ind w:left="432"/>
        <w:jc w:val="left"/>
        <w:rPr>
          <w:sz w:val="16"/>
        </w:rPr>
      </w:pPr>
      <w:r w:rsidRPr="004636D3">
        <w:rPr>
          <w:sz w:val="16"/>
        </w:rPr>
        <w:t>Limited</w:t>
      </w:r>
      <w:r w:rsidRPr="004636D3">
        <w:rPr>
          <w:sz w:val="16"/>
        </w:rPr>
        <w:tab/>
        <w:t>Ltd.</w:t>
      </w:r>
    </w:p>
    <w:p w14:paraId="752C2125" w14:textId="77777777" w:rsidR="003C0487" w:rsidRPr="004636D3" w:rsidRDefault="003C0487" w:rsidP="003C0487">
      <w:pPr>
        <w:pStyle w:val="TableRow"/>
        <w:tabs>
          <w:tab w:val="left" w:pos="1728"/>
          <w:tab w:val="left" w:pos="3348"/>
        </w:tabs>
        <w:spacing w:line="180" w:lineRule="exact"/>
        <w:jc w:val="left"/>
        <w:rPr>
          <w:sz w:val="16"/>
        </w:rPr>
      </w:pPr>
      <w:r w:rsidRPr="004636D3">
        <w:rPr>
          <w:sz w:val="16"/>
        </w:rPr>
        <w:t>District of Columbia</w:t>
      </w:r>
      <w:r w:rsidRPr="004636D3">
        <w:rPr>
          <w:sz w:val="16"/>
        </w:rPr>
        <w:tab/>
        <w:t>D.C.</w:t>
      </w:r>
    </w:p>
    <w:p w14:paraId="39006C52" w14:textId="77777777" w:rsidR="003C0487" w:rsidRPr="004636D3" w:rsidRDefault="003C0487" w:rsidP="003C0487">
      <w:pPr>
        <w:pStyle w:val="TableRow"/>
        <w:tabs>
          <w:tab w:val="left" w:pos="1728"/>
          <w:tab w:val="left" w:pos="3348"/>
        </w:tabs>
        <w:spacing w:line="180" w:lineRule="exact"/>
        <w:jc w:val="left"/>
        <w:rPr>
          <w:sz w:val="16"/>
        </w:rPr>
      </w:pPr>
      <w:r w:rsidRPr="004636D3">
        <w:rPr>
          <w:sz w:val="16"/>
        </w:rPr>
        <w:t xml:space="preserve">et alii (and others) </w:t>
      </w:r>
      <w:r w:rsidRPr="004636D3">
        <w:rPr>
          <w:sz w:val="16"/>
        </w:rPr>
        <w:tab/>
        <w:t>et al.</w:t>
      </w:r>
    </w:p>
    <w:p w14:paraId="60486492" w14:textId="77777777" w:rsidR="003C0487" w:rsidRPr="004636D3" w:rsidRDefault="003C0487" w:rsidP="003C0487">
      <w:pPr>
        <w:pStyle w:val="TableRow"/>
        <w:tabs>
          <w:tab w:val="left" w:pos="1728"/>
          <w:tab w:val="left" w:pos="3348"/>
        </w:tabs>
        <w:spacing w:line="180" w:lineRule="exact"/>
        <w:jc w:val="left"/>
        <w:rPr>
          <w:sz w:val="16"/>
        </w:rPr>
      </w:pPr>
      <w:r w:rsidRPr="004636D3">
        <w:rPr>
          <w:sz w:val="16"/>
        </w:rPr>
        <w:t>et cetera (and so forth)</w:t>
      </w:r>
      <w:r w:rsidRPr="004636D3">
        <w:rPr>
          <w:sz w:val="16"/>
        </w:rPr>
        <w:tab/>
        <w:t>etc.</w:t>
      </w:r>
    </w:p>
    <w:p w14:paraId="54472CA0" w14:textId="77777777" w:rsidR="003C0487" w:rsidRPr="004636D3" w:rsidRDefault="003C0487" w:rsidP="003C0487">
      <w:pPr>
        <w:pStyle w:val="TableRow"/>
        <w:tabs>
          <w:tab w:val="left" w:pos="1728"/>
          <w:tab w:val="left" w:pos="3348"/>
        </w:tabs>
        <w:spacing w:line="180" w:lineRule="exact"/>
        <w:jc w:val="left"/>
        <w:rPr>
          <w:sz w:val="16"/>
        </w:rPr>
      </w:pPr>
      <w:r w:rsidRPr="004636D3">
        <w:rPr>
          <w:sz w:val="16"/>
        </w:rPr>
        <w:t xml:space="preserve">exempli gratia </w:t>
      </w:r>
    </w:p>
    <w:p w14:paraId="4987CC11" w14:textId="77777777" w:rsidR="003C0487" w:rsidRPr="004636D3" w:rsidRDefault="003C0487" w:rsidP="003C0487">
      <w:pPr>
        <w:pStyle w:val="TableRow"/>
        <w:tabs>
          <w:tab w:val="left" w:pos="1728"/>
          <w:tab w:val="left" w:pos="3348"/>
        </w:tabs>
        <w:spacing w:line="180" w:lineRule="exact"/>
        <w:jc w:val="left"/>
        <w:rPr>
          <w:sz w:val="16"/>
        </w:rPr>
      </w:pPr>
      <w:r w:rsidRPr="004636D3">
        <w:rPr>
          <w:sz w:val="16"/>
        </w:rPr>
        <w:t xml:space="preserve">    (for example)</w:t>
      </w:r>
      <w:r w:rsidRPr="004636D3">
        <w:rPr>
          <w:sz w:val="16"/>
        </w:rPr>
        <w:tab/>
        <w:t>e.g.</w:t>
      </w:r>
    </w:p>
    <w:p w14:paraId="79AC8F20" w14:textId="77777777" w:rsidR="003C0487" w:rsidRPr="004636D3" w:rsidRDefault="003C0487" w:rsidP="003C0487">
      <w:pPr>
        <w:pStyle w:val="TableRow"/>
        <w:tabs>
          <w:tab w:val="left" w:pos="1728"/>
          <w:tab w:val="left" w:pos="3348"/>
        </w:tabs>
        <w:spacing w:line="180" w:lineRule="exact"/>
        <w:jc w:val="left"/>
        <w:rPr>
          <w:sz w:val="16"/>
        </w:rPr>
      </w:pPr>
      <w:r w:rsidRPr="004636D3">
        <w:rPr>
          <w:sz w:val="16"/>
        </w:rPr>
        <w:t xml:space="preserve">Federal Information </w:t>
      </w:r>
    </w:p>
    <w:p w14:paraId="6BFBAE7E" w14:textId="77777777" w:rsidR="003C0487" w:rsidRPr="004636D3" w:rsidRDefault="003C0487" w:rsidP="003C0487">
      <w:pPr>
        <w:pStyle w:val="TableRow"/>
        <w:tabs>
          <w:tab w:val="left" w:pos="1728"/>
          <w:tab w:val="left" w:pos="3348"/>
        </w:tabs>
        <w:spacing w:line="180" w:lineRule="exact"/>
        <w:jc w:val="left"/>
        <w:rPr>
          <w:sz w:val="16"/>
        </w:rPr>
      </w:pPr>
      <w:r w:rsidRPr="004636D3">
        <w:rPr>
          <w:sz w:val="16"/>
        </w:rPr>
        <w:t xml:space="preserve">    Code</w:t>
      </w:r>
      <w:r w:rsidRPr="004636D3">
        <w:rPr>
          <w:sz w:val="16"/>
        </w:rPr>
        <w:tab/>
        <w:t>FIC</w:t>
      </w:r>
    </w:p>
    <w:p w14:paraId="3161F8F5" w14:textId="77777777" w:rsidR="003C0487" w:rsidRPr="004636D3" w:rsidRDefault="003C0487" w:rsidP="003C0487">
      <w:pPr>
        <w:pStyle w:val="TableRow"/>
        <w:tabs>
          <w:tab w:val="left" w:pos="1728"/>
          <w:tab w:val="left" w:pos="3348"/>
        </w:tabs>
        <w:spacing w:line="180" w:lineRule="exact"/>
        <w:jc w:val="left"/>
        <w:rPr>
          <w:sz w:val="16"/>
        </w:rPr>
      </w:pPr>
      <w:r w:rsidRPr="004636D3">
        <w:rPr>
          <w:sz w:val="16"/>
        </w:rPr>
        <w:t>id est (that is)</w:t>
      </w:r>
      <w:r w:rsidRPr="004636D3">
        <w:rPr>
          <w:sz w:val="16"/>
        </w:rPr>
        <w:tab/>
        <w:t>i.e.</w:t>
      </w:r>
    </w:p>
    <w:p w14:paraId="1698991C" w14:textId="77777777" w:rsidR="003C0487" w:rsidRPr="004636D3" w:rsidRDefault="003C0487" w:rsidP="003C0487">
      <w:pPr>
        <w:pStyle w:val="TableRow"/>
        <w:tabs>
          <w:tab w:val="left" w:pos="1728"/>
          <w:tab w:val="left" w:pos="3348"/>
        </w:tabs>
        <w:spacing w:line="180" w:lineRule="exact"/>
        <w:jc w:val="left"/>
        <w:rPr>
          <w:sz w:val="16"/>
        </w:rPr>
      </w:pPr>
      <w:r w:rsidRPr="004636D3">
        <w:rPr>
          <w:sz w:val="16"/>
        </w:rPr>
        <w:t>latitude or longitude</w:t>
      </w:r>
      <w:r w:rsidRPr="004636D3">
        <w:rPr>
          <w:sz w:val="16"/>
        </w:rPr>
        <w:tab/>
        <w:t>lat or long</w:t>
      </w:r>
    </w:p>
    <w:p w14:paraId="7736934C" w14:textId="77777777" w:rsidR="003C0487" w:rsidRPr="004636D3" w:rsidRDefault="003C0487" w:rsidP="003C0487">
      <w:pPr>
        <w:pStyle w:val="TableRow"/>
        <w:tabs>
          <w:tab w:val="left" w:pos="1728"/>
          <w:tab w:val="left" w:pos="3348"/>
        </w:tabs>
        <w:spacing w:line="180" w:lineRule="exact"/>
        <w:jc w:val="left"/>
        <w:rPr>
          <w:sz w:val="16"/>
        </w:rPr>
      </w:pPr>
      <w:r w:rsidRPr="004636D3">
        <w:rPr>
          <w:sz w:val="16"/>
        </w:rPr>
        <w:t>monetary symbols</w:t>
      </w:r>
    </w:p>
    <w:p w14:paraId="03BDB96F" w14:textId="77777777" w:rsidR="003C0487" w:rsidRPr="004636D3" w:rsidRDefault="003C0487" w:rsidP="003C0487">
      <w:pPr>
        <w:pStyle w:val="TableRow"/>
        <w:tabs>
          <w:tab w:val="left" w:pos="1728"/>
          <w:tab w:val="left" w:pos="3348"/>
        </w:tabs>
        <w:spacing w:line="180" w:lineRule="exact"/>
        <w:jc w:val="left"/>
        <w:rPr>
          <w:sz w:val="16"/>
        </w:rPr>
      </w:pPr>
      <w:r w:rsidRPr="004636D3">
        <w:rPr>
          <w:sz w:val="16"/>
        </w:rPr>
        <w:t xml:space="preserve">     (U.S.)</w:t>
      </w:r>
      <w:r w:rsidRPr="004636D3">
        <w:rPr>
          <w:sz w:val="16"/>
        </w:rPr>
        <w:tab/>
        <w:t>$, ¢</w:t>
      </w:r>
    </w:p>
    <w:p w14:paraId="207F7D51" w14:textId="77777777" w:rsidR="003C0487" w:rsidRPr="004636D3" w:rsidRDefault="003C0487" w:rsidP="003C0487">
      <w:pPr>
        <w:pStyle w:val="TableRow"/>
        <w:tabs>
          <w:tab w:val="left" w:pos="1728"/>
          <w:tab w:val="left" w:pos="3348"/>
        </w:tabs>
        <w:spacing w:line="180" w:lineRule="exact"/>
        <w:jc w:val="left"/>
        <w:rPr>
          <w:sz w:val="16"/>
        </w:rPr>
      </w:pPr>
      <w:r w:rsidRPr="004636D3">
        <w:rPr>
          <w:sz w:val="16"/>
        </w:rPr>
        <w:t>months (tables and</w:t>
      </w:r>
    </w:p>
    <w:p w14:paraId="55F7436C" w14:textId="77777777" w:rsidR="003C0487" w:rsidRPr="004636D3" w:rsidRDefault="003C0487" w:rsidP="003C0487">
      <w:pPr>
        <w:pStyle w:val="TableRow"/>
        <w:tabs>
          <w:tab w:val="left" w:pos="1728"/>
          <w:tab w:val="left" w:pos="3348"/>
        </w:tabs>
        <w:spacing w:line="180" w:lineRule="exact"/>
        <w:jc w:val="left"/>
        <w:rPr>
          <w:sz w:val="16"/>
        </w:rPr>
      </w:pPr>
      <w:r w:rsidRPr="004636D3">
        <w:rPr>
          <w:sz w:val="16"/>
        </w:rPr>
        <w:t xml:space="preserve">     figures): first three </w:t>
      </w:r>
    </w:p>
    <w:p w14:paraId="09E26C84" w14:textId="77777777" w:rsidR="003C0487" w:rsidRPr="004636D3" w:rsidRDefault="003C0487" w:rsidP="003C0487">
      <w:pPr>
        <w:pStyle w:val="TableRow"/>
        <w:tabs>
          <w:tab w:val="left" w:pos="1728"/>
          <w:tab w:val="left" w:pos="3348"/>
        </w:tabs>
        <w:spacing w:line="180" w:lineRule="exact"/>
        <w:jc w:val="left"/>
        <w:rPr>
          <w:sz w:val="16"/>
        </w:rPr>
      </w:pPr>
      <w:r w:rsidRPr="004636D3">
        <w:rPr>
          <w:sz w:val="16"/>
        </w:rPr>
        <w:t xml:space="preserve">     letters</w:t>
      </w:r>
      <w:r w:rsidRPr="004636D3">
        <w:rPr>
          <w:sz w:val="16"/>
        </w:rPr>
        <w:tab/>
        <w:t>Jan,...,Dec</w:t>
      </w:r>
    </w:p>
    <w:p w14:paraId="4E69B51B" w14:textId="77777777" w:rsidR="003C0487" w:rsidRPr="004636D3" w:rsidRDefault="003C0487" w:rsidP="003C0487">
      <w:pPr>
        <w:pStyle w:val="TableRow"/>
        <w:tabs>
          <w:tab w:val="left" w:pos="1728"/>
          <w:tab w:val="left" w:pos="3348"/>
        </w:tabs>
        <w:spacing w:line="180" w:lineRule="exact"/>
        <w:jc w:val="left"/>
        <w:rPr>
          <w:sz w:val="16"/>
        </w:rPr>
      </w:pPr>
      <w:r w:rsidRPr="004636D3">
        <w:rPr>
          <w:sz w:val="16"/>
        </w:rPr>
        <w:t>registered trademark</w:t>
      </w:r>
      <w:r w:rsidRPr="004636D3">
        <w:rPr>
          <w:sz w:val="16"/>
        </w:rPr>
        <w:tab/>
      </w:r>
      <w:r w:rsidRPr="004636D3">
        <w:rPr>
          <w:sz w:val="16"/>
        </w:rPr>
        <w:sym w:font="Symbol" w:char="F0E2"/>
      </w:r>
    </w:p>
    <w:p w14:paraId="4855ACA4" w14:textId="77777777" w:rsidR="003C0487" w:rsidRPr="004636D3" w:rsidRDefault="003C0487" w:rsidP="003C0487">
      <w:pPr>
        <w:pStyle w:val="TableRow"/>
        <w:tabs>
          <w:tab w:val="left" w:pos="1728"/>
          <w:tab w:val="left" w:pos="3348"/>
        </w:tabs>
        <w:spacing w:line="180" w:lineRule="exact"/>
        <w:jc w:val="left"/>
        <w:rPr>
          <w:sz w:val="16"/>
        </w:rPr>
      </w:pPr>
      <w:r w:rsidRPr="004636D3">
        <w:rPr>
          <w:sz w:val="16"/>
        </w:rPr>
        <w:t>trademark</w:t>
      </w:r>
      <w:r w:rsidRPr="004636D3">
        <w:rPr>
          <w:sz w:val="16"/>
        </w:rPr>
        <w:tab/>
      </w:r>
      <w:r w:rsidRPr="004636D3">
        <w:rPr>
          <w:sz w:val="16"/>
        </w:rPr>
        <w:sym w:font="Symbol" w:char="F0E4"/>
      </w:r>
    </w:p>
    <w:p w14:paraId="19CCF5A2" w14:textId="77777777" w:rsidR="003C0487" w:rsidRPr="004636D3" w:rsidRDefault="003C0487" w:rsidP="003C0487">
      <w:pPr>
        <w:pStyle w:val="TableRow"/>
        <w:tabs>
          <w:tab w:val="left" w:pos="1728"/>
          <w:tab w:val="left" w:pos="3348"/>
        </w:tabs>
        <w:spacing w:line="180" w:lineRule="exact"/>
        <w:jc w:val="left"/>
        <w:rPr>
          <w:sz w:val="16"/>
        </w:rPr>
      </w:pPr>
      <w:r w:rsidRPr="004636D3">
        <w:rPr>
          <w:sz w:val="16"/>
        </w:rPr>
        <w:t>United States</w:t>
      </w:r>
    </w:p>
    <w:p w14:paraId="66F80A76" w14:textId="77777777" w:rsidR="003C0487" w:rsidRPr="004636D3" w:rsidRDefault="003C0487" w:rsidP="003C0487">
      <w:pPr>
        <w:pStyle w:val="TableRow"/>
        <w:tabs>
          <w:tab w:val="left" w:pos="1728"/>
          <w:tab w:val="left" w:pos="3348"/>
        </w:tabs>
        <w:spacing w:line="180" w:lineRule="exact"/>
        <w:jc w:val="left"/>
        <w:rPr>
          <w:sz w:val="16"/>
        </w:rPr>
      </w:pPr>
      <w:r w:rsidRPr="004636D3">
        <w:rPr>
          <w:sz w:val="16"/>
        </w:rPr>
        <w:t xml:space="preserve">    (adjective)</w:t>
      </w:r>
      <w:r w:rsidRPr="004636D3">
        <w:rPr>
          <w:sz w:val="16"/>
        </w:rPr>
        <w:tab/>
        <w:t>U.S.</w:t>
      </w:r>
    </w:p>
    <w:p w14:paraId="54B63D10" w14:textId="77777777" w:rsidR="003C0487" w:rsidRPr="004636D3" w:rsidRDefault="003C0487" w:rsidP="003C0487">
      <w:pPr>
        <w:pStyle w:val="TableRow"/>
        <w:tabs>
          <w:tab w:val="left" w:pos="1728"/>
          <w:tab w:val="left" w:pos="3348"/>
        </w:tabs>
        <w:spacing w:line="180" w:lineRule="exact"/>
        <w:jc w:val="left"/>
        <w:rPr>
          <w:sz w:val="16"/>
        </w:rPr>
      </w:pPr>
      <w:r w:rsidRPr="004636D3">
        <w:rPr>
          <w:sz w:val="16"/>
        </w:rPr>
        <w:t xml:space="preserve">United States of </w:t>
      </w:r>
    </w:p>
    <w:p w14:paraId="6E5173BD" w14:textId="77777777" w:rsidR="003C0487" w:rsidRPr="004636D3" w:rsidRDefault="003C0487" w:rsidP="003C0487">
      <w:pPr>
        <w:pStyle w:val="TableRow"/>
        <w:tabs>
          <w:tab w:val="left" w:pos="1728"/>
          <w:tab w:val="left" w:pos="3348"/>
        </w:tabs>
        <w:spacing w:line="180" w:lineRule="exact"/>
        <w:jc w:val="left"/>
        <w:rPr>
          <w:sz w:val="16"/>
        </w:rPr>
      </w:pPr>
      <w:r w:rsidRPr="004636D3">
        <w:rPr>
          <w:sz w:val="16"/>
        </w:rPr>
        <w:t xml:space="preserve">    America (noun)</w:t>
      </w:r>
      <w:r w:rsidRPr="004636D3">
        <w:rPr>
          <w:sz w:val="16"/>
        </w:rPr>
        <w:tab/>
        <w:t>USA</w:t>
      </w:r>
    </w:p>
    <w:p w14:paraId="45D20D33" w14:textId="77777777" w:rsidR="003C0487" w:rsidRPr="004636D3" w:rsidRDefault="003C0487" w:rsidP="003C0487">
      <w:pPr>
        <w:pStyle w:val="TableRow"/>
        <w:tabs>
          <w:tab w:val="left" w:pos="1728"/>
          <w:tab w:val="left" w:pos="3348"/>
        </w:tabs>
        <w:spacing w:line="180" w:lineRule="exact"/>
        <w:ind w:left="1725" w:hanging="1725"/>
        <w:jc w:val="left"/>
        <w:rPr>
          <w:sz w:val="16"/>
        </w:rPr>
      </w:pPr>
      <w:r w:rsidRPr="004636D3">
        <w:rPr>
          <w:sz w:val="16"/>
        </w:rPr>
        <w:t>U.S.C.</w:t>
      </w:r>
      <w:r w:rsidRPr="004636D3">
        <w:rPr>
          <w:sz w:val="16"/>
        </w:rPr>
        <w:tab/>
        <w:t>United States Code</w:t>
      </w:r>
    </w:p>
    <w:p w14:paraId="26513AF7" w14:textId="77777777" w:rsidR="003C0487" w:rsidRPr="004636D3" w:rsidRDefault="003C0487" w:rsidP="003C0487">
      <w:pPr>
        <w:pStyle w:val="TableRow"/>
        <w:tabs>
          <w:tab w:val="left" w:pos="1728"/>
          <w:tab w:val="left" w:pos="3348"/>
        </w:tabs>
        <w:spacing w:line="180" w:lineRule="exact"/>
        <w:ind w:left="1725" w:hanging="1725"/>
        <w:jc w:val="left"/>
        <w:rPr>
          <w:sz w:val="16"/>
        </w:rPr>
      </w:pPr>
      <w:r w:rsidRPr="004636D3">
        <w:rPr>
          <w:sz w:val="16"/>
        </w:rPr>
        <w:t>U.S. state</w:t>
      </w:r>
      <w:r w:rsidRPr="004636D3">
        <w:rPr>
          <w:sz w:val="16"/>
        </w:rPr>
        <w:tab/>
        <w:t>use two-letter abbreviations (e.g., AK, WA)</w:t>
      </w:r>
    </w:p>
    <w:p w14:paraId="154FDC9E" w14:textId="77777777" w:rsidR="003C0487" w:rsidRPr="004636D3" w:rsidRDefault="003C0487" w:rsidP="003C0487">
      <w:pPr>
        <w:pStyle w:val="TableRow"/>
        <w:tabs>
          <w:tab w:val="left" w:pos="2988"/>
        </w:tabs>
        <w:spacing w:line="180" w:lineRule="exact"/>
        <w:jc w:val="left"/>
        <w:rPr>
          <w:sz w:val="16"/>
        </w:rPr>
      </w:pPr>
      <w:r w:rsidRPr="004636D3">
        <w:rPr>
          <w:b/>
          <w:bCs/>
          <w:sz w:val="16"/>
        </w:rPr>
        <w:br w:type="column"/>
      </w:r>
      <w:r w:rsidRPr="004636D3">
        <w:rPr>
          <w:b/>
          <w:sz w:val="16"/>
        </w:rPr>
        <w:t>Mathematics, statistics</w:t>
      </w:r>
    </w:p>
    <w:p w14:paraId="33CF466E" w14:textId="77777777" w:rsidR="003C0487" w:rsidRPr="004636D3" w:rsidRDefault="003C0487" w:rsidP="003C0487">
      <w:pPr>
        <w:pStyle w:val="TableRow"/>
        <w:tabs>
          <w:tab w:val="left" w:pos="2016"/>
          <w:tab w:val="left" w:pos="2988"/>
        </w:tabs>
        <w:spacing w:line="180" w:lineRule="exact"/>
        <w:jc w:val="left"/>
        <w:rPr>
          <w:i/>
          <w:iCs/>
          <w:sz w:val="16"/>
        </w:rPr>
      </w:pPr>
      <w:r w:rsidRPr="004636D3">
        <w:rPr>
          <w:i/>
          <w:iCs/>
          <w:sz w:val="16"/>
        </w:rPr>
        <w:t>all standard mathematical</w:t>
      </w:r>
    </w:p>
    <w:p w14:paraId="31CDCA2C" w14:textId="77777777" w:rsidR="003C0487" w:rsidRPr="004636D3" w:rsidRDefault="003C0487" w:rsidP="003C0487">
      <w:pPr>
        <w:pStyle w:val="TableRow"/>
        <w:tabs>
          <w:tab w:val="left" w:pos="2016"/>
          <w:tab w:val="left" w:pos="2988"/>
        </w:tabs>
        <w:spacing w:line="180" w:lineRule="exact"/>
        <w:jc w:val="left"/>
        <w:rPr>
          <w:i/>
          <w:iCs/>
          <w:sz w:val="16"/>
        </w:rPr>
      </w:pPr>
      <w:r w:rsidRPr="004636D3">
        <w:rPr>
          <w:i/>
          <w:iCs/>
          <w:sz w:val="16"/>
        </w:rPr>
        <w:t xml:space="preserve">    signs, symbols and </w:t>
      </w:r>
    </w:p>
    <w:p w14:paraId="3ED1B627" w14:textId="77777777" w:rsidR="003C0487" w:rsidRPr="004636D3" w:rsidRDefault="003C0487" w:rsidP="003C0487">
      <w:pPr>
        <w:pStyle w:val="TableRow"/>
        <w:tabs>
          <w:tab w:val="left" w:pos="2016"/>
          <w:tab w:val="left" w:pos="2988"/>
        </w:tabs>
        <w:spacing w:line="180" w:lineRule="exact"/>
        <w:jc w:val="left"/>
        <w:rPr>
          <w:sz w:val="16"/>
        </w:rPr>
      </w:pPr>
      <w:r w:rsidRPr="004636D3">
        <w:rPr>
          <w:i/>
          <w:iCs/>
          <w:sz w:val="16"/>
        </w:rPr>
        <w:t xml:space="preserve">    abbreviations</w:t>
      </w:r>
      <w:r w:rsidRPr="004636D3">
        <w:rPr>
          <w:i/>
          <w:iCs/>
          <w:sz w:val="16"/>
        </w:rPr>
        <w:tab/>
      </w:r>
    </w:p>
    <w:p w14:paraId="0E45CA8A"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alternate hypothesis</w:t>
      </w:r>
      <w:r w:rsidRPr="004636D3">
        <w:rPr>
          <w:sz w:val="16"/>
        </w:rPr>
        <w:tab/>
        <w:t>H</w:t>
      </w:r>
      <w:r w:rsidRPr="004636D3">
        <w:rPr>
          <w:sz w:val="16"/>
          <w:vertAlign w:val="subscript"/>
        </w:rPr>
        <w:t>A</w:t>
      </w:r>
    </w:p>
    <w:p w14:paraId="2677D7D7" w14:textId="77777777" w:rsidR="003C0487" w:rsidRPr="004636D3" w:rsidRDefault="003C0487" w:rsidP="003C0487">
      <w:pPr>
        <w:pStyle w:val="TableRow"/>
        <w:tabs>
          <w:tab w:val="left" w:pos="2016"/>
          <w:tab w:val="left" w:pos="2988"/>
        </w:tabs>
        <w:spacing w:line="180" w:lineRule="exact"/>
        <w:jc w:val="left"/>
        <w:rPr>
          <w:i/>
          <w:iCs/>
          <w:sz w:val="16"/>
        </w:rPr>
      </w:pPr>
      <w:r w:rsidRPr="004636D3">
        <w:rPr>
          <w:sz w:val="16"/>
        </w:rPr>
        <w:t>base of natural logarithm</w:t>
      </w:r>
      <w:r w:rsidRPr="004636D3">
        <w:rPr>
          <w:sz w:val="16"/>
        </w:rPr>
        <w:tab/>
      </w:r>
      <w:r w:rsidRPr="004636D3">
        <w:rPr>
          <w:i/>
          <w:iCs/>
          <w:sz w:val="16"/>
        </w:rPr>
        <w:t>e</w:t>
      </w:r>
    </w:p>
    <w:p w14:paraId="5EA0266D"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catch per unit effort</w:t>
      </w:r>
      <w:r w:rsidRPr="004636D3">
        <w:rPr>
          <w:sz w:val="16"/>
        </w:rPr>
        <w:tab/>
        <w:t>CPUE</w:t>
      </w:r>
    </w:p>
    <w:p w14:paraId="40EEFCD6"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coefficient of variation</w:t>
      </w:r>
      <w:r w:rsidRPr="004636D3">
        <w:rPr>
          <w:sz w:val="16"/>
        </w:rPr>
        <w:tab/>
        <w:t>CV</w:t>
      </w:r>
    </w:p>
    <w:p w14:paraId="2B668465"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common test statistics</w:t>
      </w:r>
      <w:r w:rsidRPr="004636D3">
        <w:rPr>
          <w:sz w:val="16"/>
        </w:rPr>
        <w:tab/>
        <w:t xml:space="preserve">(F, t, </w:t>
      </w:r>
      <w:r w:rsidRPr="004636D3">
        <w:rPr>
          <w:position w:val="2"/>
          <w:sz w:val="16"/>
        </w:rPr>
        <w:sym w:font="Symbol" w:char="F063"/>
      </w:r>
      <w:r w:rsidRPr="004636D3">
        <w:rPr>
          <w:sz w:val="16"/>
          <w:vertAlign w:val="superscript"/>
        </w:rPr>
        <w:t>2</w:t>
      </w:r>
      <w:r w:rsidRPr="004636D3">
        <w:rPr>
          <w:sz w:val="16"/>
        </w:rPr>
        <w:t>, etc.)</w:t>
      </w:r>
    </w:p>
    <w:p w14:paraId="16F1EAB0"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confidence interval</w:t>
      </w:r>
      <w:r w:rsidRPr="004636D3">
        <w:rPr>
          <w:sz w:val="16"/>
        </w:rPr>
        <w:tab/>
        <w:t>CI</w:t>
      </w:r>
    </w:p>
    <w:p w14:paraId="59C52D2A"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 xml:space="preserve">correlation coefficient </w:t>
      </w:r>
    </w:p>
    <w:p w14:paraId="7C628C2E"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 xml:space="preserve">   (multiple)</w:t>
      </w:r>
      <w:r w:rsidRPr="004636D3">
        <w:rPr>
          <w:sz w:val="16"/>
        </w:rPr>
        <w:tab/>
        <w:t xml:space="preserve">R </w:t>
      </w:r>
    </w:p>
    <w:p w14:paraId="6BA8BE70"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correlation coefficient</w:t>
      </w:r>
    </w:p>
    <w:p w14:paraId="439EC719"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 xml:space="preserve">    (simple)</w:t>
      </w:r>
      <w:r w:rsidRPr="004636D3">
        <w:rPr>
          <w:sz w:val="16"/>
        </w:rPr>
        <w:tab/>
        <w:t xml:space="preserve">r </w:t>
      </w:r>
    </w:p>
    <w:p w14:paraId="3D48E006"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covariance</w:t>
      </w:r>
      <w:r w:rsidRPr="004636D3">
        <w:rPr>
          <w:sz w:val="16"/>
        </w:rPr>
        <w:tab/>
        <w:t>cov</w:t>
      </w:r>
    </w:p>
    <w:p w14:paraId="2FC72D22"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degree (angular)</w:t>
      </w:r>
      <w:r w:rsidRPr="004636D3">
        <w:rPr>
          <w:sz w:val="16"/>
        </w:rPr>
        <w:tab/>
        <w:t>°</w:t>
      </w:r>
    </w:p>
    <w:p w14:paraId="071B3ADC"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degrees of freedom</w:t>
      </w:r>
      <w:r w:rsidRPr="004636D3">
        <w:rPr>
          <w:sz w:val="16"/>
        </w:rPr>
        <w:tab/>
        <w:t>df</w:t>
      </w:r>
    </w:p>
    <w:p w14:paraId="3AADC4AB" w14:textId="77777777" w:rsidR="003C0487" w:rsidRPr="004636D3" w:rsidRDefault="003C0487" w:rsidP="003C0487">
      <w:pPr>
        <w:pStyle w:val="TableRow"/>
        <w:tabs>
          <w:tab w:val="left" w:pos="2016"/>
          <w:tab w:val="left" w:pos="2988"/>
        </w:tabs>
        <w:spacing w:line="180" w:lineRule="exact"/>
        <w:jc w:val="left"/>
        <w:rPr>
          <w:i/>
          <w:iCs/>
          <w:sz w:val="16"/>
        </w:rPr>
      </w:pPr>
      <w:r w:rsidRPr="004636D3">
        <w:rPr>
          <w:sz w:val="16"/>
        </w:rPr>
        <w:t>expected value</w:t>
      </w:r>
      <w:r w:rsidRPr="004636D3">
        <w:rPr>
          <w:sz w:val="16"/>
        </w:rPr>
        <w:tab/>
      </w:r>
      <w:r w:rsidRPr="004636D3">
        <w:rPr>
          <w:i/>
          <w:iCs/>
          <w:sz w:val="16"/>
        </w:rPr>
        <w:t>E</w:t>
      </w:r>
    </w:p>
    <w:p w14:paraId="375E972F"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greater than</w:t>
      </w:r>
      <w:r w:rsidRPr="004636D3">
        <w:rPr>
          <w:sz w:val="16"/>
        </w:rPr>
        <w:tab/>
        <w:t>&gt;</w:t>
      </w:r>
    </w:p>
    <w:p w14:paraId="42DAAF5B"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greater than or equal to</w:t>
      </w:r>
      <w:r w:rsidRPr="004636D3">
        <w:rPr>
          <w:sz w:val="16"/>
        </w:rPr>
        <w:tab/>
      </w:r>
      <w:r w:rsidRPr="004636D3">
        <w:rPr>
          <w:sz w:val="16"/>
        </w:rPr>
        <w:sym w:font="Symbol" w:char="F0B3"/>
      </w:r>
    </w:p>
    <w:p w14:paraId="5A860242"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harvest per unit effort</w:t>
      </w:r>
      <w:r w:rsidRPr="004636D3">
        <w:rPr>
          <w:sz w:val="16"/>
        </w:rPr>
        <w:tab/>
        <w:t>HPUE</w:t>
      </w:r>
    </w:p>
    <w:p w14:paraId="621193C3"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less than</w:t>
      </w:r>
      <w:r w:rsidRPr="004636D3">
        <w:rPr>
          <w:sz w:val="16"/>
        </w:rPr>
        <w:tab/>
        <w:t>&lt;</w:t>
      </w:r>
    </w:p>
    <w:p w14:paraId="575E8E5C"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less than or equal to</w:t>
      </w:r>
      <w:r w:rsidRPr="004636D3">
        <w:rPr>
          <w:sz w:val="16"/>
        </w:rPr>
        <w:tab/>
      </w:r>
      <w:r w:rsidRPr="004636D3">
        <w:rPr>
          <w:sz w:val="16"/>
        </w:rPr>
        <w:sym w:font="Symbol" w:char="F0A3"/>
      </w:r>
    </w:p>
    <w:p w14:paraId="61883630" w14:textId="77777777" w:rsidR="003C0487" w:rsidRPr="004636D3" w:rsidRDefault="003C0487" w:rsidP="003C0487">
      <w:pPr>
        <w:pStyle w:val="TableRow"/>
        <w:tabs>
          <w:tab w:val="left" w:pos="2016"/>
          <w:tab w:val="left" w:pos="2988"/>
        </w:tabs>
        <w:spacing w:line="180" w:lineRule="exact"/>
        <w:jc w:val="left"/>
        <w:rPr>
          <w:sz w:val="16"/>
          <w:lang w:val="es-MX"/>
        </w:rPr>
      </w:pPr>
      <w:r w:rsidRPr="004636D3">
        <w:rPr>
          <w:sz w:val="16"/>
          <w:lang w:val="es-MX"/>
        </w:rPr>
        <w:t>logarithm (natural)</w:t>
      </w:r>
      <w:r w:rsidRPr="004636D3">
        <w:rPr>
          <w:sz w:val="16"/>
          <w:lang w:val="es-MX"/>
        </w:rPr>
        <w:tab/>
        <w:t>ln</w:t>
      </w:r>
    </w:p>
    <w:p w14:paraId="4193B650" w14:textId="77777777" w:rsidR="003C0487" w:rsidRPr="004636D3" w:rsidRDefault="003C0487" w:rsidP="003C0487">
      <w:pPr>
        <w:pStyle w:val="TableRow"/>
        <w:tabs>
          <w:tab w:val="left" w:pos="2016"/>
          <w:tab w:val="left" w:pos="2988"/>
        </w:tabs>
        <w:spacing w:line="180" w:lineRule="exact"/>
        <w:jc w:val="left"/>
        <w:rPr>
          <w:sz w:val="16"/>
          <w:lang w:val="es-MX"/>
        </w:rPr>
      </w:pPr>
      <w:r w:rsidRPr="004636D3">
        <w:rPr>
          <w:sz w:val="16"/>
          <w:lang w:val="es-MX"/>
        </w:rPr>
        <w:t>logarithm (base 10)</w:t>
      </w:r>
      <w:r w:rsidRPr="004636D3">
        <w:rPr>
          <w:sz w:val="16"/>
          <w:lang w:val="es-MX"/>
        </w:rPr>
        <w:tab/>
        <w:t>log</w:t>
      </w:r>
    </w:p>
    <w:p w14:paraId="5AC603F6"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logarithm (specify base)</w:t>
      </w:r>
      <w:r w:rsidRPr="004636D3">
        <w:rPr>
          <w:sz w:val="16"/>
        </w:rPr>
        <w:tab/>
        <w:t>log</w:t>
      </w:r>
      <w:r w:rsidRPr="004636D3">
        <w:rPr>
          <w:sz w:val="16"/>
          <w:vertAlign w:val="subscript"/>
        </w:rPr>
        <w:t xml:space="preserve">2, </w:t>
      </w:r>
      <w:r w:rsidRPr="004636D3">
        <w:rPr>
          <w:sz w:val="16"/>
        </w:rPr>
        <w:t>etc.</w:t>
      </w:r>
    </w:p>
    <w:p w14:paraId="7992D998" w14:textId="78130341" w:rsidR="003C0487" w:rsidRPr="004636D3" w:rsidRDefault="003C0487" w:rsidP="003C0487">
      <w:pPr>
        <w:pStyle w:val="TableRow"/>
        <w:tabs>
          <w:tab w:val="left" w:pos="2016"/>
          <w:tab w:val="left" w:pos="2988"/>
        </w:tabs>
        <w:spacing w:line="180" w:lineRule="exact"/>
        <w:jc w:val="left"/>
        <w:rPr>
          <w:sz w:val="16"/>
        </w:rPr>
      </w:pPr>
      <w:r w:rsidRPr="004636D3">
        <w:rPr>
          <w:sz w:val="16"/>
        </w:rPr>
        <w:t>minute (angular)</w:t>
      </w:r>
      <w:r w:rsidRPr="004636D3">
        <w:rPr>
          <w:sz w:val="16"/>
        </w:rPr>
        <w:tab/>
      </w:r>
      <w:r w:rsidR="00240107" w:rsidRPr="004636D3">
        <w:rPr>
          <w:sz w:val="16"/>
        </w:rPr>
        <w:t>′</w:t>
      </w:r>
    </w:p>
    <w:p w14:paraId="11B28545"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not significant</w:t>
      </w:r>
      <w:r w:rsidRPr="004636D3">
        <w:rPr>
          <w:sz w:val="16"/>
        </w:rPr>
        <w:tab/>
        <w:t>NS</w:t>
      </w:r>
    </w:p>
    <w:p w14:paraId="08AF7505"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null hypothesis</w:t>
      </w:r>
      <w:r w:rsidRPr="004636D3">
        <w:rPr>
          <w:sz w:val="16"/>
        </w:rPr>
        <w:tab/>
        <w:t>H</w:t>
      </w:r>
      <w:r w:rsidRPr="004636D3">
        <w:rPr>
          <w:sz w:val="16"/>
          <w:vertAlign w:val="subscript"/>
        </w:rPr>
        <w:t>O</w:t>
      </w:r>
    </w:p>
    <w:p w14:paraId="4E290932"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percent</w:t>
      </w:r>
      <w:r w:rsidRPr="004636D3">
        <w:rPr>
          <w:sz w:val="16"/>
        </w:rPr>
        <w:tab/>
        <w:t>%</w:t>
      </w:r>
    </w:p>
    <w:p w14:paraId="1752AED7"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probability</w:t>
      </w:r>
      <w:r w:rsidRPr="004636D3">
        <w:rPr>
          <w:sz w:val="16"/>
        </w:rPr>
        <w:tab/>
        <w:t>P</w:t>
      </w:r>
    </w:p>
    <w:p w14:paraId="5A0A2241"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 xml:space="preserve">probability of a type I error </w:t>
      </w:r>
    </w:p>
    <w:p w14:paraId="51D101A3"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 xml:space="preserve">   (rejection of the null</w:t>
      </w:r>
    </w:p>
    <w:p w14:paraId="5A38A4E0"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 xml:space="preserve">    hypothesis when true)</w:t>
      </w:r>
      <w:r w:rsidRPr="004636D3">
        <w:rPr>
          <w:sz w:val="16"/>
        </w:rPr>
        <w:tab/>
      </w:r>
      <w:r w:rsidRPr="004636D3">
        <w:rPr>
          <w:sz w:val="16"/>
        </w:rPr>
        <w:sym w:font="Symbol" w:char="F061"/>
      </w:r>
    </w:p>
    <w:p w14:paraId="4A1A1D56"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 xml:space="preserve">probability of a type II error </w:t>
      </w:r>
    </w:p>
    <w:p w14:paraId="66E43EA9"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 xml:space="preserve">   (acceptance of the null </w:t>
      </w:r>
    </w:p>
    <w:p w14:paraId="5D44D21A"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 xml:space="preserve">    hypothesis when false)</w:t>
      </w:r>
      <w:r w:rsidRPr="004636D3">
        <w:rPr>
          <w:sz w:val="16"/>
        </w:rPr>
        <w:tab/>
      </w:r>
      <w:r w:rsidRPr="004636D3">
        <w:rPr>
          <w:sz w:val="16"/>
        </w:rPr>
        <w:sym w:font="Symbol" w:char="F062"/>
      </w:r>
    </w:p>
    <w:p w14:paraId="343D2130" w14:textId="668EC994" w:rsidR="003C0487" w:rsidRPr="004636D3" w:rsidRDefault="003C0487" w:rsidP="003C0487">
      <w:pPr>
        <w:pStyle w:val="TableRow"/>
        <w:tabs>
          <w:tab w:val="left" w:pos="2016"/>
          <w:tab w:val="left" w:pos="2988"/>
        </w:tabs>
        <w:spacing w:line="180" w:lineRule="exact"/>
        <w:jc w:val="left"/>
        <w:rPr>
          <w:sz w:val="16"/>
        </w:rPr>
      </w:pPr>
      <w:r w:rsidRPr="004636D3">
        <w:rPr>
          <w:sz w:val="16"/>
        </w:rPr>
        <w:t>second (angular)</w:t>
      </w:r>
      <w:r w:rsidRPr="004636D3">
        <w:rPr>
          <w:sz w:val="16"/>
        </w:rPr>
        <w:tab/>
        <w:t>″</w:t>
      </w:r>
    </w:p>
    <w:p w14:paraId="282EFDF0"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standard deviation</w:t>
      </w:r>
      <w:r w:rsidRPr="004636D3">
        <w:rPr>
          <w:sz w:val="16"/>
        </w:rPr>
        <w:tab/>
        <w:t>SD</w:t>
      </w:r>
    </w:p>
    <w:p w14:paraId="2DD0AF50"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standard error</w:t>
      </w:r>
      <w:r w:rsidRPr="004636D3">
        <w:rPr>
          <w:sz w:val="16"/>
        </w:rPr>
        <w:tab/>
        <w:t>SE</w:t>
      </w:r>
    </w:p>
    <w:p w14:paraId="39E262B6"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variance</w:t>
      </w:r>
      <w:r w:rsidRPr="004636D3">
        <w:rPr>
          <w:sz w:val="16"/>
        </w:rPr>
        <w:tab/>
      </w:r>
    </w:p>
    <w:p w14:paraId="3CF1A101"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 xml:space="preserve">     population</w:t>
      </w:r>
      <w:r w:rsidRPr="004636D3">
        <w:rPr>
          <w:sz w:val="16"/>
        </w:rPr>
        <w:tab/>
        <w:t>Var</w:t>
      </w:r>
    </w:p>
    <w:p w14:paraId="1CBA88BE"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 xml:space="preserve">     sample</w:t>
      </w:r>
      <w:r w:rsidRPr="004636D3">
        <w:rPr>
          <w:sz w:val="16"/>
        </w:rPr>
        <w:tab/>
        <w:t>var</w:t>
      </w:r>
    </w:p>
    <w:p w14:paraId="3B1CB1A6" w14:textId="77777777" w:rsidR="003C0487" w:rsidRPr="004636D3" w:rsidRDefault="003C0487" w:rsidP="003C0487">
      <w:pPr>
        <w:pStyle w:val="Title"/>
      </w:pPr>
    </w:p>
    <w:p w14:paraId="56D7F1DD" w14:textId="77777777" w:rsidR="003C0487" w:rsidRPr="004636D3" w:rsidRDefault="003C0487" w:rsidP="003C0487">
      <w:pPr>
        <w:pStyle w:val="Title"/>
      </w:pPr>
    </w:p>
    <w:p w14:paraId="35668CD8" w14:textId="77777777" w:rsidR="003C0487" w:rsidRPr="004636D3" w:rsidRDefault="003C0487" w:rsidP="003C0487">
      <w:pPr>
        <w:pStyle w:val="Title"/>
        <w:sectPr w:rsidR="003C0487" w:rsidRPr="004636D3" w:rsidSect="000D6A2A">
          <w:footerReference w:type="default" r:id="rId15"/>
          <w:headerReference w:type="first" r:id="rId16"/>
          <w:type w:val="continuous"/>
          <w:pgSz w:w="12240" w:h="15840" w:code="1"/>
          <w:pgMar w:top="1440" w:right="1440" w:bottom="1440" w:left="1440" w:header="720" w:footer="547" w:gutter="0"/>
          <w:pgNumType w:fmt="lowerRoman" w:start="1"/>
          <w:cols w:num="3" w:space="360"/>
          <w:formProt w:val="0"/>
        </w:sectPr>
      </w:pPr>
    </w:p>
    <w:p w14:paraId="3A3600FA" w14:textId="77777777" w:rsidR="003C0487" w:rsidRPr="004636D3" w:rsidRDefault="003C0487" w:rsidP="003C0487">
      <w:pPr>
        <w:pStyle w:val="Title"/>
        <w:sectPr w:rsidR="003C0487" w:rsidRPr="004636D3" w:rsidSect="000D6A2A">
          <w:type w:val="continuous"/>
          <w:pgSz w:w="12240" w:h="15840" w:code="1"/>
          <w:pgMar w:top="1440" w:right="1440" w:bottom="1440" w:left="1440" w:header="720" w:footer="547" w:gutter="0"/>
          <w:pgNumType w:fmt="lowerRoman" w:start="1"/>
          <w:cols w:num="3" w:space="720"/>
          <w:formProt w:val="0"/>
        </w:sectPr>
      </w:pPr>
    </w:p>
    <w:p w14:paraId="706BDD1A" w14:textId="4FF244A7" w:rsidR="00415187" w:rsidRPr="004636D3" w:rsidRDefault="00415187" w:rsidP="00415187">
      <w:pPr>
        <w:pStyle w:val="TitlePg-ReptSeries"/>
      </w:pPr>
      <w:r w:rsidRPr="004636D3">
        <w:lastRenderedPageBreak/>
        <w:t xml:space="preserve">Regional Information report </w:t>
      </w:r>
      <w:r w:rsidR="006977D6">
        <w:t xml:space="preserve">No. </w:t>
      </w:r>
      <w:r w:rsidR="001C19E5" w:rsidRPr="004636D3">
        <w:t>1J25</w:t>
      </w:r>
      <w:r w:rsidRPr="004636D3">
        <w:t>-</w:t>
      </w:r>
      <w:r w:rsidR="00590BE8">
        <w:t>23</w:t>
      </w:r>
    </w:p>
    <w:p w14:paraId="7D793C78" w14:textId="4B176631" w:rsidR="00C86FD0" w:rsidRPr="004636D3" w:rsidRDefault="001C19E5" w:rsidP="00C86FD0">
      <w:pPr>
        <w:pStyle w:val="TitlePg-Title"/>
      </w:pPr>
      <w:bookmarkStart w:id="0" w:name="_Hlk43212901"/>
      <w:r w:rsidRPr="004636D3">
        <w:t>202</w:t>
      </w:r>
      <w:r w:rsidR="000020DE">
        <w:t>5</w:t>
      </w:r>
      <w:r w:rsidRPr="004636D3">
        <w:t xml:space="preserve"> </w:t>
      </w:r>
      <w:r w:rsidR="00C86FD0" w:rsidRPr="004636D3">
        <w:t xml:space="preserve">NORTHERN SOUTHEAST INSIDE SUBDISTRICT SABLEFISH management plan and Stock Assessment </w:t>
      </w:r>
    </w:p>
    <w:bookmarkEnd w:id="0"/>
    <w:p w14:paraId="64791B60" w14:textId="77777777" w:rsidR="00E8609A" w:rsidRDefault="00E8609A" w:rsidP="00E8609A">
      <w:pPr>
        <w:pStyle w:val="TitlePg-Authors"/>
      </w:pPr>
      <w:r w:rsidRPr="004636D3">
        <w:t>by</w:t>
      </w:r>
    </w:p>
    <w:p w14:paraId="151C21D2" w14:textId="77777777" w:rsidR="00E8609A" w:rsidRPr="004636D3" w:rsidRDefault="00E8609A" w:rsidP="00E8609A">
      <w:pPr>
        <w:pStyle w:val="TitlePg-Authors"/>
      </w:pPr>
    </w:p>
    <w:p w14:paraId="734A3700" w14:textId="0B4D4BBA" w:rsidR="00E8609A" w:rsidRPr="004636D3" w:rsidRDefault="00BD7C0C" w:rsidP="00E8609A">
      <w:pPr>
        <w:pStyle w:val="TitlePg-Authors"/>
      </w:pPr>
      <w:r>
        <w:t>Aaron W. Lambert</w:t>
      </w:r>
    </w:p>
    <w:p w14:paraId="012CE04F" w14:textId="77777777" w:rsidR="00E8609A" w:rsidRDefault="00E8609A" w:rsidP="00E8609A">
      <w:pPr>
        <w:pStyle w:val="TitlePg-Authors"/>
      </w:pPr>
      <w:r w:rsidRPr="004636D3">
        <w:t>Alaska Department of Fish and Game, Division of Commercial Fisheries, Juneau</w:t>
      </w:r>
    </w:p>
    <w:p w14:paraId="3A41A085" w14:textId="77777777" w:rsidR="00E8609A" w:rsidRPr="004636D3" w:rsidRDefault="00E8609A" w:rsidP="00BD7C0C">
      <w:pPr>
        <w:pStyle w:val="TitlePg-Authors"/>
        <w:jc w:val="both"/>
      </w:pPr>
    </w:p>
    <w:p w14:paraId="02B7E889" w14:textId="77777777" w:rsidR="00E8609A" w:rsidRDefault="00E8609A" w:rsidP="00E8609A">
      <w:pPr>
        <w:pStyle w:val="TitlePg-Authors"/>
      </w:pPr>
      <w:r w:rsidRPr="004636D3">
        <w:t>and</w:t>
      </w:r>
    </w:p>
    <w:p w14:paraId="6460778E" w14:textId="77777777" w:rsidR="00E8609A" w:rsidRPr="004636D3" w:rsidRDefault="00E8609A" w:rsidP="00E8609A">
      <w:pPr>
        <w:pStyle w:val="TitlePg-Authors"/>
      </w:pPr>
    </w:p>
    <w:p w14:paraId="63D76DBC" w14:textId="77777777" w:rsidR="00E8609A" w:rsidRPr="004636D3" w:rsidRDefault="00E8609A" w:rsidP="00E8609A">
      <w:pPr>
        <w:pStyle w:val="TitlePg-Authors"/>
      </w:pPr>
      <w:r w:rsidRPr="004636D3">
        <w:t xml:space="preserve">Rhea </w:t>
      </w:r>
      <w:r>
        <w:t xml:space="preserve">K. </w:t>
      </w:r>
      <w:r w:rsidRPr="004636D3">
        <w:t>Ehresmann</w:t>
      </w:r>
    </w:p>
    <w:p w14:paraId="5A99AC66" w14:textId="77777777" w:rsidR="00E8609A" w:rsidRPr="004636D3" w:rsidRDefault="00E8609A" w:rsidP="00E8609A">
      <w:pPr>
        <w:pStyle w:val="TitlePg-Authors"/>
      </w:pPr>
      <w:r w:rsidRPr="004636D3">
        <w:t>Alaska Department of Fish and Game, Division of Commercial Fisheries, Sitka</w:t>
      </w:r>
    </w:p>
    <w:p w14:paraId="6CE3024D" w14:textId="77777777" w:rsidR="00415187" w:rsidRPr="004636D3" w:rsidRDefault="00415187" w:rsidP="00415187">
      <w:pPr>
        <w:pStyle w:val="TitlePg-Authors"/>
      </w:pPr>
    </w:p>
    <w:p w14:paraId="5BDC3FAE" w14:textId="77777777" w:rsidR="00415187" w:rsidRPr="004636D3" w:rsidRDefault="00415187" w:rsidP="00415187">
      <w:pPr>
        <w:pStyle w:val="TitlePg-Authors"/>
      </w:pPr>
    </w:p>
    <w:p w14:paraId="2B83CBDB" w14:textId="77777777" w:rsidR="00415187" w:rsidRPr="004636D3" w:rsidRDefault="00415187" w:rsidP="00415187">
      <w:pPr>
        <w:sectPr w:rsidR="00415187" w:rsidRPr="004636D3" w:rsidSect="000D6A2A">
          <w:footerReference w:type="default" r:id="rId17"/>
          <w:headerReference w:type="first" r:id="rId18"/>
          <w:pgSz w:w="12240" w:h="15840" w:code="1"/>
          <w:pgMar w:top="1440" w:right="1440" w:bottom="1440" w:left="1440" w:header="720" w:footer="547" w:gutter="0"/>
          <w:pgNumType w:fmt="lowerRoman" w:start="1"/>
          <w:cols w:space="720"/>
          <w:formProt w:val="0"/>
        </w:sectPr>
      </w:pPr>
    </w:p>
    <w:p w14:paraId="7A305BA2" w14:textId="77777777" w:rsidR="00415187" w:rsidRPr="004636D3" w:rsidRDefault="00415187" w:rsidP="00415187">
      <w:pPr>
        <w:pStyle w:val="TitlePg-LocDate"/>
        <w:framePr w:w="0" w:hSpace="0" w:wrap="auto" w:hAnchor="text" w:xAlign="left" w:yAlign="inline"/>
      </w:pPr>
    </w:p>
    <w:p w14:paraId="2C385635" w14:textId="77777777" w:rsidR="00415187" w:rsidRPr="004636D3" w:rsidRDefault="00415187" w:rsidP="00415187">
      <w:pPr>
        <w:pStyle w:val="TitlePg-LocDate"/>
        <w:framePr w:w="0" w:hSpace="0" w:wrap="auto" w:hAnchor="text" w:xAlign="left" w:yAlign="inline"/>
      </w:pPr>
    </w:p>
    <w:p w14:paraId="084FE894" w14:textId="77777777" w:rsidR="00415187" w:rsidRPr="004636D3" w:rsidRDefault="00415187" w:rsidP="00415187">
      <w:pPr>
        <w:pStyle w:val="TitlePg-LocDate"/>
        <w:framePr w:w="0" w:hSpace="0" w:wrap="auto" w:hAnchor="text" w:xAlign="left" w:yAlign="inline"/>
      </w:pPr>
    </w:p>
    <w:p w14:paraId="7C9A2784" w14:textId="77777777" w:rsidR="00415187" w:rsidRPr="004636D3" w:rsidRDefault="00415187" w:rsidP="00415187">
      <w:pPr>
        <w:sectPr w:rsidR="00415187" w:rsidRPr="004636D3" w:rsidSect="000D6A2A">
          <w:type w:val="continuous"/>
          <w:pgSz w:w="12240" w:h="15840" w:code="1"/>
          <w:pgMar w:top="1440" w:right="1440" w:bottom="1440" w:left="1440" w:header="720" w:footer="547" w:gutter="0"/>
          <w:pgNumType w:fmt="lowerRoman" w:start="1"/>
          <w:cols w:space="720"/>
        </w:sectPr>
      </w:pPr>
    </w:p>
    <w:p w14:paraId="40EAE42C" w14:textId="0B60F7E4" w:rsidR="00415187" w:rsidRPr="004636D3" w:rsidRDefault="00623FBF" w:rsidP="00415187">
      <w:pPr>
        <w:pStyle w:val="TitlePg-Credits"/>
        <w:framePr w:hSpace="0" w:wrap="auto" w:hAnchor="text" w:yAlign="inline"/>
        <w:pBdr>
          <w:top w:val="none" w:sz="0" w:space="0" w:color="auto"/>
          <w:left w:val="none" w:sz="0" w:space="0" w:color="auto"/>
          <w:bottom w:val="none" w:sz="0" w:space="0" w:color="auto"/>
          <w:right w:val="none" w:sz="0" w:space="0" w:color="auto"/>
        </w:pBdr>
        <w:rPr>
          <w:spacing w:val="-2"/>
          <w:sz w:val="23"/>
        </w:rPr>
      </w:pPr>
      <w:r w:rsidRPr="004636D3">
        <w:rPr>
          <w:noProof/>
        </w:rPr>
        <mc:AlternateContent>
          <mc:Choice Requires="wps">
            <w:drawing>
              <wp:anchor distT="0" distB="0" distL="114300" distR="114300" simplePos="0" relativeHeight="251659264" behindDoc="0" locked="0" layoutInCell="1" allowOverlap="1" wp14:anchorId="39345FEB" wp14:editId="6443846A">
                <wp:simplePos x="0" y="0"/>
                <wp:positionH relativeFrom="column">
                  <wp:posOffset>285115</wp:posOffset>
                </wp:positionH>
                <wp:positionV relativeFrom="page">
                  <wp:posOffset>7315200</wp:posOffset>
                </wp:positionV>
                <wp:extent cx="5372100" cy="1129030"/>
                <wp:effectExtent l="0" t="0" r="635" b="4445"/>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11290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B8247A" w14:textId="4AB3C474" w:rsidR="00415187" w:rsidRDefault="00415187" w:rsidP="00415187">
                            <w:pPr>
                              <w:jc w:val="center"/>
                              <w:rPr>
                                <w:sz w:val="20"/>
                                <w:szCs w:val="20"/>
                              </w:rPr>
                            </w:pPr>
                            <w:r w:rsidRPr="007B4B8F">
                              <w:rPr>
                                <w:sz w:val="20"/>
                                <w:szCs w:val="20"/>
                              </w:rPr>
                              <w:t>Alaska Department of Fish and Game</w:t>
                            </w:r>
                            <w:r w:rsidRPr="007B4B8F">
                              <w:rPr>
                                <w:sz w:val="20"/>
                                <w:szCs w:val="20"/>
                              </w:rPr>
                              <w:br/>
                              <w:t xml:space="preserve">Division of </w:t>
                            </w:r>
                            <w:r>
                              <w:rPr>
                                <w:sz w:val="20"/>
                                <w:szCs w:val="20"/>
                              </w:rPr>
                              <w:t>Commercial Fisheries</w:t>
                            </w:r>
                            <w:r w:rsidRPr="007B4B8F">
                              <w:rPr>
                                <w:sz w:val="20"/>
                                <w:szCs w:val="20"/>
                              </w:rPr>
                              <w:br/>
                            </w:r>
                            <w:r w:rsidR="00B1493D" w:rsidRPr="00B1493D">
                              <w:rPr>
                                <w:sz w:val="20"/>
                                <w:szCs w:val="20"/>
                              </w:rPr>
                              <w:t>802 3rd, Douglas, Alaska, 99824-0020</w:t>
                            </w:r>
                          </w:p>
                          <w:p w14:paraId="6A3866DF" w14:textId="63AA0829" w:rsidR="00415187" w:rsidRPr="007B4B8F" w:rsidRDefault="003760C6" w:rsidP="00415187">
                            <w:pPr>
                              <w:jc w:val="center"/>
                              <w:rPr>
                                <w:sz w:val="20"/>
                                <w:szCs w:val="20"/>
                              </w:rPr>
                            </w:pPr>
                            <w:r>
                              <w:rPr>
                                <w:sz w:val="20"/>
                                <w:szCs w:val="20"/>
                              </w:rPr>
                              <w:t>Ju</w:t>
                            </w:r>
                            <w:r w:rsidR="002C371D">
                              <w:rPr>
                                <w:sz w:val="20"/>
                                <w:szCs w:val="20"/>
                              </w:rPr>
                              <w:t>ly</w:t>
                            </w:r>
                            <w:r w:rsidR="00B1493D">
                              <w:rPr>
                                <w:sz w:val="20"/>
                                <w:szCs w:val="20"/>
                              </w:rPr>
                              <w:t xml:space="preserve"> </w:t>
                            </w:r>
                            <w:r w:rsidR="004C1993">
                              <w:rPr>
                                <w:sz w:val="20"/>
                                <w:szCs w:val="20"/>
                              </w:rPr>
                              <w:t>202</w:t>
                            </w:r>
                            <w:r w:rsidR="00BD7C0C">
                              <w:rPr>
                                <w:sz w:val="20"/>
                                <w:szCs w:val="20"/>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345FEB" id="Text Box 7" o:spid="_x0000_s1027" type="#_x0000_t202" style="position:absolute;left:0;text-align:left;margin-left:22.45pt;margin-top:8in;width:423pt;height:88.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" stroked="f">
                <v:textbox>
                  <w:txbxContent>
                    <w:p w14:paraId="23B8247A" w14:textId="4AB3C474" w:rsidR="00415187" w:rsidRDefault="00415187" w:rsidP="00415187">
                      <w:pPr>
                        <w:jc w:val="center"/>
                        <w:rPr>
                          <w:sz w:val="20"/>
                          <w:szCs w:val="20"/>
                        </w:rPr>
                      </w:pPr>
                      <w:r w:rsidRPr="007B4B8F">
                        <w:rPr>
                          <w:sz w:val="20"/>
                          <w:szCs w:val="20"/>
                        </w:rPr>
                        <w:t>Alaska Department of Fish and Game</w:t>
                      </w:r>
                      <w:r w:rsidRPr="007B4B8F">
                        <w:rPr>
                          <w:sz w:val="20"/>
                          <w:szCs w:val="20"/>
                        </w:rPr>
                        <w:br/>
                        <w:t xml:space="preserve">Division of </w:t>
                      </w:r>
                      <w:r>
                        <w:rPr>
                          <w:sz w:val="20"/>
                          <w:szCs w:val="20"/>
                        </w:rPr>
                        <w:t>Commercial Fisheries</w:t>
                      </w:r>
                      <w:r w:rsidRPr="007B4B8F">
                        <w:rPr>
                          <w:sz w:val="20"/>
                          <w:szCs w:val="20"/>
                        </w:rPr>
                        <w:br/>
                      </w:r>
                      <w:r w:rsidR="00B1493D" w:rsidRPr="00B1493D">
                        <w:rPr>
                          <w:sz w:val="20"/>
                          <w:szCs w:val="20"/>
                        </w:rPr>
                        <w:t>802 3rd, Douglas, Alaska, 99824-0020</w:t>
                      </w:r>
                    </w:p>
                    <w:p w14:paraId="6A3866DF" w14:textId="63AA0829" w:rsidR="00415187" w:rsidRPr="007B4B8F" w:rsidRDefault="003760C6" w:rsidP="00415187">
                      <w:pPr>
                        <w:jc w:val="center"/>
                        <w:rPr>
                          <w:sz w:val="20"/>
                          <w:szCs w:val="20"/>
                        </w:rPr>
                      </w:pPr>
                      <w:r>
                        <w:rPr>
                          <w:sz w:val="20"/>
                          <w:szCs w:val="20"/>
                        </w:rPr>
                        <w:t>Ju</w:t>
                      </w:r>
                      <w:r w:rsidR="002C371D">
                        <w:rPr>
                          <w:sz w:val="20"/>
                          <w:szCs w:val="20"/>
                        </w:rPr>
                        <w:t>ly</w:t>
                      </w:r>
                      <w:r w:rsidR="00B1493D">
                        <w:rPr>
                          <w:sz w:val="20"/>
                          <w:szCs w:val="20"/>
                        </w:rPr>
                        <w:t xml:space="preserve"> </w:t>
                      </w:r>
                      <w:r w:rsidR="004C1993">
                        <w:rPr>
                          <w:sz w:val="20"/>
                          <w:szCs w:val="20"/>
                        </w:rPr>
                        <w:t>202</w:t>
                      </w:r>
                      <w:r w:rsidR="00BD7C0C">
                        <w:rPr>
                          <w:sz w:val="20"/>
                          <w:szCs w:val="20"/>
                        </w:rPr>
                        <w:t>6</w:t>
                      </w:r>
                    </w:p>
                  </w:txbxContent>
                </v:textbox>
                <w10:wrap anchory="page"/>
              </v:shape>
            </w:pict>
          </mc:Fallback>
        </mc:AlternateContent>
      </w:r>
    </w:p>
    <w:p w14:paraId="0E403126" w14:textId="77777777" w:rsidR="00415187" w:rsidRPr="004636D3" w:rsidRDefault="00415187" w:rsidP="00415187">
      <w:pPr>
        <w:sectPr w:rsidR="00415187" w:rsidRPr="004636D3" w:rsidSect="000D6A2A">
          <w:type w:val="continuous"/>
          <w:pgSz w:w="12240" w:h="15840" w:code="1"/>
          <w:pgMar w:top="1440" w:right="1440" w:bottom="1440" w:left="1440" w:header="720" w:footer="547" w:gutter="0"/>
          <w:pgNumType w:fmt="lowerRoman" w:start="1"/>
          <w:cols w:space="720"/>
          <w:formProt w:val="0"/>
        </w:sectPr>
      </w:pPr>
    </w:p>
    <w:p w14:paraId="4FAA2504" w14:textId="77777777" w:rsidR="00415187" w:rsidRPr="004636D3" w:rsidRDefault="00415187" w:rsidP="00415187">
      <w:pPr>
        <w:pStyle w:val="OEOPg-ReptSeries"/>
      </w:pPr>
      <w:bookmarkStart w:id="1" w:name="OLE_LINK1"/>
      <w:bookmarkStart w:id="2" w:name="OLE_LINK2"/>
      <w:r w:rsidRPr="004636D3">
        <w:lastRenderedPageBreak/>
        <w:t xml:space="preserve">The Regional Information Report Series was established in 1987 and was redefined in 2007 to meet the Division of Commercial Fisheries regional need for publishing and archiving information such as area management plans, budgetary information, staff comments and opinions to </w:t>
      </w:r>
      <w:r w:rsidR="006124FC" w:rsidRPr="004636D3">
        <w:t xml:space="preserve">Alaska </w:t>
      </w:r>
      <w:r w:rsidRPr="004636D3">
        <w:t xml:space="preserve">Board of Fisheries proposals, interim or preliminary data and grant agency reports, special meeting or minor workshop results and other regional information not generally reported elsewhere. Reports in this series may contain raw data and preliminary results. Reports in this series receive varying degrees of regional, biometric and editorial review; information in this series may be subsequently finalized and published in a different department reporting series or in the formal literature. Please contact the author or the Division of Commercial Fisheries if in doubt of the level of review or preliminary nature of the data reported. Regional Information Reports are available through the Alaska State Library and on the Internet at: </w:t>
      </w:r>
      <w:hyperlink r:id="rId19" w:history="1">
        <w:r w:rsidRPr="004636D3">
          <w:rPr>
            <w:rStyle w:val="Hyperlink"/>
            <w:bCs/>
            <w:color w:val="auto"/>
            <w:szCs w:val="24"/>
          </w:rPr>
          <w:t>http://www.adfg.alaska.gov/sf/publications/</w:t>
        </w:r>
      </w:hyperlink>
      <w:r w:rsidR="00772DAC" w:rsidRPr="004636D3">
        <w:t>.</w:t>
      </w:r>
    </w:p>
    <w:p w14:paraId="4D5AFCB8" w14:textId="1EFF8FC1" w:rsidR="00772DAC" w:rsidRPr="004636D3" w:rsidRDefault="00D91533" w:rsidP="00415187">
      <w:pPr>
        <w:pStyle w:val="OEOPg-ReptSeries"/>
        <w:rPr>
          <w:bCs/>
          <w:szCs w:val="24"/>
        </w:rPr>
      </w:pPr>
      <w:r w:rsidRPr="004636D3">
        <w:t>Product names used in this publication are included for completeness and do not constitute product endorsement. The Alaska Department of Fish and Game does not endorse or recommend any specific company or their products.</w:t>
      </w:r>
    </w:p>
    <w:bookmarkEnd w:id="1"/>
    <w:bookmarkEnd w:id="2"/>
    <w:p w14:paraId="369DF8C2" w14:textId="77777777" w:rsidR="00415187" w:rsidRPr="004636D3" w:rsidRDefault="00415187" w:rsidP="00415187">
      <w:pPr>
        <w:pStyle w:val="OEOPg-ReptSeries"/>
        <w:sectPr w:rsidR="00415187" w:rsidRPr="004636D3" w:rsidSect="000D6A2A">
          <w:footerReference w:type="default" r:id="rId20"/>
          <w:pgSz w:w="12240" w:h="15840" w:code="1"/>
          <w:pgMar w:top="1440" w:right="1440" w:bottom="1440" w:left="1440" w:header="720" w:footer="547" w:gutter="0"/>
          <w:pgNumType w:start="1"/>
          <w:cols w:space="720"/>
          <w:formProt w:val="0"/>
        </w:sectPr>
      </w:pPr>
    </w:p>
    <w:p w14:paraId="64281817" w14:textId="77777777" w:rsidR="00E8609A" w:rsidRPr="004636D3" w:rsidRDefault="00E8609A" w:rsidP="00E8609A">
      <w:pPr>
        <w:pStyle w:val="OEOPg-Citation"/>
        <w:framePr w:hSpace="720" w:wrap="notBeside" w:vAnchor="page" w:hAnchor="page" w:x="1513" w:y="5401"/>
        <w:pBdr>
          <w:top w:val="single" w:sz="6" w:space="4" w:color="auto"/>
          <w:left w:val="single" w:sz="6" w:space="4" w:color="auto"/>
          <w:bottom w:val="single" w:sz="6" w:space="4" w:color="auto"/>
          <w:right w:val="single" w:sz="6" w:space="4" w:color="auto"/>
        </w:pBdr>
        <w:jc w:val="center"/>
      </w:pPr>
      <w:r>
        <w:t>Spencer Weinstein, Alex Reich, Caitlin Stern</w:t>
      </w:r>
    </w:p>
    <w:p w14:paraId="71311068" w14:textId="77777777" w:rsidR="00E8609A" w:rsidRPr="004636D3" w:rsidRDefault="00E8609A" w:rsidP="00E8609A">
      <w:pPr>
        <w:pStyle w:val="OEOPg-Citation"/>
        <w:framePr w:hSpace="720" w:wrap="notBeside" w:vAnchor="page" w:hAnchor="page" w:x="1513" w:y="5401"/>
        <w:pBdr>
          <w:top w:val="single" w:sz="6" w:space="4" w:color="auto"/>
          <w:left w:val="single" w:sz="6" w:space="4" w:color="auto"/>
          <w:bottom w:val="single" w:sz="6" w:space="4" w:color="auto"/>
          <w:right w:val="single" w:sz="6" w:space="4" w:color="auto"/>
        </w:pBdr>
        <w:jc w:val="center"/>
      </w:pPr>
      <w:r w:rsidRPr="004636D3">
        <w:t>Alaska Department of Fish and Game, Division of Commercial Fisheries,</w:t>
      </w:r>
    </w:p>
    <w:p w14:paraId="024F4EC3" w14:textId="77777777" w:rsidR="00E8609A" w:rsidRPr="004636D3" w:rsidRDefault="00E8609A" w:rsidP="00E8609A">
      <w:pPr>
        <w:pStyle w:val="OEOPg-Citation"/>
        <w:framePr w:hSpace="720" w:wrap="notBeside" w:vAnchor="page" w:hAnchor="page" w:x="1513" w:y="5401"/>
        <w:pBdr>
          <w:top w:val="single" w:sz="6" w:space="4" w:color="auto"/>
          <w:left w:val="single" w:sz="6" w:space="4" w:color="auto"/>
          <w:bottom w:val="single" w:sz="6" w:space="4" w:color="auto"/>
          <w:right w:val="single" w:sz="6" w:space="4" w:color="auto"/>
        </w:pBdr>
        <w:jc w:val="center"/>
      </w:pPr>
      <w:r w:rsidRPr="004636D3">
        <w:t>1255 W. 8th Street, Juneau, AK 99801, USA</w:t>
      </w:r>
    </w:p>
    <w:p w14:paraId="378D2E63" w14:textId="77777777" w:rsidR="00E8609A" w:rsidRPr="004636D3" w:rsidRDefault="00E8609A" w:rsidP="00E8609A">
      <w:pPr>
        <w:pStyle w:val="OEOPg-Citation"/>
        <w:framePr w:hSpace="720" w:wrap="notBeside" w:vAnchor="page" w:hAnchor="page" w:x="1513" w:y="5401"/>
        <w:pBdr>
          <w:top w:val="single" w:sz="6" w:space="4" w:color="auto"/>
          <w:left w:val="single" w:sz="6" w:space="4" w:color="auto"/>
          <w:bottom w:val="single" w:sz="6" w:space="4" w:color="auto"/>
          <w:right w:val="single" w:sz="6" w:space="4" w:color="auto"/>
        </w:pBdr>
        <w:jc w:val="center"/>
      </w:pPr>
    </w:p>
    <w:p w14:paraId="3E395180" w14:textId="77777777" w:rsidR="00E8609A" w:rsidRPr="004636D3" w:rsidRDefault="00E8609A" w:rsidP="00E8609A">
      <w:pPr>
        <w:pStyle w:val="OEOPg-Citation"/>
        <w:framePr w:hSpace="720" w:wrap="notBeside" w:vAnchor="page" w:hAnchor="page" w:x="1513" w:y="5401"/>
        <w:pBdr>
          <w:top w:val="single" w:sz="6" w:space="4" w:color="auto"/>
          <w:left w:val="single" w:sz="6" w:space="4" w:color="auto"/>
          <w:bottom w:val="single" w:sz="6" w:space="4" w:color="auto"/>
          <w:right w:val="single" w:sz="6" w:space="4" w:color="auto"/>
        </w:pBdr>
        <w:jc w:val="center"/>
      </w:pPr>
      <w:r w:rsidRPr="004636D3">
        <w:t>and</w:t>
      </w:r>
    </w:p>
    <w:p w14:paraId="37F87B8F" w14:textId="77777777" w:rsidR="00E8609A" w:rsidRPr="004636D3" w:rsidRDefault="00E8609A" w:rsidP="00E8609A">
      <w:pPr>
        <w:pStyle w:val="OEOPg-Citation"/>
        <w:framePr w:hSpace="720" w:wrap="notBeside" w:vAnchor="page" w:hAnchor="page" w:x="1513" w:y="5401"/>
        <w:pBdr>
          <w:top w:val="single" w:sz="6" w:space="4" w:color="auto"/>
          <w:left w:val="single" w:sz="6" w:space="4" w:color="auto"/>
          <w:bottom w:val="single" w:sz="6" w:space="4" w:color="auto"/>
          <w:right w:val="single" w:sz="6" w:space="4" w:color="auto"/>
        </w:pBdr>
        <w:jc w:val="center"/>
      </w:pPr>
    </w:p>
    <w:p w14:paraId="52A8F18B" w14:textId="77777777" w:rsidR="00E8609A" w:rsidRPr="004636D3" w:rsidRDefault="00E8609A" w:rsidP="00E8609A">
      <w:pPr>
        <w:pStyle w:val="OEOPg-Citation"/>
        <w:framePr w:hSpace="720" w:wrap="notBeside" w:vAnchor="page" w:hAnchor="page" w:x="1513" w:y="5401"/>
        <w:pBdr>
          <w:top w:val="single" w:sz="6" w:space="4" w:color="auto"/>
          <w:left w:val="single" w:sz="6" w:space="4" w:color="auto"/>
          <w:bottom w:val="single" w:sz="6" w:space="4" w:color="auto"/>
          <w:right w:val="single" w:sz="6" w:space="4" w:color="auto"/>
        </w:pBdr>
        <w:jc w:val="center"/>
      </w:pPr>
      <w:r w:rsidRPr="004636D3">
        <w:t>Rhea Ehresmann</w:t>
      </w:r>
    </w:p>
    <w:p w14:paraId="36473E1C" w14:textId="77777777" w:rsidR="00E8609A" w:rsidRPr="004636D3" w:rsidRDefault="00E8609A" w:rsidP="00E8609A">
      <w:pPr>
        <w:pStyle w:val="OEOPg-Citation"/>
        <w:framePr w:hSpace="720" w:wrap="notBeside" w:vAnchor="page" w:hAnchor="page" w:x="1513" w:y="5401"/>
        <w:pBdr>
          <w:top w:val="single" w:sz="6" w:space="4" w:color="auto"/>
          <w:left w:val="single" w:sz="6" w:space="4" w:color="auto"/>
          <w:bottom w:val="single" w:sz="6" w:space="4" w:color="auto"/>
          <w:right w:val="single" w:sz="6" w:space="4" w:color="auto"/>
        </w:pBdr>
        <w:jc w:val="center"/>
      </w:pPr>
      <w:r w:rsidRPr="004636D3">
        <w:t>Alaska Department of Fish and Game, Division of Commercial Fisheries,</w:t>
      </w:r>
    </w:p>
    <w:p w14:paraId="66267F21" w14:textId="77777777" w:rsidR="00E8609A" w:rsidRPr="004636D3" w:rsidRDefault="00E8609A" w:rsidP="00E8609A">
      <w:pPr>
        <w:pStyle w:val="OEOPg-Citation"/>
        <w:framePr w:hSpace="720" w:wrap="notBeside" w:vAnchor="page" w:hAnchor="page" w:x="1513" w:y="5401"/>
        <w:pBdr>
          <w:top w:val="single" w:sz="6" w:space="4" w:color="auto"/>
          <w:left w:val="single" w:sz="6" w:space="4" w:color="auto"/>
          <w:bottom w:val="single" w:sz="6" w:space="4" w:color="auto"/>
          <w:right w:val="single" w:sz="6" w:space="4" w:color="auto"/>
        </w:pBdr>
        <w:jc w:val="center"/>
      </w:pPr>
      <w:r w:rsidRPr="004636D3">
        <w:t>304 Lake Street, Room 103, Sitka, AK 99835, USA</w:t>
      </w:r>
    </w:p>
    <w:p w14:paraId="3FEC7DD5" w14:textId="77777777" w:rsidR="00415187" w:rsidRPr="004636D3" w:rsidRDefault="00415187" w:rsidP="00A05663">
      <w:pPr>
        <w:pStyle w:val="OEOPg-Citation"/>
        <w:framePr w:hSpace="720" w:wrap="notBeside" w:vAnchor="page" w:hAnchor="page" w:x="1513" w:y="5401"/>
        <w:pBdr>
          <w:top w:val="single" w:sz="6" w:space="4" w:color="auto"/>
          <w:left w:val="single" w:sz="6" w:space="4" w:color="auto"/>
          <w:bottom w:val="single" w:sz="6" w:space="4" w:color="auto"/>
          <w:right w:val="single" w:sz="6" w:space="4" w:color="auto"/>
        </w:pBdr>
        <w:jc w:val="center"/>
      </w:pPr>
    </w:p>
    <w:p w14:paraId="0DB5C8FA" w14:textId="77777777" w:rsidR="00A05663" w:rsidRPr="004636D3" w:rsidRDefault="00A05663" w:rsidP="00415187">
      <w:pPr>
        <w:pStyle w:val="OEOPg-Citation"/>
        <w:framePr w:hSpace="720" w:wrap="notBeside" w:vAnchor="page" w:hAnchor="page" w:x="1513" w:y="5401"/>
        <w:pBdr>
          <w:top w:val="single" w:sz="6" w:space="4" w:color="auto"/>
          <w:left w:val="single" w:sz="6" w:space="4" w:color="auto"/>
          <w:bottom w:val="single" w:sz="6" w:space="4" w:color="auto"/>
          <w:right w:val="single" w:sz="6" w:space="4" w:color="auto"/>
        </w:pBdr>
        <w:jc w:val="left"/>
      </w:pPr>
    </w:p>
    <w:p w14:paraId="7073896E" w14:textId="77777777" w:rsidR="00E8609A" w:rsidRPr="004636D3" w:rsidRDefault="00E8609A" w:rsidP="00E8609A">
      <w:pPr>
        <w:pStyle w:val="OEOPg-Citation"/>
        <w:framePr w:hSpace="720" w:wrap="notBeside" w:vAnchor="page" w:hAnchor="page" w:x="1513" w:y="5401"/>
        <w:pBdr>
          <w:top w:val="single" w:sz="6" w:space="4" w:color="auto"/>
          <w:left w:val="single" w:sz="6" w:space="4" w:color="auto"/>
          <w:bottom w:val="single" w:sz="6" w:space="4" w:color="auto"/>
          <w:right w:val="single" w:sz="6" w:space="4" w:color="auto"/>
        </w:pBdr>
      </w:pPr>
      <w:r w:rsidRPr="004636D3">
        <w:t>This document should be cited as follows:</w:t>
      </w:r>
    </w:p>
    <w:p w14:paraId="1B6C3FBE" w14:textId="7796A7C6" w:rsidR="00E8609A" w:rsidRPr="004636D3" w:rsidRDefault="00E8609A" w:rsidP="00E8609A">
      <w:pPr>
        <w:pStyle w:val="OEOPg-Citation"/>
        <w:framePr w:hSpace="720" w:wrap="notBeside" w:vAnchor="page" w:hAnchor="page" w:x="1513" w:y="5401"/>
        <w:pBdr>
          <w:top w:val="single" w:sz="6" w:space="4" w:color="auto"/>
          <w:left w:val="single" w:sz="6" w:space="4" w:color="auto"/>
          <w:bottom w:val="single" w:sz="6" w:space="4" w:color="auto"/>
          <w:right w:val="single" w:sz="6" w:space="4" w:color="auto"/>
        </w:pBdr>
        <w:spacing w:after="60"/>
      </w:pPr>
      <w:r>
        <w:t>Weinstein, S.</w:t>
      </w:r>
      <w:r w:rsidR="00780C74">
        <w:t xml:space="preserve"> </w:t>
      </w:r>
      <w:r>
        <w:t>Y., A.</w:t>
      </w:r>
      <w:r w:rsidR="00780C74">
        <w:t xml:space="preserve"> </w:t>
      </w:r>
      <w:r>
        <w:t>G. Reich, C.</w:t>
      </w:r>
      <w:r w:rsidR="00780C74">
        <w:t xml:space="preserve"> </w:t>
      </w:r>
      <w:r>
        <w:t>A. Stern,</w:t>
      </w:r>
      <w:r w:rsidRPr="004636D3">
        <w:t xml:space="preserve"> and R.</w:t>
      </w:r>
      <w:r w:rsidR="00780C74">
        <w:t xml:space="preserve"> </w:t>
      </w:r>
      <w:r>
        <w:t>K.</w:t>
      </w:r>
      <w:r w:rsidRPr="004636D3">
        <w:t xml:space="preserve"> Ehresmann. 2025. </w:t>
      </w:r>
      <w:r>
        <w:t xml:space="preserve">2025 </w:t>
      </w:r>
      <w:r w:rsidRPr="004636D3">
        <w:t>Northern Southeast Inside Subdistrict sablefish management plan and stock assessment. Alaska Department of Fish and Game, Division of Commercial Fisheries, Regional Information Report</w:t>
      </w:r>
      <w:r>
        <w:t xml:space="preserve"> No.</w:t>
      </w:r>
      <w:r w:rsidRPr="004636D3">
        <w:t xml:space="preserve"> 1J25-</w:t>
      </w:r>
      <w:r w:rsidR="00590BE8">
        <w:t>23</w:t>
      </w:r>
      <w:r w:rsidRPr="004636D3">
        <w:t>, Douglas.</w:t>
      </w:r>
    </w:p>
    <w:p w14:paraId="68D9AB9F" w14:textId="56FD776D" w:rsidR="00415187" w:rsidRPr="004636D3" w:rsidRDefault="00623FBF" w:rsidP="00415187">
      <w:pPr>
        <w:sectPr w:rsidR="00415187" w:rsidRPr="004636D3" w:rsidSect="000D6A2A">
          <w:type w:val="continuous"/>
          <w:pgSz w:w="12240" w:h="15840" w:code="1"/>
          <w:pgMar w:top="1440" w:right="1440" w:bottom="1440" w:left="1440" w:header="720" w:footer="720" w:gutter="0"/>
          <w:pgNumType w:start="1"/>
          <w:cols w:space="720"/>
          <w:formProt w:val="0"/>
        </w:sectPr>
      </w:pPr>
      <w:r w:rsidRPr="004636D3">
        <w:rPr>
          <w:noProof/>
        </w:rPr>
        <mc:AlternateContent>
          <mc:Choice Requires="wps">
            <w:drawing>
              <wp:anchor distT="0" distB="0" distL="114300" distR="114300" simplePos="0" relativeHeight="251660288" behindDoc="0" locked="0" layoutInCell="1" allowOverlap="1" wp14:anchorId="2950975C" wp14:editId="0D3BCF5F">
                <wp:simplePos x="0" y="0"/>
                <wp:positionH relativeFrom="column">
                  <wp:posOffset>-114300</wp:posOffset>
                </wp:positionH>
                <wp:positionV relativeFrom="page">
                  <wp:posOffset>7105650</wp:posOffset>
                </wp:positionV>
                <wp:extent cx="6172200" cy="2381250"/>
                <wp:effectExtent l="0" t="0" r="0" b="0"/>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0" cy="2381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1F7387" w14:textId="77777777" w:rsidR="00415187" w:rsidRPr="002B7FE6" w:rsidRDefault="00415187" w:rsidP="00415187">
                            <w:pPr>
                              <w:spacing w:after="60"/>
                              <w:rPr>
                                <w:sz w:val="20"/>
                                <w:szCs w:val="20"/>
                              </w:rPr>
                            </w:pPr>
                            <w:r w:rsidRPr="002B7FE6">
                              <w:rPr>
                                <w:sz w:val="20"/>
                                <w:szCs w:val="20"/>
                              </w:rPr>
                              <w:t xml:space="preserve">The Alaska Department of Fish and Game (ADF&amp;G) administers all programs and activities free from discrimination based on race, color, national origin, age, sex, religion, marital status, pregnancy, parenthood, or disability. The department administers all programs and activities in compliance with Title VI of the Civil Rights Act of 1964, Section 504 of the Rehabilitation Act of 1973, Title II of the Americans with Disabilities Act (ADA) of 1990, the Age Discrimination Act of 1975, and Title IX of the Education Amendments of 1972. </w:t>
                            </w:r>
                          </w:p>
                          <w:p w14:paraId="2E9FC2A2" w14:textId="77777777" w:rsidR="00415187" w:rsidRPr="002B7FE6" w:rsidRDefault="00415187" w:rsidP="00415187">
                            <w:pPr>
                              <w:spacing w:before="60" w:after="0"/>
                              <w:jc w:val="center"/>
                              <w:rPr>
                                <w:b/>
                                <w:sz w:val="20"/>
                                <w:szCs w:val="20"/>
                              </w:rPr>
                            </w:pPr>
                            <w:r w:rsidRPr="002B7FE6">
                              <w:rPr>
                                <w:b/>
                                <w:sz w:val="20"/>
                                <w:szCs w:val="20"/>
                              </w:rPr>
                              <w:t>If you believe you have been discriminated against in any program, activity, or facility please write:</w:t>
                            </w:r>
                          </w:p>
                          <w:p w14:paraId="41FA8A5C" w14:textId="77777777" w:rsidR="00415187" w:rsidRPr="002B7FE6" w:rsidRDefault="00415187" w:rsidP="00415187">
                            <w:pPr>
                              <w:spacing w:after="0"/>
                              <w:jc w:val="center"/>
                              <w:rPr>
                                <w:spacing w:val="-4"/>
                                <w:sz w:val="20"/>
                                <w:szCs w:val="20"/>
                              </w:rPr>
                            </w:pPr>
                            <w:r w:rsidRPr="002B7FE6">
                              <w:rPr>
                                <w:sz w:val="20"/>
                                <w:szCs w:val="20"/>
                              </w:rPr>
                              <w:t>ADF&amp;G ADA Coordinator, P.O. Box 115526, Juneau, AK 99811-5526</w:t>
                            </w:r>
                          </w:p>
                          <w:p w14:paraId="439AB1AB" w14:textId="77777777" w:rsidR="00415187" w:rsidRPr="002B7FE6" w:rsidRDefault="00415187" w:rsidP="00415187">
                            <w:pPr>
                              <w:spacing w:after="0"/>
                              <w:jc w:val="center"/>
                              <w:rPr>
                                <w:spacing w:val="-4"/>
                                <w:sz w:val="20"/>
                                <w:szCs w:val="20"/>
                              </w:rPr>
                            </w:pPr>
                            <w:r w:rsidRPr="002B7FE6">
                              <w:rPr>
                                <w:sz w:val="20"/>
                                <w:szCs w:val="20"/>
                              </w:rPr>
                              <w:t>U.S. Fish and Wildlife Service, 4401 N. Fairfax Drive, MS 2042, Arlington, VA 22203</w:t>
                            </w:r>
                          </w:p>
                          <w:p w14:paraId="209EBECC" w14:textId="77777777" w:rsidR="00415187" w:rsidRPr="002B7FE6" w:rsidRDefault="00415187" w:rsidP="00415187">
                            <w:pPr>
                              <w:spacing w:after="60"/>
                              <w:jc w:val="center"/>
                              <w:rPr>
                                <w:spacing w:val="-4"/>
                                <w:sz w:val="20"/>
                                <w:szCs w:val="20"/>
                              </w:rPr>
                            </w:pPr>
                            <w:r w:rsidRPr="002B7FE6">
                              <w:rPr>
                                <w:sz w:val="20"/>
                                <w:szCs w:val="20"/>
                              </w:rPr>
                              <w:t>Office of Equal Opportunity, U.S. Department of the Interior, 1849 C Street NW MS 5230, Washington DC 20240</w:t>
                            </w:r>
                          </w:p>
                          <w:p w14:paraId="050A4B24" w14:textId="77777777" w:rsidR="00415187" w:rsidRPr="002B7FE6" w:rsidRDefault="00415187" w:rsidP="00415187">
                            <w:pPr>
                              <w:spacing w:after="0"/>
                              <w:jc w:val="center"/>
                              <w:rPr>
                                <w:b/>
                                <w:sz w:val="20"/>
                                <w:szCs w:val="20"/>
                              </w:rPr>
                            </w:pPr>
                            <w:r w:rsidRPr="002B7FE6">
                              <w:rPr>
                                <w:b/>
                                <w:sz w:val="20"/>
                                <w:szCs w:val="20"/>
                              </w:rPr>
                              <w:t>The department’s ADA Coordinator can be reached via phone at the following numbers:</w:t>
                            </w:r>
                          </w:p>
                          <w:p w14:paraId="76F14BF0" w14:textId="77777777" w:rsidR="00415187" w:rsidRDefault="00415187" w:rsidP="00415187">
                            <w:pPr>
                              <w:spacing w:after="0"/>
                              <w:jc w:val="center"/>
                              <w:rPr>
                                <w:sz w:val="20"/>
                                <w:szCs w:val="20"/>
                              </w:rPr>
                            </w:pPr>
                            <w:r w:rsidRPr="002B7FE6">
                              <w:rPr>
                                <w:sz w:val="20"/>
                                <w:szCs w:val="20"/>
                              </w:rPr>
                              <w:t>(VOICE) 907-465-6077, (Statewide Telecommunication Device for the Deaf) 1-800-478</w:t>
                            </w:r>
                            <w:r>
                              <w:rPr>
                                <w:sz w:val="20"/>
                                <w:szCs w:val="20"/>
                              </w:rPr>
                              <w:t>-3648,</w:t>
                            </w:r>
                          </w:p>
                          <w:p w14:paraId="21FB284E" w14:textId="77777777" w:rsidR="00415187" w:rsidRPr="002B7FE6" w:rsidRDefault="00415187" w:rsidP="00415187">
                            <w:pPr>
                              <w:spacing w:after="60"/>
                              <w:jc w:val="center"/>
                              <w:rPr>
                                <w:sz w:val="20"/>
                                <w:szCs w:val="20"/>
                              </w:rPr>
                            </w:pPr>
                            <w:r w:rsidRPr="002B7FE6">
                              <w:rPr>
                                <w:sz w:val="20"/>
                                <w:szCs w:val="20"/>
                              </w:rPr>
                              <w:t>(</w:t>
                            </w:r>
                            <w:smartTag w:uri="urn:schemas-microsoft-com:office:smarttags" w:element="Street">
                              <w:smartTag w:uri="urn:schemas-microsoft-com:office:smarttags" w:element="place">
                                <w:r w:rsidRPr="002B7FE6">
                                  <w:rPr>
                                    <w:sz w:val="20"/>
                                    <w:szCs w:val="20"/>
                                  </w:rPr>
                                  <w:t>Juneau</w:t>
                                </w:r>
                              </w:smartTag>
                            </w:smartTag>
                            <w:r w:rsidRPr="002B7FE6">
                              <w:rPr>
                                <w:sz w:val="20"/>
                                <w:szCs w:val="20"/>
                              </w:rPr>
                              <w:t xml:space="preserve"> TDD) 907-465-3646, or (FAX) 907-465-6078</w:t>
                            </w:r>
                          </w:p>
                          <w:p w14:paraId="3B460464" w14:textId="77777777" w:rsidR="00415187" w:rsidRPr="002B7FE6" w:rsidRDefault="00415187" w:rsidP="00415187">
                            <w:pPr>
                              <w:spacing w:after="0"/>
                              <w:jc w:val="center"/>
                              <w:rPr>
                                <w:b/>
                                <w:sz w:val="20"/>
                                <w:szCs w:val="20"/>
                              </w:rPr>
                            </w:pPr>
                            <w:r w:rsidRPr="002B7FE6">
                              <w:rPr>
                                <w:b/>
                                <w:sz w:val="20"/>
                                <w:szCs w:val="20"/>
                              </w:rPr>
                              <w:t>For information on alternative formats and questions on this publication, please contact:</w:t>
                            </w:r>
                          </w:p>
                          <w:p w14:paraId="082331D2" w14:textId="199B4467" w:rsidR="00415187" w:rsidRPr="0065344F" w:rsidRDefault="00415187" w:rsidP="00415187">
                            <w:pPr>
                              <w:jc w:val="center"/>
                              <w:rPr>
                                <w:spacing w:val="-4"/>
                                <w:sz w:val="20"/>
                                <w:szCs w:val="20"/>
                              </w:rPr>
                            </w:pPr>
                            <w:r w:rsidRPr="0065344F">
                              <w:rPr>
                                <w:spacing w:val="-4"/>
                                <w:sz w:val="20"/>
                                <w:szCs w:val="20"/>
                              </w:rPr>
                              <w:t>ADF&amp;G, Division of Sport Fish, Research and Technical Services, 333 Raspberry Rd, Anchorage AK 99518 (907) 267-2</w:t>
                            </w:r>
                            <w:r w:rsidR="00CD3396">
                              <w:rPr>
                                <w:spacing w:val="-4"/>
                                <w:sz w:val="20"/>
                                <w:szCs w:val="20"/>
                              </w:rPr>
                              <w:t>517</w:t>
                            </w:r>
                          </w:p>
                          <w:p w14:paraId="493AEF53" w14:textId="77777777" w:rsidR="00415187" w:rsidRPr="0065344F" w:rsidRDefault="00415187" w:rsidP="00415187">
                            <w:pPr>
                              <w:rPr>
                                <w:spacing w:val="-4"/>
                                <w:sz w:val="20"/>
                                <w:szCs w:val="20"/>
                              </w:rPr>
                            </w:pP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50975C" id="Text Box 8" o:spid="_x0000_s1028" type="#_x0000_t202" style="position:absolute;left:0;text-align:left;margin-left:-9pt;margin-top:559.5pt;width:486pt;height:18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" stroked="f">
                <v:textbox inset="0,,0">
                  <w:txbxContent>
                    <w:p w14:paraId="011F7387" w14:textId="77777777" w:rsidR="00415187" w:rsidRPr="002B7FE6" w:rsidRDefault="00415187" w:rsidP="00415187">
                      <w:pPr>
                        <w:spacing w:after="60"/>
                        <w:rPr>
                          <w:sz w:val="20"/>
                          <w:szCs w:val="20"/>
                        </w:rPr>
                      </w:pPr>
                      <w:r w:rsidRPr="002B7FE6">
                        <w:rPr>
                          <w:sz w:val="20"/>
                          <w:szCs w:val="20"/>
                        </w:rPr>
                        <w:t xml:space="preserve">The Alaska Department of Fish and Game (ADF&amp;G) administers all programs and activities free from discrimination based on race, color, national origin, age, sex, religion, marital status, pregnancy, parenthood, or disability. The department administers all programs and activities in compliance with Title VI of the Civil Rights Act of 1964, Section 504 of the Rehabilitation Act of 1973, Title II of the Americans with Disabilities Act (ADA) of 1990, the Age Discrimination Act of 1975, and Title IX of the Education Amendments of 1972. </w:t>
                      </w:r>
                    </w:p>
                    <w:p w14:paraId="2E9FC2A2" w14:textId="77777777" w:rsidR="00415187" w:rsidRPr="002B7FE6" w:rsidRDefault="00415187" w:rsidP="00415187">
                      <w:pPr>
                        <w:spacing w:before="60" w:after="0"/>
                        <w:jc w:val="center"/>
                        <w:rPr>
                          <w:b/>
                          <w:sz w:val="20"/>
                          <w:szCs w:val="20"/>
                        </w:rPr>
                      </w:pPr>
                      <w:r w:rsidRPr="002B7FE6">
                        <w:rPr>
                          <w:b/>
                          <w:sz w:val="20"/>
                          <w:szCs w:val="20"/>
                        </w:rPr>
                        <w:t>If you believe you have been discriminated against in any program, activity, or facility please write:</w:t>
                      </w:r>
                    </w:p>
                    <w:p w14:paraId="41FA8A5C" w14:textId="77777777" w:rsidR="00415187" w:rsidRPr="002B7FE6" w:rsidRDefault="00415187" w:rsidP="00415187">
                      <w:pPr>
                        <w:spacing w:after="0"/>
                        <w:jc w:val="center"/>
                        <w:rPr>
                          <w:spacing w:val="-4"/>
                          <w:sz w:val="20"/>
                          <w:szCs w:val="20"/>
                        </w:rPr>
                      </w:pPr>
                      <w:r w:rsidRPr="002B7FE6">
                        <w:rPr>
                          <w:sz w:val="20"/>
                          <w:szCs w:val="20"/>
                        </w:rPr>
                        <w:t>ADF&amp;G ADA Coordinator, P.O. Box 115526, Juneau, AK 99811-5526</w:t>
                      </w:r>
                    </w:p>
                    <w:p w14:paraId="439AB1AB" w14:textId="77777777" w:rsidR="00415187" w:rsidRPr="002B7FE6" w:rsidRDefault="00415187" w:rsidP="00415187">
                      <w:pPr>
                        <w:spacing w:after="0"/>
                        <w:jc w:val="center"/>
                        <w:rPr>
                          <w:spacing w:val="-4"/>
                          <w:sz w:val="20"/>
                          <w:szCs w:val="20"/>
                        </w:rPr>
                      </w:pPr>
                      <w:r w:rsidRPr="002B7FE6">
                        <w:rPr>
                          <w:sz w:val="20"/>
                          <w:szCs w:val="20"/>
                        </w:rPr>
                        <w:t>U.S. Fish and Wildlife Service, 4401 N. Fairfax Drive, MS 2042, Arlington, VA 22203</w:t>
                      </w:r>
                    </w:p>
                    <w:p w14:paraId="209EBECC" w14:textId="77777777" w:rsidR="00415187" w:rsidRPr="002B7FE6" w:rsidRDefault="00415187" w:rsidP="00415187">
                      <w:pPr>
                        <w:spacing w:after="60"/>
                        <w:jc w:val="center"/>
                        <w:rPr>
                          <w:spacing w:val="-4"/>
                          <w:sz w:val="20"/>
                          <w:szCs w:val="20"/>
                        </w:rPr>
                      </w:pPr>
                      <w:r w:rsidRPr="002B7FE6">
                        <w:rPr>
                          <w:sz w:val="20"/>
                          <w:szCs w:val="20"/>
                        </w:rPr>
                        <w:t>Office of Equal Opportunity, U.S. Department of the Interior, 1849 C Street NW MS 5230, Washington DC 20240</w:t>
                      </w:r>
                    </w:p>
                    <w:p w14:paraId="050A4B24" w14:textId="77777777" w:rsidR="00415187" w:rsidRPr="002B7FE6" w:rsidRDefault="00415187" w:rsidP="00415187">
                      <w:pPr>
                        <w:spacing w:after="0"/>
                        <w:jc w:val="center"/>
                        <w:rPr>
                          <w:b/>
                          <w:sz w:val="20"/>
                          <w:szCs w:val="20"/>
                        </w:rPr>
                      </w:pPr>
                      <w:r w:rsidRPr="002B7FE6">
                        <w:rPr>
                          <w:b/>
                          <w:sz w:val="20"/>
                          <w:szCs w:val="20"/>
                        </w:rPr>
                        <w:t>The department’s ADA Coordinator can be reached via phone at the following numbers:</w:t>
                      </w:r>
                    </w:p>
                    <w:p w14:paraId="76F14BF0" w14:textId="77777777" w:rsidR="00415187" w:rsidRDefault="00415187" w:rsidP="00415187">
                      <w:pPr>
                        <w:spacing w:after="0"/>
                        <w:jc w:val="center"/>
                        <w:rPr>
                          <w:sz w:val="20"/>
                          <w:szCs w:val="20"/>
                        </w:rPr>
                      </w:pPr>
                      <w:r w:rsidRPr="002B7FE6">
                        <w:rPr>
                          <w:sz w:val="20"/>
                          <w:szCs w:val="20"/>
                        </w:rPr>
                        <w:t>(VOICE) 907-465-6077, (Statewide Telecommunication Device for the Deaf) 1-800-478</w:t>
                      </w:r>
                      <w:r>
                        <w:rPr>
                          <w:sz w:val="20"/>
                          <w:szCs w:val="20"/>
                        </w:rPr>
                        <w:t>-3648,</w:t>
                      </w:r>
                    </w:p>
                    <w:p w14:paraId="21FB284E" w14:textId="77777777" w:rsidR="00415187" w:rsidRPr="002B7FE6" w:rsidRDefault="00415187" w:rsidP="00415187">
                      <w:pPr>
                        <w:spacing w:after="60"/>
                        <w:jc w:val="center"/>
                        <w:rPr>
                          <w:sz w:val="20"/>
                          <w:szCs w:val="20"/>
                        </w:rPr>
                      </w:pPr>
                      <w:r w:rsidRPr="002B7FE6">
                        <w:rPr>
                          <w:sz w:val="20"/>
                          <w:szCs w:val="20"/>
                        </w:rPr>
                        <w:t>(</w:t>
                      </w:r>
                      <w:smartTag w:uri="urn:schemas-microsoft-com:office:smarttags" w:element="Street">
                        <w:smartTag w:uri="urn:schemas-microsoft-com:office:smarttags" w:element="place">
                          <w:r w:rsidRPr="002B7FE6">
                            <w:rPr>
                              <w:sz w:val="20"/>
                              <w:szCs w:val="20"/>
                            </w:rPr>
                            <w:t>Juneau</w:t>
                          </w:r>
                        </w:smartTag>
                      </w:smartTag>
                      <w:r w:rsidRPr="002B7FE6">
                        <w:rPr>
                          <w:sz w:val="20"/>
                          <w:szCs w:val="20"/>
                        </w:rPr>
                        <w:t xml:space="preserve"> TDD) 907-465-3646, or (FAX) 907-465-6078</w:t>
                      </w:r>
                    </w:p>
                    <w:p w14:paraId="3B460464" w14:textId="77777777" w:rsidR="00415187" w:rsidRPr="002B7FE6" w:rsidRDefault="00415187" w:rsidP="00415187">
                      <w:pPr>
                        <w:spacing w:after="0"/>
                        <w:jc w:val="center"/>
                        <w:rPr>
                          <w:b/>
                          <w:sz w:val="20"/>
                          <w:szCs w:val="20"/>
                        </w:rPr>
                      </w:pPr>
                      <w:r w:rsidRPr="002B7FE6">
                        <w:rPr>
                          <w:b/>
                          <w:sz w:val="20"/>
                          <w:szCs w:val="20"/>
                        </w:rPr>
                        <w:t>For information on alternative formats and questions on this publication, please contact:</w:t>
                      </w:r>
                    </w:p>
                    <w:p w14:paraId="082331D2" w14:textId="199B4467" w:rsidR="00415187" w:rsidRPr="0065344F" w:rsidRDefault="00415187" w:rsidP="00415187">
                      <w:pPr>
                        <w:jc w:val="center"/>
                        <w:rPr>
                          <w:spacing w:val="-4"/>
                          <w:sz w:val="20"/>
                          <w:szCs w:val="20"/>
                        </w:rPr>
                      </w:pPr>
                      <w:r w:rsidRPr="0065344F">
                        <w:rPr>
                          <w:spacing w:val="-4"/>
                          <w:sz w:val="20"/>
                          <w:szCs w:val="20"/>
                        </w:rPr>
                        <w:t>ADF&amp;G, Division of Sport Fish, Research and Technical Services, 333 Raspberry Rd, Anchorage AK 99518 (907) 267-2</w:t>
                      </w:r>
                      <w:r w:rsidR="00CD3396">
                        <w:rPr>
                          <w:spacing w:val="-4"/>
                          <w:sz w:val="20"/>
                          <w:szCs w:val="20"/>
                        </w:rPr>
                        <w:t>517</w:t>
                      </w:r>
                    </w:p>
                    <w:p w14:paraId="493AEF53" w14:textId="77777777" w:rsidR="00415187" w:rsidRPr="0065344F" w:rsidRDefault="00415187" w:rsidP="00415187">
                      <w:pPr>
                        <w:rPr>
                          <w:spacing w:val="-4"/>
                          <w:sz w:val="20"/>
                          <w:szCs w:val="20"/>
                        </w:rPr>
                      </w:pPr>
                    </w:p>
                  </w:txbxContent>
                </v:textbox>
                <w10:wrap anchory="page"/>
              </v:shape>
            </w:pict>
          </mc:Fallback>
        </mc:AlternateContent>
      </w:r>
    </w:p>
    <w:p w14:paraId="0199D718" w14:textId="77777777" w:rsidR="00415187" w:rsidRPr="004636D3" w:rsidRDefault="00415187" w:rsidP="00415187">
      <w:pPr>
        <w:pStyle w:val="TOCHeader"/>
      </w:pPr>
      <w:bookmarkStart w:id="3" w:name="_Hlk204606665"/>
      <w:r w:rsidRPr="004636D3">
        <w:lastRenderedPageBreak/>
        <w:t>TABLE OF CONTENTS</w:t>
      </w:r>
    </w:p>
    <w:p w14:paraId="1B0BCC7C" w14:textId="77777777" w:rsidR="00415187" w:rsidRPr="004636D3" w:rsidRDefault="00415187" w:rsidP="00415187">
      <w:pPr>
        <w:pStyle w:val="List-Page"/>
        <w:spacing w:after="120"/>
        <w:jc w:val="right"/>
      </w:pPr>
      <w:bookmarkStart w:id="4" w:name="_Hlk521410326"/>
      <w:r w:rsidRPr="004636D3">
        <w:t>Page</w:t>
      </w:r>
    </w:p>
    <w:bookmarkStart w:id="5" w:name="_Toc203883632"/>
    <w:bookmarkEnd w:id="3"/>
    <w:bookmarkEnd w:id="4"/>
    <w:p w14:paraId="5349FEEE" w14:textId="7E12C5AE" w:rsidR="00826A68" w:rsidRDefault="00415187">
      <w:pPr>
        <w:pStyle w:val="TOC1"/>
        <w:rPr>
          <w:rFonts w:asciiTheme="minorHAnsi" w:eastAsiaTheme="minorEastAsia" w:hAnsiTheme="minorHAnsi" w:cstheme="minorBidi"/>
          <w:caps w:val="0"/>
          <w:noProof/>
          <w:kern w:val="2"/>
          <w:sz w:val="24"/>
          <w:szCs w:val="24"/>
          <w14:ligatures w14:val="standardContextual"/>
        </w:rPr>
      </w:pPr>
      <w:r w:rsidRPr="004636D3">
        <w:fldChar w:fldCharType="begin"/>
      </w:r>
      <w:r w:rsidRPr="004636D3">
        <w:instrText xml:space="preserve"> TOC \o "1-3" \h \z \u </w:instrText>
      </w:r>
      <w:r w:rsidRPr="004636D3">
        <w:fldChar w:fldCharType="separate"/>
      </w:r>
      <w:hyperlink w:anchor="_Toc204677352" w:history="1">
        <w:r w:rsidR="00826A68" w:rsidRPr="00C151CE">
          <w:rPr>
            <w:rStyle w:val="Hyperlink"/>
            <w:noProof/>
          </w:rPr>
          <w:t>LIST OF TABLES</w:t>
        </w:r>
        <w:r w:rsidR="00826A68">
          <w:rPr>
            <w:noProof/>
            <w:webHidden/>
          </w:rPr>
          <w:tab/>
        </w:r>
        <w:r w:rsidR="00826A68" w:rsidRPr="00AE2167">
          <w:rPr>
            <w:caps w:val="0"/>
            <w:noProof/>
            <w:webHidden/>
          </w:rPr>
          <w:fldChar w:fldCharType="begin"/>
        </w:r>
        <w:r w:rsidR="00826A68" w:rsidRPr="00AE2167">
          <w:rPr>
            <w:caps w:val="0"/>
            <w:noProof/>
            <w:webHidden/>
          </w:rPr>
          <w:instrText xml:space="preserve"> PAGEREF _Toc204677352 \h </w:instrText>
        </w:r>
        <w:r w:rsidR="00826A68" w:rsidRPr="00AE2167">
          <w:rPr>
            <w:caps w:val="0"/>
            <w:noProof/>
            <w:webHidden/>
          </w:rPr>
        </w:r>
        <w:r w:rsidR="00826A68" w:rsidRPr="00AE2167">
          <w:rPr>
            <w:caps w:val="0"/>
            <w:noProof/>
            <w:webHidden/>
          </w:rPr>
          <w:fldChar w:fldCharType="separate"/>
        </w:r>
        <w:r w:rsidR="000C0AD9">
          <w:rPr>
            <w:caps w:val="0"/>
            <w:noProof/>
            <w:webHidden/>
          </w:rPr>
          <w:t>ii</w:t>
        </w:r>
        <w:r w:rsidR="00826A68" w:rsidRPr="00AE2167">
          <w:rPr>
            <w:caps w:val="0"/>
            <w:noProof/>
            <w:webHidden/>
          </w:rPr>
          <w:fldChar w:fldCharType="end"/>
        </w:r>
      </w:hyperlink>
    </w:p>
    <w:p w14:paraId="58C5D011" w14:textId="3316B858" w:rsidR="00826A68" w:rsidRDefault="00826A68">
      <w:pPr>
        <w:pStyle w:val="TOC1"/>
        <w:rPr>
          <w:rFonts w:asciiTheme="minorHAnsi" w:eastAsiaTheme="minorEastAsia" w:hAnsiTheme="minorHAnsi" w:cstheme="minorBidi"/>
          <w:caps w:val="0"/>
          <w:noProof/>
          <w:kern w:val="2"/>
          <w:sz w:val="24"/>
          <w:szCs w:val="24"/>
          <w14:ligatures w14:val="standardContextual"/>
        </w:rPr>
      </w:pPr>
      <w:hyperlink w:anchor="_Toc204677353" w:history="1">
        <w:r w:rsidRPr="00C151CE">
          <w:rPr>
            <w:rStyle w:val="Hyperlink"/>
            <w:noProof/>
          </w:rPr>
          <w:t>LIST OF FIGURES</w:t>
        </w:r>
        <w:r>
          <w:rPr>
            <w:noProof/>
            <w:webHidden/>
          </w:rPr>
          <w:tab/>
        </w:r>
        <w:r w:rsidRPr="00AE2167">
          <w:rPr>
            <w:caps w:val="0"/>
            <w:noProof/>
            <w:webHidden/>
          </w:rPr>
          <w:fldChar w:fldCharType="begin"/>
        </w:r>
        <w:r w:rsidRPr="00AE2167">
          <w:rPr>
            <w:caps w:val="0"/>
            <w:noProof/>
            <w:webHidden/>
          </w:rPr>
          <w:instrText xml:space="preserve"> PAGEREF _Toc204677353 \h </w:instrText>
        </w:r>
        <w:r w:rsidRPr="00AE2167">
          <w:rPr>
            <w:caps w:val="0"/>
            <w:noProof/>
            <w:webHidden/>
          </w:rPr>
        </w:r>
        <w:r w:rsidRPr="00AE2167">
          <w:rPr>
            <w:caps w:val="0"/>
            <w:noProof/>
            <w:webHidden/>
          </w:rPr>
          <w:fldChar w:fldCharType="separate"/>
        </w:r>
        <w:r w:rsidR="000C0AD9">
          <w:rPr>
            <w:caps w:val="0"/>
            <w:noProof/>
            <w:webHidden/>
          </w:rPr>
          <w:t>ii</w:t>
        </w:r>
        <w:r w:rsidRPr="00AE2167">
          <w:rPr>
            <w:caps w:val="0"/>
            <w:noProof/>
            <w:webHidden/>
          </w:rPr>
          <w:fldChar w:fldCharType="end"/>
        </w:r>
      </w:hyperlink>
    </w:p>
    <w:p w14:paraId="37CC13B0" w14:textId="364ECAE0" w:rsidR="00826A68" w:rsidRDefault="00826A68">
      <w:pPr>
        <w:pStyle w:val="TOC1"/>
        <w:rPr>
          <w:rFonts w:asciiTheme="minorHAnsi" w:eastAsiaTheme="minorEastAsia" w:hAnsiTheme="minorHAnsi" w:cstheme="minorBidi"/>
          <w:caps w:val="0"/>
          <w:noProof/>
          <w:kern w:val="2"/>
          <w:sz w:val="24"/>
          <w:szCs w:val="24"/>
          <w14:ligatures w14:val="standardContextual"/>
        </w:rPr>
      </w:pPr>
      <w:hyperlink w:anchor="_Toc204677354" w:history="1">
        <w:r w:rsidRPr="00C151CE">
          <w:rPr>
            <w:rStyle w:val="Hyperlink"/>
            <w:noProof/>
          </w:rPr>
          <w:t>LIST OF Appendices</w:t>
        </w:r>
        <w:r>
          <w:rPr>
            <w:noProof/>
            <w:webHidden/>
          </w:rPr>
          <w:tab/>
        </w:r>
        <w:r w:rsidRPr="00AE2167">
          <w:rPr>
            <w:caps w:val="0"/>
            <w:noProof/>
            <w:webHidden/>
          </w:rPr>
          <w:fldChar w:fldCharType="begin"/>
        </w:r>
        <w:r w:rsidRPr="00AE2167">
          <w:rPr>
            <w:caps w:val="0"/>
            <w:noProof/>
            <w:webHidden/>
          </w:rPr>
          <w:instrText xml:space="preserve"> PAGEREF _Toc204677354 \h </w:instrText>
        </w:r>
        <w:r w:rsidRPr="00AE2167">
          <w:rPr>
            <w:caps w:val="0"/>
            <w:noProof/>
            <w:webHidden/>
          </w:rPr>
        </w:r>
        <w:r w:rsidRPr="00AE2167">
          <w:rPr>
            <w:caps w:val="0"/>
            <w:noProof/>
            <w:webHidden/>
          </w:rPr>
          <w:fldChar w:fldCharType="separate"/>
        </w:r>
        <w:r w:rsidR="000C0AD9">
          <w:rPr>
            <w:caps w:val="0"/>
            <w:noProof/>
            <w:webHidden/>
          </w:rPr>
          <w:t>iii</w:t>
        </w:r>
        <w:r w:rsidRPr="00AE2167">
          <w:rPr>
            <w:caps w:val="0"/>
            <w:noProof/>
            <w:webHidden/>
          </w:rPr>
          <w:fldChar w:fldCharType="end"/>
        </w:r>
      </w:hyperlink>
    </w:p>
    <w:p w14:paraId="2B1C15EA" w14:textId="2860FA86" w:rsidR="00826A68" w:rsidRDefault="00826A68">
      <w:pPr>
        <w:pStyle w:val="TOC1"/>
        <w:rPr>
          <w:rFonts w:asciiTheme="minorHAnsi" w:eastAsiaTheme="minorEastAsia" w:hAnsiTheme="minorHAnsi" w:cstheme="minorBidi"/>
          <w:caps w:val="0"/>
          <w:noProof/>
          <w:kern w:val="2"/>
          <w:sz w:val="24"/>
          <w:szCs w:val="24"/>
          <w14:ligatures w14:val="standardContextual"/>
        </w:rPr>
      </w:pPr>
      <w:hyperlink w:anchor="_Toc204677355" w:history="1">
        <w:r w:rsidRPr="00C151CE">
          <w:rPr>
            <w:rStyle w:val="Hyperlink"/>
            <w:noProof/>
          </w:rPr>
          <w:t>ABSTRACT</w:t>
        </w:r>
        <w:r>
          <w:rPr>
            <w:noProof/>
            <w:webHidden/>
          </w:rPr>
          <w:tab/>
        </w:r>
        <w:r>
          <w:rPr>
            <w:noProof/>
            <w:webHidden/>
          </w:rPr>
          <w:fldChar w:fldCharType="begin"/>
        </w:r>
        <w:r>
          <w:rPr>
            <w:noProof/>
            <w:webHidden/>
          </w:rPr>
          <w:instrText xml:space="preserve"> PAGEREF _Toc204677355 \h </w:instrText>
        </w:r>
        <w:r>
          <w:rPr>
            <w:noProof/>
            <w:webHidden/>
          </w:rPr>
        </w:r>
        <w:r>
          <w:rPr>
            <w:noProof/>
            <w:webHidden/>
          </w:rPr>
          <w:fldChar w:fldCharType="separate"/>
        </w:r>
        <w:r w:rsidR="000C0AD9">
          <w:rPr>
            <w:noProof/>
            <w:webHidden/>
          </w:rPr>
          <w:t>1</w:t>
        </w:r>
        <w:r>
          <w:rPr>
            <w:noProof/>
            <w:webHidden/>
          </w:rPr>
          <w:fldChar w:fldCharType="end"/>
        </w:r>
      </w:hyperlink>
    </w:p>
    <w:p w14:paraId="6F8176B7" w14:textId="1140255A" w:rsidR="00826A68" w:rsidRDefault="00826A68">
      <w:pPr>
        <w:pStyle w:val="TOC1"/>
        <w:rPr>
          <w:rFonts w:asciiTheme="minorHAnsi" w:eastAsiaTheme="minorEastAsia" w:hAnsiTheme="minorHAnsi" w:cstheme="minorBidi"/>
          <w:caps w:val="0"/>
          <w:noProof/>
          <w:kern w:val="2"/>
          <w:sz w:val="24"/>
          <w:szCs w:val="24"/>
          <w14:ligatures w14:val="standardContextual"/>
        </w:rPr>
      </w:pPr>
      <w:hyperlink w:anchor="_Toc204677356" w:history="1">
        <w:r w:rsidRPr="00C151CE">
          <w:rPr>
            <w:rStyle w:val="Hyperlink"/>
            <w:noProof/>
          </w:rPr>
          <w:t>INTRODUCTION</w:t>
        </w:r>
        <w:r>
          <w:rPr>
            <w:noProof/>
            <w:webHidden/>
          </w:rPr>
          <w:tab/>
        </w:r>
        <w:r>
          <w:rPr>
            <w:noProof/>
            <w:webHidden/>
          </w:rPr>
          <w:fldChar w:fldCharType="begin"/>
        </w:r>
        <w:r>
          <w:rPr>
            <w:noProof/>
            <w:webHidden/>
          </w:rPr>
          <w:instrText xml:space="preserve"> PAGEREF _Toc204677356 \h </w:instrText>
        </w:r>
        <w:r>
          <w:rPr>
            <w:noProof/>
            <w:webHidden/>
          </w:rPr>
        </w:r>
        <w:r>
          <w:rPr>
            <w:noProof/>
            <w:webHidden/>
          </w:rPr>
          <w:fldChar w:fldCharType="separate"/>
        </w:r>
        <w:r w:rsidR="000C0AD9">
          <w:rPr>
            <w:noProof/>
            <w:webHidden/>
          </w:rPr>
          <w:t>1</w:t>
        </w:r>
        <w:r>
          <w:rPr>
            <w:noProof/>
            <w:webHidden/>
          </w:rPr>
          <w:fldChar w:fldCharType="end"/>
        </w:r>
      </w:hyperlink>
    </w:p>
    <w:p w14:paraId="54B439F9" w14:textId="6EC095C5" w:rsidR="00826A68" w:rsidRDefault="00826A68">
      <w:pPr>
        <w:pStyle w:val="TOC1"/>
        <w:rPr>
          <w:rFonts w:asciiTheme="minorHAnsi" w:eastAsiaTheme="minorEastAsia" w:hAnsiTheme="minorHAnsi" w:cstheme="minorBidi"/>
          <w:caps w:val="0"/>
          <w:noProof/>
          <w:kern w:val="2"/>
          <w:sz w:val="24"/>
          <w:szCs w:val="24"/>
          <w14:ligatures w14:val="standardContextual"/>
        </w:rPr>
      </w:pPr>
      <w:hyperlink w:anchor="_Toc204677357" w:history="1">
        <w:r w:rsidRPr="00C151CE">
          <w:rPr>
            <w:rStyle w:val="Hyperlink"/>
            <w:noProof/>
          </w:rPr>
          <w:t>2025 SABLEFISH MANAGEMENT PLAN</w:t>
        </w:r>
        <w:r>
          <w:rPr>
            <w:noProof/>
            <w:webHidden/>
          </w:rPr>
          <w:tab/>
        </w:r>
        <w:r>
          <w:rPr>
            <w:noProof/>
            <w:webHidden/>
          </w:rPr>
          <w:fldChar w:fldCharType="begin"/>
        </w:r>
        <w:r>
          <w:rPr>
            <w:noProof/>
            <w:webHidden/>
          </w:rPr>
          <w:instrText xml:space="preserve"> PAGEREF _Toc204677357 \h </w:instrText>
        </w:r>
        <w:r>
          <w:rPr>
            <w:noProof/>
            <w:webHidden/>
          </w:rPr>
        </w:r>
        <w:r>
          <w:rPr>
            <w:noProof/>
            <w:webHidden/>
          </w:rPr>
          <w:fldChar w:fldCharType="separate"/>
        </w:r>
        <w:r w:rsidR="000C0AD9">
          <w:rPr>
            <w:noProof/>
            <w:webHidden/>
          </w:rPr>
          <w:t>2</w:t>
        </w:r>
        <w:r>
          <w:rPr>
            <w:noProof/>
            <w:webHidden/>
          </w:rPr>
          <w:fldChar w:fldCharType="end"/>
        </w:r>
      </w:hyperlink>
    </w:p>
    <w:p w14:paraId="2120EA17" w14:textId="339889F0" w:rsidR="00826A68" w:rsidRDefault="00826A68">
      <w:pPr>
        <w:pStyle w:val="TOC2"/>
        <w:rPr>
          <w:rFonts w:asciiTheme="minorHAnsi" w:eastAsiaTheme="minorEastAsia" w:hAnsiTheme="minorHAnsi" w:cstheme="minorBidi"/>
          <w:noProof/>
          <w:kern w:val="2"/>
          <w:sz w:val="24"/>
          <w:szCs w:val="24"/>
          <w14:ligatures w14:val="standardContextual"/>
        </w:rPr>
      </w:pPr>
      <w:hyperlink w:anchor="_Toc204677358" w:history="1">
        <w:r w:rsidRPr="00C151CE">
          <w:rPr>
            <w:rStyle w:val="Hyperlink"/>
            <w:noProof/>
          </w:rPr>
          <w:t>ANNUAL HARVEST OBJECTIVE DETERMINATION</w:t>
        </w:r>
        <w:r>
          <w:rPr>
            <w:noProof/>
            <w:webHidden/>
          </w:rPr>
          <w:tab/>
        </w:r>
        <w:r>
          <w:rPr>
            <w:noProof/>
            <w:webHidden/>
          </w:rPr>
          <w:fldChar w:fldCharType="begin"/>
        </w:r>
        <w:r>
          <w:rPr>
            <w:noProof/>
            <w:webHidden/>
          </w:rPr>
          <w:instrText xml:space="preserve"> PAGEREF _Toc204677358 \h </w:instrText>
        </w:r>
        <w:r>
          <w:rPr>
            <w:noProof/>
            <w:webHidden/>
          </w:rPr>
        </w:r>
        <w:r>
          <w:rPr>
            <w:noProof/>
            <w:webHidden/>
          </w:rPr>
          <w:fldChar w:fldCharType="separate"/>
        </w:r>
        <w:r w:rsidR="000C0AD9">
          <w:rPr>
            <w:noProof/>
            <w:webHidden/>
          </w:rPr>
          <w:t>2</w:t>
        </w:r>
        <w:r>
          <w:rPr>
            <w:noProof/>
            <w:webHidden/>
          </w:rPr>
          <w:fldChar w:fldCharType="end"/>
        </w:r>
      </w:hyperlink>
    </w:p>
    <w:p w14:paraId="06C125A9" w14:textId="38F3D95E" w:rsidR="00826A68" w:rsidRDefault="00826A68">
      <w:pPr>
        <w:pStyle w:val="TOC3"/>
        <w:rPr>
          <w:rFonts w:asciiTheme="minorHAnsi" w:eastAsiaTheme="minorEastAsia" w:hAnsiTheme="minorHAnsi" w:cstheme="minorBidi"/>
          <w:noProof/>
          <w:kern w:val="2"/>
          <w:sz w:val="24"/>
          <w:szCs w:val="24"/>
          <w14:ligatures w14:val="standardContextual"/>
        </w:rPr>
      </w:pPr>
      <w:hyperlink w:anchor="_Toc204677359" w:history="1">
        <w:r w:rsidRPr="00C151CE">
          <w:rPr>
            <w:rStyle w:val="Hyperlink"/>
            <w:noProof/>
          </w:rPr>
          <w:t>Bycatch mortality in the halibut fishery</w:t>
        </w:r>
        <w:r>
          <w:rPr>
            <w:noProof/>
            <w:webHidden/>
          </w:rPr>
          <w:tab/>
        </w:r>
        <w:r>
          <w:rPr>
            <w:noProof/>
            <w:webHidden/>
          </w:rPr>
          <w:fldChar w:fldCharType="begin"/>
        </w:r>
        <w:r>
          <w:rPr>
            <w:noProof/>
            <w:webHidden/>
          </w:rPr>
          <w:instrText xml:space="preserve"> PAGEREF _Toc204677359 \h </w:instrText>
        </w:r>
        <w:r>
          <w:rPr>
            <w:noProof/>
            <w:webHidden/>
          </w:rPr>
        </w:r>
        <w:r>
          <w:rPr>
            <w:noProof/>
            <w:webHidden/>
          </w:rPr>
          <w:fldChar w:fldCharType="separate"/>
        </w:r>
        <w:r w:rsidR="000C0AD9">
          <w:rPr>
            <w:noProof/>
            <w:webHidden/>
          </w:rPr>
          <w:t>2</w:t>
        </w:r>
        <w:r>
          <w:rPr>
            <w:noProof/>
            <w:webHidden/>
          </w:rPr>
          <w:fldChar w:fldCharType="end"/>
        </w:r>
      </w:hyperlink>
    </w:p>
    <w:p w14:paraId="3ACE8BCD" w14:textId="65D225DE" w:rsidR="00826A68" w:rsidRDefault="00826A68">
      <w:pPr>
        <w:pStyle w:val="TOC3"/>
        <w:rPr>
          <w:rFonts w:asciiTheme="minorHAnsi" w:eastAsiaTheme="minorEastAsia" w:hAnsiTheme="minorHAnsi" w:cstheme="minorBidi"/>
          <w:noProof/>
          <w:kern w:val="2"/>
          <w:sz w:val="24"/>
          <w:szCs w:val="24"/>
          <w14:ligatures w14:val="standardContextual"/>
        </w:rPr>
      </w:pPr>
      <w:hyperlink w:anchor="_Toc204677360" w:history="1">
        <w:r w:rsidRPr="00C151CE">
          <w:rPr>
            <w:rStyle w:val="Hyperlink"/>
            <w:noProof/>
          </w:rPr>
          <w:t>ADF&amp;G longline survey removals</w:t>
        </w:r>
        <w:r>
          <w:rPr>
            <w:noProof/>
            <w:webHidden/>
          </w:rPr>
          <w:tab/>
        </w:r>
        <w:r>
          <w:rPr>
            <w:noProof/>
            <w:webHidden/>
          </w:rPr>
          <w:fldChar w:fldCharType="begin"/>
        </w:r>
        <w:r>
          <w:rPr>
            <w:noProof/>
            <w:webHidden/>
          </w:rPr>
          <w:instrText xml:space="preserve"> PAGEREF _Toc204677360 \h </w:instrText>
        </w:r>
        <w:r>
          <w:rPr>
            <w:noProof/>
            <w:webHidden/>
          </w:rPr>
        </w:r>
        <w:r>
          <w:rPr>
            <w:noProof/>
            <w:webHidden/>
          </w:rPr>
          <w:fldChar w:fldCharType="separate"/>
        </w:r>
        <w:r w:rsidR="000C0AD9">
          <w:rPr>
            <w:noProof/>
            <w:webHidden/>
          </w:rPr>
          <w:t>2</w:t>
        </w:r>
        <w:r>
          <w:rPr>
            <w:noProof/>
            <w:webHidden/>
          </w:rPr>
          <w:fldChar w:fldCharType="end"/>
        </w:r>
      </w:hyperlink>
    </w:p>
    <w:p w14:paraId="20D61549" w14:textId="64F97B9F" w:rsidR="00826A68" w:rsidRDefault="00826A68">
      <w:pPr>
        <w:pStyle w:val="TOC3"/>
        <w:rPr>
          <w:rFonts w:asciiTheme="minorHAnsi" w:eastAsiaTheme="minorEastAsia" w:hAnsiTheme="minorHAnsi" w:cstheme="minorBidi"/>
          <w:noProof/>
          <w:kern w:val="2"/>
          <w:sz w:val="24"/>
          <w:szCs w:val="24"/>
          <w14:ligatures w14:val="standardContextual"/>
        </w:rPr>
      </w:pPr>
      <w:hyperlink w:anchor="_Toc204677361" w:history="1">
        <w:r w:rsidRPr="00C151CE">
          <w:rPr>
            <w:rStyle w:val="Hyperlink"/>
            <w:noProof/>
          </w:rPr>
          <w:t>Sport fish harvest (guided and unguided)</w:t>
        </w:r>
        <w:r>
          <w:rPr>
            <w:noProof/>
            <w:webHidden/>
          </w:rPr>
          <w:tab/>
        </w:r>
        <w:r>
          <w:rPr>
            <w:noProof/>
            <w:webHidden/>
          </w:rPr>
          <w:fldChar w:fldCharType="begin"/>
        </w:r>
        <w:r>
          <w:rPr>
            <w:noProof/>
            <w:webHidden/>
          </w:rPr>
          <w:instrText xml:space="preserve"> PAGEREF _Toc204677361 \h </w:instrText>
        </w:r>
        <w:r>
          <w:rPr>
            <w:noProof/>
            <w:webHidden/>
          </w:rPr>
        </w:r>
        <w:r>
          <w:rPr>
            <w:noProof/>
            <w:webHidden/>
          </w:rPr>
          <w:fldChar w:fldCharType="separate"/>
        </w:r>
        <w:r w:rsidR="000C0AD9">
          <w:rPr>
            <w:noProof/>
            <w:webHidden/>
          </w:rPr>
          <w:t>3</w:t>
        </w:r>
        <w:r>
          <w:rPr>
            <w:noProof/>
            <w:webHidden/>
          </w:rPr>
          <w:fldChar w:fldCharType="end"/>
        </w:r>
      </w:hyperlink>
    </w:p>
    <w:p w14:paraId="4FFB54E1" w14:textId="5BDE5F83" w:rsidR="00826A68" w:rsidRDefault="00826A68">
      <w:pPr>
        <w:pStyle w:val="TOC3"/>
        <w:rPr>
          <w:rFonts w:asciiTheme="minorHAnsi" w:eastAsiaTheme="minorEastAsia" w:hAnsiTheme="minorHAnsi" w:cstheme="minorBidi"/>
          <w:noProof/>
          <w:kern w:val="2"/>
          <w:sz w:val="24"/>
          <w:szCs w:val="24"/>
          <w14:ligatures w14:val="standardContextual"/>
        </w:rPr>
      </w:pPr>
      <w:hyperlink w:anchor="_Toc204677362" w:history="1">
        <w:r w:rsidRPr="00C151CE">
          <w:rPr>
            <w:rStyle w:val="Hyperlink"/>
            <w:noProof/>
          </w:rPr>
          <w:t>Mortality from fishery deadloss</w:t>
        </w:r>
        <w:r>
          <w:rPr>
            <w:noProof/>
            <w:webHidden/>
          </w:rPr>
          <w:tab/>
        </w:r>
        <w:r>
          <w:rPr>
            <w:noProof/>
            <w:webHidden/>
          </w:rPr>
          <w:fldChar w:fldCharType="begin"/>
        </w:r>
        <w:r>
          <w:rPr>
            <w:noProof/>
            <w:webHidden/>
          </w:rPr>
          <w:instrText xml:space="preserve"> PAGEREF _Toc204677362 \h </w:instrText>
        </w:r>
        <w:r>
          <w:rPr>
            <w:noProof/>
            <w:webHidden/>
          </w:rPr>
        </w:r>
        <w:r>
          <w:rPr>
            <w:noProof/>
            <w:webHidden/>
          </w:rPr>
          <w:fldChar w:fldCharType="separate"/>
        </w:r>
        <w:r w:rsidR="000C0AD9">
          <w:rPr>
            <w:noProof/>
            <w:webHidden/>
          </w:rPr>
          <w:t>3</w:t>
        </w:r>
        <w:r>
          <w:rPr>
            <w:noProof/>
            <w:webHidden/>
          </w:rPr>
          <w:fldChar w:fldCharType="end"/>
        </w:r>
      </w:hyperlink>
    </w:p>
    <w:p w14:paraId="77F420E3" w14:textId="7D583C1D" w:rsidR="00826A68" w:rsidRDefault="00826A68">
      <w:pPr>
        <w:pStyle w:val="TOC3"/>
        <w:rPr>
          <w:rFonts w:asciiTheme="minorHAnsi" w:eastAsiaTheme="minorEastAsia" w:hAnsiTheme="minorHAnsi" w:cstheme="minorBidi"/>
          <w:noProof/>
          <w:kern w:val="2"/>
          <w:sz w:val="24"/>
          <w:szCs w:val="24"/>
          <w14:ligatures w14:val="standardContextual"/>
        </w:rPr>
      </w:pPr>
      <w:hyperlink w:anchor="_Toc204677363" w:history="1">
        <w:r w:rsidRPr="00C151CE">
          <w:rPr>
            <w:rStyle w:val="Hyperlink"/>
            <w:noProof/>
          </w:rPr>
          <w:t>Personal use and subsistence harvest</w:t>
        </w:r>
        <w:r>
          <w:rPr>
            <w:noProof/>
            <w:webHidden/>
          </w:rPr>
          <w:tab/>
        </w:r>
        <w:r>
          <w:rPr>
            <w:noProof/>
            <w:webHidden/>
          </w:rPr>
          <w:fldChar w:fldCharType="begin"/>
        </w:r>
        <w:r>
          <w:rPr>
            <w:noProof/>
            <w:webHidden/>
          </w:rPr>
          <w:instrText xml:space="preserve"> PAGEREF _Toc204677363 \h </w:instrText>
        </w:r>
        <w:r>
          <w:rPr>
            <w:noProof/>
            <w:webHidden/>
          </w:rPr>
        </w:r>
        <w:r>
          <w:rPr>
            <w:noProof/>
            <w:webHidden/>
          </w:rPr>
          <w:fldChar w:fldCharType="separate"/>
        </w:r>
        <w:r w:rsidR="000C0AD9">
          <w:rPr>
            <w:noProof/>
            <w:webHidden/>
          </w:rPr>
          <w:t>3</w:t>
        </w:r>
        <w:r>
          <w:rPr>
            <w:noProof/>
            <w:webHidden/>
          </w:rPr>
          <w:fldChar w:fldCharType="end"/>
        </w:r>
      </w:hyperlink>
    </w:p>
    <w:p w14:paraId="6B9EACE8" w14:textId="1B8CFE81" w:rsidR="00826A68" w:rsidRDefault="00826A68">
      <w:pPr>
        <w:pStyle w:val="TOC2"/>
        <w:rPr>
          <w:rFonts w:asciiTheme="minorHAnsi" w:eastAsiaTheme="minorEastAsia" w:hAnsiTheme="minorHAnsi" w:cstheme="minorBidi"/>
          <w:noProof/>
          <w:kern w:val="2"/>
          <w:sz w:val="24"/>
          <w:szCs w:val="24"/>
          <w14:ligatures w14:val="standardContextual"/>
        </w:rPr>
      </w:pPr>
      <w:hyperlink w:anchor="_Toc204677364" w:history="1">
        <w:r w:rsidRPr="00C151CE">
          <w:rPr>
            <w:rStyle w:val="Hyperlink"/>
            <w:noProof/>
          </w:rPr>
          <w:t>REGULATIONS</w:t>
        </w:r>
        <w:r>
          <w:rPr>
            <w:noProof/>
            <w:webHidden/>
          </w:rPr>
          <w:tab/>
        </w:r>
        <w:r>
          <w:rPr>
            <w:noProof/>
            <w:webHidden/>
          </w:rPr>
          <w:fldChar w:fldCharType="begin"/>
        </w:r>
        <w:r>
          <w:rPr>
            <w:noProof/>
            <w:webHidden/>
          </w:rPr>
          <w:instrText xml:space="preserve"> PAGEREF _Toc204677364 \h </w:instrText>
        </w:r>
        <w:r>
          <w:rPr>
            <w:noProof/>
            <w:webHidden/>
          </w:rPr>
        </w:r>
        <w:r>
          <w:rPr>
            <w:noProof/>
            <w:webHidden/>
          </w:rPr>
          <w:fldChar w:fldCharType="separate"/>
        </w:r>
        <w:r w:rsidR="000C0AD9">
          <w:rPr>
            <w:noProof/>
            <w:webHidden/>
          </w:rPr>
          <w:t>3</w:t>
        </w:r>
        <w:r>
          <w:rPr>
            <w:noProof/>
            <w:webHidden/>
          </w:rPr>
          <w:fldChar w:fldCharType="end"/>
        </w:r>
      </w:hyperlink>
    </w:p>
    <w:p w14:paraId="415C37A4" w14:textId="1C03B774" w:rsidR="00826A68" w:rsidRDefault="00826A68">
      <w:pPr>
        <w:pStyle w:val="TOC3"/>
        <w:rPr>
          <w:rFonts w:asciiTheme="minorHAnsi" w:eastAsiaTheme="minorEastAsia" w:hAnsiTheme="minorHAnsi" w:cstheme="minorBidi"/>
          <w:noProof/>
          <w:kern w:val="2"/>
          <w:sz w:val="24"/>
          <w:szCs w:val="24"/>
          <w14:ligatures w14:val="standardContextual"/>
        </w:rPr>
      </w:pPr>
      <w:hyperlink w:anchor="_Toc204677365" w:history="1">
        <w:r w:rsidRPr="00C151CE">
          <w:rPr>
            <w:rStyle w:val="Hyperlink"/>
            <w:noProof/>
          </w:rPr>
          <w:t>2025 Board of Fisheries – Regulatory Changes</w:t>
        </w:r>
        <w:r>
          <w:rPr>
            <w:noProof/>
            <w:webHidden/>
          </w:rPr>
          <w:tab/>
        </w:r>
        <w:r>
          <w:rPr>
            <w:noProof/>
            <w:webHidden/>
          </w:rPr>
          <w:fldChar w:fldCharType="begin"/>
        </w:r>
        <w:r>
          <w:rPr>
            <w:noProof/>
            <w:webHidden/>
          </w:rPr>
          <w:instrText xml:space="preserve"> PAGEREF _Toc204677365 \h </w:instrText>
        </w:r>
        <w:r>
          <w:rPr>
            <w:noProof/>
            <w:webHidden/>
          </w:rPr>
        </w:r>
        <w:r>
          <w:rPr>
            <w:noProof/>
            <w:webHidden/>
          </w:rPr>
          <w:fldChar w:fldCharType="separate"/>
        </w:r>
        <w:r w:rsidR="000C0AD9">
          <w:rPr>
            <w:noProof/>
            <w:webHidden/>
          </w:rPr>
          <w:t>3</w:t>
        </w:r>
        <w:r>
          <w:rPr>
            <w:noProof/>
            <w:webHidden/>
          </w:rPr>
          <w:fldChar w:fldCharType="end"/>
        </w:r>
      </w:hyperlink>
    </w:p>
    <w:p w14:paraId="09CF760F" w14:textId="562AB698" w:rsidR="00826A68" w:rsidRDefault="00826A68">
      <w:pPr>
        <w:pStyle w:val="TOC3"/>
        <w:rPr>
          <w:rFonts w:asciiTheme="minorHAnsi" w:eastAsiaTheme="minorEastAsia" w:hAnsiTheme="minorHAnsi" w:cstheme="minorBidi"/>
          <w:noProof/>
          <w:kern w:val="2"/>
          <w:sz w:val="24"/>
          <w:szCs w:val="24"/>
          <w14:ligatures w14:val="standardContextual"/>
        </w:rPr>
      </w:pPr>
      <w:hyperlink w:anchor="_Toc204677366" w:history="1">
        <w:r w:rsidRPr="00C151CE">
          <w:rPr>
            <w:rStyle w:val="Hyperlink"/>
            <w:noProof/>
          </w:rPr>
          <w:t>Registration and logbook requirements</w:t>
        </w:r>
        <w:r>
          <w:rPr>
            <w:noProof/>
            <w:webHidden/>
          </w:rPr>
          <w:tab/>
        </w:r>
        <w:r>
          <w:rPr>
            <w:noProof/>
            <w:webHidden/>
          </w:rPr>
          <w:fldChar w:fldCharType="begin"/>
        </w:r>
        <w:r>
          <w:rPr>
            <w:noProof/>
            <w:webHidden/>
          </w:rPr>
          <w:instrText xml:space="preserve"> PAGEREF _Toc204677366 \h </w:instrText>
        </w:r>
        <w:r>
          <w:rPr>
            <w:noProof/>
            <w:webHidden/>
          </w:rPr>
        </w:r>
        <w:r>
          <w:rPr>
            <w:noProof/>
            <w:webHidden/>
          </w:rPr>
          <w:fldChar w:fldCharType="separate"/>
        </w:r>
        <w:r w:rsidR="000C0AD9">
          <w:rPr>
            <w:noProof/>
            <w:webHidden/>
          </w:rPr>
          <w:t>4</w:t>
        </w:r>
        <w:r>
          <w:rPr>
            <w:noProof/>
            <w:webHidden/>
          </w:rPr>
          <w:fldChar w:fldCharType="end"/>
        </w:r>
      </w:hyperlink>
    </w:p>
    <w:p w14:paraId="76F0CB01" w14:textId="4835245E" w:rsidR="00826A68" w:rsidRDefault="00826A68">
      <w:pPr>
        <w:pStyle w:val="TOC3"/>
        <w:rPr>
          <w:rFonts w:asciiTheme="minorHAnsi" w:eastAsiaTheme="minorEastAsia" w:hAnsiTheme="minorHAnsi" w:cstheme="minorBidi"/>
          <w:noProof/>
          <w:kern w:val="2"/>
          <w:sz w:val="24"/>
          <w:szCs w:val="24"/>
          <w14:ligatures w14:val="standardContextual"/>
        </w:rPr>
      </w:pPr>
      <w:hyperlink w:anchor="_Toc204677367" w:history="1">
        <w:r w:rsidRPr="00C151CE">
          <w:rPr>
            <w:rStyle w:val="Hyperlink"/>
            <w:noProof/>
          </w:rPr>
          <w:t>Tagged sablefish</w:t>
        </w:r>
        <w:r>
          <w:rPr>
            <w:noProof/>
            <w:webHidden/>
          </w:rPr>
          <w:tab/>
        </w:r>
        <w:r>
          <w:rPr>
            <w:noProof/>
            <w:webHidden/>
          </w:rPr>
          <w:fldChar w:fldCharType="begin"/>
        </w:r>
        <w:r>
          <w:rPr>
            <w:noProof/>
            <w:webHidden/>
          </w:rPr>
          <w:instrText xml:space="preserve"> PAGEREF _Toc204677367 \h </w:instrText>
        </w:r>
        <w:r>
          <w:rPr>
            <w:noProof/>
            <w:webHidden/>
          </w:rPr>
        </w:r>
        <w:r>
          <w:rPr>
            <w:noProof/>
            <w:webHidden/>
          </w:rPr>
          <w:fldChar w:fldCharType="separate"/>
        </w:r>
        <w:r w:rsidR="000C0AD9">
          <w:rPr>
            <w:noProof/>
            <w:webHidden/>
          </w:rPr>
          <w:t>4</w:t>
        </w:r>
        <w:r>
          <w:rPr>
            <w:noProof/>
            <w:webHidden/>
          </w:rPr>
          <w:fldChar w:fldCharType="end"/>
        </w:r>
      </w:hyperlink>
    </w:p>
    <w:p w14:paraId="0EA8CFFD" w14:textId="6C23B78F" w:rsidR="00826A68" w:rsidRDefault="00826A68">
      <w:pPr>
        <w:pStyle w:val="TOC3"/>
        <w:rPr>
          <w:rFonts w:asciiTheme="minorHAnsi" w:eastAsiaTheme="minorEastAsia" w:hAnsiTheme="minorHAnsi" w:cstheme="minorBidi"/>
          <w:noProof/>
          <w:kern w:val="2"/>
          <w:sz w:val="24"/>
          <w:szCs w:val="24"/>
          <w14:ligatures w14:val="standardContextual"/>
        </w:rPr>
      </w:pPr>
      <w:hyperlink w:anchor="_Toc204677368" w:history="1">
        <w:r w:rsidRPr="00C151CE">
          <w:rPr>
            <w:rStyle w:val="Hyperlink"/>
            <w:noProof/>
          </w:rPr>
          <w:t>Sablefish possession and landing requirements</w:t>
        </w:r>
        <w:r>
          <w:rPr>
            <w:noProof/>
            <w:webHidden/>
          </w:rPr>
          <w:tab/>
        </w:r>
        <w:r>
          <w:rPr>
            <w:noProof/>
            <w:webHidden/>
          </w:rPr>
          <w:fldChar w:fldCharType="begin"/>
        </w:r>
        <w:r>
          <w:rPr>
            <w:noProof/>
            <w:webHidden/>
          </w:rPr>
          <w:instrText xml:space="preserve"> PAGEREF _Toc204677368 \h </w:instrText>
        </w:r>
        <w:r>
          <w:rPr>
            <w:noProof/>
            <w:webHidden/>
          </w:rPr>
        </w:r>
        <w:r>
          <w:rPr>
            <w:noProof/>
            <w:webHidden/>
          </w:rPr>
          <w:fldChar w:fldCharType="separate"/>
        </w:r>
        <w:r w:rsidR="000C0AD9">
          <w:rPr>
            <w:noProof/>
            <w:webHidden/>
          </w:rPr>
          <w:t>4</w:t>
        </w:r>
        <w:r>
          <w:rPr>
            <w:noProof/>
            <w:webHidden/>
          </w:rPr>
          <w:fldChar w:fldCharType="end"/>
        </w:r>
      </w:hyperlink>
    </w:p>
    <w:p w14:paraId="7D3FE2AA" w14:textId="30E3C4DE" w:rsidR="00826A68" w:rsidRDefault="00826A68">
      <w:pPr>
        <w:pStyle w:val="TOC3"/>
        <w:rPr>
          <w:rFonts w:asciiTheme="minorHAnsi" w:eastAsiaTheme="minorEastAsia" w:hAnsiTheme="minorHAnsi" w:cstheme="minorBidi"/>
          <w:noProof/>
          <w:kern w:val="2"/>
          <w:sz w:val="24"/>
          <w:szCs w:val="24"/>
          <w14:ligatures w14:val="standardContextual"/>
        </w:rPr>
      </w:pPr>
      <w:hyperlink w:anchor="_Toc204677369" w:history="1">
        <w:r w:rsidRPr="00C151CE">
          <w:rPr>
            <w:rStyle w:val="Hyperlink"/>
            <w:noProof/>
          </w:rPr>
          <w:t>Fish ticket requirements</w:t>
        </w:r>
        <w:r>
          <w:rPr>
            <w:noProof/>
            <w:webHidden/>
          </w:rPr>
          <w:tab/>
        </w:r>
        <w:r>
          <w:rPr>
            <w:noProof/>
            <w:webHidden/>
          </w:rPr>
          <w:fldChar w:fldCharType="begin"/>
        </w:r>
        <w:r>
          <w:rPr>
            <w:noProof/>
            <w:webHidden/>
          </w:rPr>
          <w:instrText xml:space="preserve"> PAGEREF _Toc204677369 \h </w:instrText>
        </w:r>
        <w:r>
          <w:rPr>
            <w:noProof/>
            <w:webHidden/>
          </w:rPr>
        </w:r>
        <w:r>
          <w:rPr>
            <w:noProof/>
            <w:webHidden/>
          </w:rPr>
          <w:fldChar w:fldCharType="separate"/>
        </w:r>
        <w:r w:rsidR="000C0AD9">
          <w:rPr>
            <w:noProof/>
            <w:webHidden/>
          </w:rPr>
          <w:t>4</w:t>
        </w:r>
        <w:r>
          <w:rPr>
            <w:noProof/>
            <w:webHidden/>
          </w:rPr>
          <w:fldChar w:fldCharType="end"/>
        </w:r>
      </w:hyperlink>
    </w:p>
    <w:p w14:paraId="16E79816" w14:textId="4DDFB64A" w:rsidR="00826A68" w:rsidRDefault="00826A68">
      <w:pPr>
        <w:pStyle w:val="TOC3"/>
        <w:rPr>
          <w:rFonts w:asciiTheme="minorHAnsi" w:eastAsiaTheme="minorEastAsia" w:hAnsiTheme="minorHAnsi" w:cstheme="minorBidi"/>
          <w:noProof/>
          <w:kern w:val="2"/>
          <w:sz w:val="24"/>
          <w:szCs w:val="24"/>
          <w14:ligatures w14:val="standardContextual"/>
        </w:rPr>
      </w:pPr>
      <w:hyperlink w:anchor="_Toc204677370" w:history="1">
        <w:r w:rsidRPr="00C151CE">
          <w:rPr>
            <w:rStyle w:val="Hyperlink"/>
            <w:noProof/>
          </w:rPr>
          <w:t>Bycatch allowances for other species</w:t>
        </w:r>
        <w:r>
          <w:rPr>
            <w:noProof/>
            <w:webHidden/>
          </w:rPr>
          <w:tab/>
        </w:r>
        <w:r>
          <w:rPr>
            <w:noProof/>
            <w:webHidden/>
          </w:rPr>
          <w:fldChar w:fldCharType="begin"/>
        </w:r>
        <w:r>
          <w:rPr>
            <w:noProof/>
            <w:webHidden/>
          </w:rPr>
          <w:instrText xml:space="preserve"> PAGEREF _Toc204677370 \h </w:instrText>
        </w:r>
        <w:r>
          <w:rPr>
            <w:noProof/>
            <w:webHidden/>
          </w:rPr>
        </w:r>
        <w:r>
          <w:rPr>
            <w:noProof/>
            <w:webHidden/>
          </w:rPr>
          <w:fldChar w:fldCharType="separate"/>
        </w:r>
        <w:r w:rsidR="000C0AD9">
          <w:rPr>
            <w:noProof/>
            <w:webHidden/>
          </w:rPr>
          <w:t>5</w:t>
        </w:r>
        <w:r>
          <w:rPr>
            <w:noProof/>
            <w:webHidden/>
          </w:rPr>
          <w:fldChar w:fldCharType="end"/>
        </w:r>
      </w:hyperlink>
    </w:p>
    <w:p w14:paraId="4DC22F13" w14:textId="6778BB6C" w:rsidR="00826A68" w:rsidRDefault="00826A68">
      <w:pPr>
        <w:pStyle w:val="TOC3"/>
        <w:rPr>
          <w:rFonts w:asciiTheme="minorHAnsi" w:eastAsiaTheme="minorEastAsia" w:hAnsiTheme="minorHAnsi" w:cstheme="minorBidi"/>
          <w:noProof/>
          <w:kern w:val="2"/>
          <w:sz w:val="24"/>
          <w:szCs w:val="24"/>
          <w14:ligatures w14:val="standardContextual"/>
        </w:rPr>
      </w:pPr>
      <w:hyperlink w:anchor="_Toc204677371" w:history="1">
        <w:r w:rsidRPr="00C151CE">
          <w:rPr>
            <w:rStyle w:val="Hyperlink"/>
            <w:noProof/>
          </w:rPr>
          <w:t>Sablefish live market</w:t>
        </w:r>
        <w:r>
          <w:rPr>
            <w:noProof/>
            <w:webHidden/>
          </w:rPr>
          <w:tab/>
        </w:r>
        <w:r>
          <w:rPr>
            <w:noProof/>
            <w:webHidden/>
          </w:rPr>
          <w:fldChar w:fldCharType="begin"/>
        </w:r>
        <w:r>
          <w:rPr>
            <w:noProof/>
            <w:webHidden/>
          </w:rPr>
          <w:instrText xml:space="preserve"> PAGEREF _Toc204677371 \h </w:instrText>
        </w:r>
        <w:r>
          <w:rPr>
            <w:noProof/>
            <w:webHidden/>
          </w:rPr>
        </w:r>
        <w:r>
          <w:rPr>
            <w:noProof/>
            <w:webHidden/>
          </w:rPr>
          <w:fldChar w:fldCharType="separate"/>
        </w:r>
        <w:r w:rsidR="000C0AD9">
          <w:rPr>
            <w:noProof/>
            <w:webHidden/>
          </w:rPr>
          <w:t>5</w:t>
        </w:r>
        <w:r>
          <w:rPr>
            <w:noProof/>
            <w:webHidden/>
          </w:rPr>
          <w:fldChar w:fldCharType="end"/>
        </w:r>
      </w:hyperlink>
    </w:p>
    <w:p w14:paraId="2D94D6C0" w14:textId="285D6F54" w:rsidR="00826A68" w:rsidRDefault="00826A68">
      <w:pPr>
        <w:pStyle w:val="TOC3"/>
        <w:rPr>
          <w:rFonts w:asciiTheme="minorHAnsi" w:eastAsiaTheme="minorEastAsia" w:hAnsiTheme="minorHAnsi" w:cstheme="minorBidi"/>
          <w:noProof/>
          <w:kern w:val="2"/>
          <w:sz w:val="24"/>
          <w:szCs w:val="24"/>
          <w14:ligatures w14:val="standardContextual"/>
        </w:rPr>
      </w:pPr>
      <w:hyperlink w:anchor="_Toc204677372" w:history="1">
        <w:r w:rsidRPr="00C151CE">
          <w:rPr>
            <w:rStyle w:val="Hyperlink"/>
            <w:noProof/>
          </w:rPr>
          <w:t>Prohibitions</w:t>
        </w:r>
        <w:r>
          <w:rPr>
            <w:noProof/>
            <w:webHidden/>
          </w:rPr>
          <w:tab/>
        </w:r>
        <w:r>
          <w:rPr>
            <w:noProof/>
            <w:webHidden/>
          </w:rPr>
          <w:fldChar w:fldCharType="begin"/>
        </w:r>
        <w:r>
          <w:rPr>
            <w:noProof/>
            <w:webHidden/>
          </w:rPr>
          <w:instrText xml:space="preserve"> PAGEREF _Toc204677372 \h </w:instrText>
        </w:r>
        <w:r>
          <w:rPr>
            <w:noProof/>
            <w:webHidden/>
          </w:rPr>
        </w:r>
        <w:r>
          <w:rPr>
            <w:noProof/>
            <w:webHidden/>
          </w:rPr>
          <w:fldChar w:fldCharType="separate"/>
        </w:r>
        <w:r w:rsidR="000C0AD9">
          <w:rPr>
            <w:noProof/>
            <w:webHidden/>
          </w:rPr>
          <w:t>5</w:t>
        </w:r>
        <w:r>
          <w:rPr>
            <w:noProof/>
            <w:webHidden/>
          </w:rPr>
          <w:fldChar w:fldCharType="end"/>
        </w:r>
      </w:hyperlink>
    </w:p>
    <w:p w14:paraId="41FF5E57" w14:textId="3D556049" w:rsidR="00826A68" w:rsidRDefault="00826A68">
      <w:pPr>
        <w:pStyle w:val="TOC1"/>
        <w:rPr>
          <w:rFonts w:asciiTheme="minorHAnsi" w:eastAsiaTheme="minorEastAsia" w:hAnsiTheme="minorHAnsi" w:cstheme="minorBidi"/>
          <w:caps w:val="0"/>
          <w:noProof/>
          <w:kern w:val="2"/>
          <w:sz w:val="24"/>
          <w:szCs w:val="24"/>
          <w14:ligatures w14:val="standardContextual"/>
        </w:rPr>
      </w:pPr>
      <w:hyperlink w:anchor="_Toc204677373" w:history="1">
        <w:r w:rsidRPr="00C151CE">
          <w:rPr>
            <w:rStyle w:val="Hyperlink"/>
            <w:noProof/>
          </w:rPr>
          <w:t>2024 SABLEFISH STOCK ASSESSMENT AND 2025 RECOMMENDED ABC</w:t>
        </w:r>
        <w:r>
          <w:rPr>
            <w:noProof/>
            <w:webHidden/>
          </w:rPr>
          <w:tab/>
        </w:r>
        <w:r>
          <w:rPr>
            <w:noProof/>
            <w:webHidden/>
          </w:rPr>
          <w:fldChar w:fldCharType="begin"/>
        </w:r>
        <w:r>
          <w:rPr>
            <w:noProof/>
            <w:webHidden/>
          </w:rPr>
          <w:instrText xml:space="preserve"> PAGEREF _Toc204677373 \h </w:instrText>
        </w:r>
        <w:r>
          <w:rPr>
            <w:noProof/>
            <w:webHidden/>
          </w:rPr>
        </w:r>
        <w:r>
          <w:rPr>
            <w:noProof/>
            <w:webHidden/>
          </w:rPr>
          <w:fldChar w:fldCharType="separate"/>
        </w:r>
        <w:r w:rsidR="000C0AD9">
          <w:rPr>
            <w:noProof/>
            <w:webHidden/>
          </w:rPr>
          <w:t>6</w:t>
        </w:r>
        <w:r>
          <w:rPr>
            <w:noProof/>
            <w:webHidden/>
          </w:rPr>
          <w:fldChar w:fldCharType="end"/>
        </w:r>
      </w:hyperlink>
    </w:p>
    <w:p w14:paraId="7CD2FA3B" w14:textId="4BB70C8F" w:rsidR="00826A68" w:rsidRDefault="00826A68">
      <w:pPr>
        <w:pStyle w:val="TOC2"/>
        <w:rPr>
          <w:rFonts w:asciiTheme="minorHAnsi" w:eastAsiaTheme="minorEastAsia" w:hAnsiTheme="minorHAnsi" w:cstheme="minorBidi"/>
          <w:noProof/>
          <w:kern w:val="2"/>
          <w:sz w:val="24"/>
          <w:szCs w:val="24"/>
          <w14:ligatures w14:val="standardContextual"/>
        </w:rPr>
      </w:pPr>
      <w:hyperlink w:anchor="_Toc204677374" w:history="1">
        <w:r w:rsidRPr="00C151CE">
          <w:rPr>
            <w:rStyle w:val="Hyperlink"/>
            <w:noProof/>
          </w:rPr>
          <w:t>CHANGES TO THE 2025 NSEI ASSESSMENT RELATIVE TO 2024</w:t>
        </w:r>
        <w:r>
          <w:rPr>
            <w:noProof/>
            <w:webHidden/>
          </w:rPr>
          <w:tab/>
        </w:r>
        <w:r>
          <w:rPr>
            <w:noProof/>
            <w:webHidden/>
          </w:rPr>
          <w:fldChar w:fldCharType="begin"/>
        </w:r>
        <w:r>
          <w:rPr>
            <w:noProof/>
            <w:webHidden/>
          </w:rPr>
          <w:instrText xml:space="preserve"> PAGEREF _Toc204677374 \h </w:instrText>
        </w:r>
        <w:r>
          <w:rPr>
            <w:noProof/>
            <w:webHidden/>
          </w:rPr>
        </w:r>
        <w:r>
          <w:rPr>
            <w:noProof/>
            <w:webHidden/>
          </w:rPr>
          <w:fldChar w:fldCharType="separate"/>
        </w:r>
        <w:r w:rsidR="000C0AD9">
          <w:rPr>
            <w:noProof/>
            <w:webHidden/>
          </w:rPr>
          <w:t>9</w:t>
        </w:r>
        <w:r>
          <w:rPr>
            <w:noProof/>
            <w:webHidden/>
          </w:rPr>
          <w:fldChar w:fldCharType="end"/>
        </w:r>
      </w:hyperlink>
    </w:p>
    <w:p w14:paraId="44D6A657" w14:textId="3BC4B66F" w:rsidR="00826A68" w:rsidRDefault="00826A68">
      <w:pPr>
        <w:pStyle w:val="TOC2"/>
        <w:rPr>
          <w:rFonts w:asciiTheme="minorHAnsi" w:eastAsiaTheme="minorEastAsia" w:hAnsiTheme="minorHAnsi" w:cstheme="minorBidi"/>
          <w:noProof/>
          <w:kern w:val="2"/>
          <w:sz w:val="24"/>
          <w:szCs w:val="24"/>
          <w14:ligatures w14:val="standardContextual"/>
        </w:rPr>
      </w:pPr>
      <w:hyperlink w:anchor="_Toc204677375" w:history="1">
        <w:r w:rsidRPr="00C151CE">
          <w:rPr>
            <w:rStyle w:val="Hyperlink"/>
            <w:noProof/>
          </w:rPr>
          <w:t>MODEL STRUCTURE</w:t>
        </w:r>
        <w:r>
          <w:rPr>
            <w:noProof/>
            <w:webHidden/>
          </w:rPr>
          <w:tab/>
        </w:r>
        <w:r>
          <w:rPr>
            <w:noProof/>
            <w:webHidden/>
          </w:rPr>
          <w:fldChar w:fldCharType="begin"/>
        </w:r>
        <w:r>
          <w:rPr>
            <w:noProof/>
            <w:webHidden/>
          </w:rPr>
          <w:instrText xml:space="preserve"> PAGEREF _Toc204677375 \h </w:instrText>
        </w:r>
        <w:r>
          <w:rPr>
            <w:noProof/>
            <w:webHidden/>
          </w:rPr>
        </w:r>
        <w:r>
          <w:rPr>
            <w:noProof/>
            <w:webHidden/>
          </w:rPr>
          <w:fldChar w:fldCharType="separate"/>
        </w:r>
        <w:r w:rsidR="000C0AD9">
          <w:rPr>
            <w:noProof/>
            <w:webHidden/>
          </w:rPr>
          <w:t>10</w:t>
        </w:r>
        <w:r>
          <w:rPr>
            <w:noProof/>
            <w:webHidden/>
          </w:rPr>
          <w:fldChar w:fldCharType="end"/>
        </w:r>
      </w:hyperlink>
    </w:p>
    <w:p w14:paraId="79B829A6" w14:textId="68B2EE0D" w:rsidR="00826A68" w:rsidRDefault="00826A68">
      <w:pPr>
        <w:pStyle w:val="TOC3"/>
        <w:rPr>
          <w:rFonts w:asciiTheme="minorHAnsi" w:eastAsiaTheme="minorEastAsia" w:hAnsiTheme="minorHAnsi" w:cstheme="minorBidi"/>
          <w:noProof/>
          <w:kern w:val="2"/>
          <w:sz w:val="24"/>
          <w:szCs w:val="24"/>
          <w14:ligatures w14:val="standardContextual"/>
        </w:rPr>
      </w:pPr>
      <w:hyperlink w:anchor="_Toc204677376" w:history="1">
        <w:r w:rsidRPr="00C151CE">
          <w:rPr>
            <w:rStyle w:val="Hyperlink"/>
            <w:noProof/>
          </w:rPr>
          <w:t>DATA INPUTS</w:t>
        </w:r>
        <w:r>
          <w:rPr>
            <w:noProof/>
            <w:webHidden/>
          </w:rPr>
          <w:tab/>
        </w:r>
        <w:r>
          <w:rPr>
            <w:noProof/>
            <w:webHidden/>
          </w:rPr>
          <w:fldChar w:fldCharType="begin"/>
        </w:r>
        <w:r>
          <w:rPr>
            <w:noProof/>
            <w:webHidden/>
          </w:rPr>
          <w:instrText xml:space="preserve"> PAGEREF _Toc204677376 \h </w:instrText>
        </w:r>
        <w:r>
          <w:rPr>
            <w:noProof/>
            <w:webHidden/>
          </w:rPr>
        </w:r>
        <w:r>
          <w:rPr>
            <w:noProof/>
            <w:webHidden/>
          </w:rPr>
          <w:fldChar w:fldCharType="separate"/>
        </w:r>
        <w:r w:rsidR="000C0AD9">
          <w:rPr>
            <w:noProof/>
            <w:webHidden/>
          </w:rPr>
          <w:t>10</w:t>
        </w:r>
        <w:r>
          <w:rPr>
            <w:noProof/>
            <w:webHidden/>
          </w:rPr>
          <w:fldChar w:fldCharType="end"/>
        </w:r>
      </w:hyperlink>
    </w:p>
    <w:p w14:paraId="2922C18A" w14:textId="0F8028DC" w:rsidR="00826A68" w:rsidRDefault="00826A68">
      <w:pPr>
        <w:pStyle w:val="TOC3"/>
        <w:rPr>
          <w:rFonts w:asciiTheme="minorHAnsi" w:eastAsiaTheme="minorEastAsia" w:hAnsiTheme="minorHAnsi" w:cstheme="minorBidi"/>
          <w:noProof/>
          <w:kern w:val="2"/>
          <w:sz w:val="24"/>
          <w:szCs w:val="24"/>
          <w14:ligatures w14:val="standardContextual"/>
        </w:rPr>
      </w:pPr>
      <w:hyperlink w:anchor="_Toc204677377" w:history="1">
        <w:r w:rsidRPr="00C151CE">
          <w:rPr>
            <w:rStyle w:val="Hyperlink"/>
            <w:noProof/>
          </w:rPr>
          <w:t>MODEL PARAMETERS</w:t>
        </w:r>
        <w:r>
          <w:rPr>
            <w:noProof/>
            <w:webHidden/>
          </w:rPr>
          <w:tab/>
        </w:r>
        <w:r>
          <w:rPr>
            <w:noProof/>
            <w:webHidden/>
          </w:rPr>
          <w:fldChar w:fldCharType="begin"/>
        </w:r>
        <w:r>
          <w:rPr>
            <w:noProof/>
            <w:webHidden/>
          </w:rPr>
          <w:instrText xml:space="preserve"> PAGEREF _Toc204677377 \h </w:instrText>
        </w:r>
        <w:r>
          <w:rPr>
            <w:noProof/>
            <w:webHidden/>
          </w:rPr>
        </w:r>
        <w:r>
          <w:rPr>
            <w:noProof/>
            <w:webHidden/>
          </w:rPr>
          <w:fldChar w:fldCharType="separate"/>
        </w:r>
        <w:r w:rsidR="000C0AD9">
          <w:rPr>
            <w:noProof/>
            <w:webHidden/>
          </w:rPr>
          <w:t>15</w:t>
        </w:r>
        <w:r>
          <w:rPr>
            <w:noProof/>
            <w:webHidden/>
          </w:rPr>
          <w:fldChar w:fldCharType="end"/>
        </w:r>
      </w:hyperlink>
    </w:p>
    <w:p w14:paraId="356784E7" w14:textId="746B26E9" w:rsidR="00826A68" w:rsidRDefault="00826A68">
      <w:pPr>
        <w:pStyle w:val="TOC3"/>
        <w:rPr>
          <w:rFonts w:asciiTheme="minorHAnsi" w:eastAsiaTheme="minorEastAsia" w:hAnsiTheme="minorHAnsi" w:cstheme="minorBidi"/>
          <w:noProof/>
          <w:kern w:val="2"/>
          <w:sz w:val="24"/>
          <w:szCs w:val="24"/>
          <w14:ligatures w14:val="standardContextual"/>
        </w:rPr>
      </w:pPr>
      <w:hyperlink w:anchor="_Toc204677378" w:history="1">
        <w:r w:rsidRPr="00C151CE">
          <w:rPr>
            <w:rStyle w:val="Hyperlink"/>
            <w:noProof/>
          </w:rPr>
          <w:t>POPULATION DYNAMICS</w:t>
        </w:r>
        <w:r>
          <w:rPr>
            <w:noProof/>
            <w:webHidden/>
          </w:rPr>
          <w:tab/>
        </w:r>
        <w:r>
          <w:rPr>
            <w:noProof/>
            <w:webHidden/>
          </w:rPr>
          <w:fldChar w:fldCharType="begin"/>
        </w:r>
        <w:r>
          <w:rPr>
            <w:noProof/>
            <w:webHidden/>
          </w:rPr>
          <w:instrText xml:space="preserve"> PAGEREF _Toc204677378 \h </w:instrText>
        </w:r>
        <w:r>
          <w:rPr>
            <w:noProof/>
            <w:webHidden/>
          </w:rPr>
        </w:r>
        <w:r>
          <w:rPr>
            <w:noProof/>
            <w:webHidden/>
          </w:rPr>
          <w:fldChar w:fldCharType="separate"/>
        </w:r>
        <w:r w:rsidR="000C0AD9">
          <w:rPr>
            <w:noProof/>
            <w:webHidden/>
          </w:rPr>
          <w:t>16</w:t>
        </w:r>
        <w:r>
          <w:rPr>
            <w:noProof/>
            <w:webHidden/>
          </w:rPr>
          <w:fldChar w:fldCharType="end"/>
        </w:r>
      </w:hyperlink>
    </w:p>
    <w:p w14:paraId="5F626D7B" w14:textId="377C5EF8" w:rsidR="00826A68" w:rsidRDefault="00826A68">
      <w:pPr>
        <w:pStyle w:val="TOC3"/>
        <w:rPr>
          <w:rFonts w:asciiTheme="minorHAnsi" w:eastAsiaTheme="minorEastAsia" w:hAnsiTheme="minorHAnsi" w:cstheme="minorBidi"/>
          <w:noProof/>
          <w:kern w:val="2"/>
          <w:sz w:val="24"/>
          <w:szCs w:val="24"/>
          <w14:ligatures w14:val="standardContextual"/>
        </w:rPr>
      </w:pPr>
      <w:hyperlink w:anchor="_Toc204677379" w:history="1">
        <w:r w:rsidRPr="00C151CE">
          <w:rPr>
            <w:rStyle w:val="Hyperlink"/>
            <w:noProof/>
          </w:rPr>
          <w:t>PREDICTED VALUES</w:t>
        </w:r>
        <w:r>
          <w:rPr>
            <w:noProof/>
            <w:webHidden/>
          </w:rPr>
          <w:tab/>
        </w:r>
        <w:r>
          <w:rPr>
            <w:noProof/>
            <w:webHidden/>
          </w:rPr>
          <w:fldChar w:fldCharType="begin"/>
        </w:r>
        <w:r>
          <w:rPr>
            <w:noProof/>
            <w:webHidden/>
          </w:rPr>
          <w:instrText xml:space="preserve"> PAGEREF _Toc204677379 \h </w:instrText>
        </w:r>
        <w:r>
          <w:rPr>
            <w:noProof/>
            <w:webHidden/>
          </w:rPr>
        </w:r>
        <w:r>
          <w:rPr>
            <w:noProof/>
            <w:webHidden/>
          </w:rPr>
          <w:fldChar w:fldCharType="separate"/>
        </w:r>
        <w:r w:rsidR="000C0AD9">
          <w:rPr>
            <w:noProof/>
            <w:webHidden/>
          </w:rPr>
          <w:t>16</w:t>
        </w:r>
        <w:r>
          <w:rPr>
            <w:noProof/>
            <w:webHidden/>
          </w:rPr>
          <w:fldChar w:fldCharType="end"/>
        </w:r>
      </w:hyperlink>
    </w:p>
    <w:p w14:paraId="5E0EE02C" w14:textId="67FEFD1A" w:rsidR="00826A68" w:rsidRDefault="00826A68">
      <w:pPr>
        <w:pStyle w:val="TOC3"/>
        <w:rPr>
          <w:rFonts w:asciiTheme="minorHAnsi" w:eastAsiaTheme="minorEastAsia" w:hAnsiTheme="minorHAnsi" w:cstheme="minorBidi"/>
          <w:noProof/>
          <w:kern w:val="2"/>
          <w:sz w:val="24"/>
          <w:szCs w:val="24"/>
          <w14:ligatures w14:val="standardContextual"/>
        </w:rPr>
      </w:pPr>
      <w:hyperlink w:anchor="_Toc204677380" w:history="1">
        <w:r w:rsidRPr="00C151CE">
          <w:rPr>
            <w:rStyle w:val="Hyperlink"/>
            <w:noProof/>
          </w:rPr>
          <w:t>BIOLOGICAL REFERENCE POINTS</w:t>
        </w:r>
        <w:r>
          <w:rPr>
            <w:noProof/>
            <w:webHidden/>
          </w:rPr>
          <w:tab/>
        </w:r>
        <w:r>
          <w:rPr>
            <w:noProof/>
            <w:webHidden/>
          </w:rPr>
          <w:fldChar w:fldCharType="begin"/>
        </w:r>
        <w:r>
          <w:rPr>
            <w:noProof/>
            <w:webHidden/>
          </w:rPr>
          <w:instrText xml:space="preserve"> PAGEREF _Toc204677380 \h </w:instrText>
        </w:r>
        <w:r>
          <w:rPr>
            <w:noProof/>
            <w:webHidden/>
          </w:rPr>
        </w:r>
        <w:r>
          <w:rPr>
            <w:noProof/>
            <w:webHidden/>
          </w:rPr>
          <w:fldChar w:fldCharType="separate"/>
        </w:r>
        <w:r w:rsidR="000C0AD9">
          <w:rPr>
            <w:noProof/>
            <w:webHidden/>
          </w:rPr>
          <w:t>18</w:t>
        </w:r>
        <w:r>
          <w:rPr>
            <w:noProof/>
            <w:webHidden/>
          </w:rPr>
          <w:fldChar w:fldCharType="end"/>
        </w:r>
      </w:hyperlink>
    </w:p>
    <w:p w14:paraId="7BBAE5AD" w14:textId="0D524351" w:rsidR="00826A68" w:rsidRDefault="00826A68">
      <w:pPr>
        <w:pStyle w:val="TOC3"/>
        <w:rPr>
          <w:rFonts w:asciiTheme="minorHAnsi" w:eastAsiaTheme="minorEastAsia" w:hAnsiTheme="minorHAnsi" w:cstheme="minorBidi"/>
          <w:noProof/>
          <w:kern w:val="2"/>
          <w:sz w:val="24"/>
          <w:szCs w:val="24"/>
          <w14:ligatures w14:val="standardContextual"/>
        </w:rPr>
      </w:pPr>
      <w:hyperlink w:anchor="_Toc204677381" w:history="1">
        <w:r w:rsidRPr="00C151CE">
          <w:rPr>
            <w:rStyle w:val="Hyperlink"/>
            <w:noProof/>
          </w:rPr>
          <w:t>LIKELIHOOD COMPONENTS</w:t>
        </w:r>
        <w:r>
          <w:rPr>
            <w:noProof/>
            <w:webHidden/>
          </w:rPr>
          <w:tab/>
        </w:r>
        <w:r>
          <w:rPr>
            <w:noProof/>
            <w:webHidden/>
          </w:rPr>
          <w:fldChar w:fldCharType="begin"/>
        </w:r>
        <w:r>
          <w:rPr>
            <w:noProof/>
            <w:webHidden/>
          </w:rPr>
          <w:instrText xml:space="preserve"> PAGEREF _Toc204677381 \h </w:instrText>
        </w:r>
        <w:r>
          <w:rPr>
            <w:noProof/>
            <w:webHidden/>
          </w:rPr>
        </w:r>
        <w:r>
          <w:rPr>
            <w:noProof/>
            <w:webHidden/>
          </w:rPr>
          <w:fldChar w:fldCharType="separate"/>
        </w:r>
        <w:r w:rsidR="000C0AD9">
          <w:rPr>
            <w:noProof/>
            <w:webHidden/>
          </w:rPr>
          <w:t>19</w:t>
        </w:r>
        <w:r>
          <w:rPr>
            <w:noProof/>
            <w:webHidden/>
          </w:rPr>
          <w:fldChar w:fldCharType="end"/>
        </w:r>
      </w:hyperlink>
    </w:p>
    <w:p w14:paraId="4C0A1B0D" w14:textId="2B927303" w:rsidR="00826A68" w:rsidRDefault="00826A68">
      <w:pPr>
        <w:pStyle w:val="TOC2"/>
        <w:rPr>
          <w:rFonts w:asciiTheme="minorHAnsi" w:eastAsiaTheme="minorEastAsia" w:hAnsiTheme="minorHAnsi" w:cstheme="minorBidi"/>
          <w:noProof/>
          <w:kern w:val="2"/>
          <w:sz w:val="24"/>
          <w:szCs w:val="24"/>
          <w14:ligatures w14:val="standardContextual"/>
        </w:rPr>
      </w:pPr>
      <w:hyperlink w:anchor="_Toc204677382" w:history="1">
        <w:r w:rsidRPr="00C151CE">
          <w:rPr>
            <w:rStyle w:val="Hyperlink"/>
            <w:noProof/>
          </w:rPr>
          <w:t>MODEL RESULTS</w:t>
        </w:r>
        <w:r>
          <w:rPr>
            <w:noProof/>
            <w:webHidden/>
          </w:rPr>
          <w:tab/>
        </w:r>
        <w:r>
          <w:rPr>
            <w:noProof/>
            <w:webHidden/>
          </w:rPr>
          <w:fldChar w:fldCharType="begin"/>
        </w:r>
        <w:r>
          <w:rPr>
            <w:noProof/>
            <w:webHidden/>
          </w:rPr>
          <w:instrText xml:space="preserve"> PAGEREF _Toc204677382 \h </w:instrText>
        </w:r>
        <w:r>
          <w:rPr>
            <w:noProof/>
            <w:webHidden/>
          </w:rPr>
        </w:r>
        <w:r>
          <w:rPr>
            <w:noProof/>
            <w:webHidden/>
          </w:rPr>
          <w:fldChar w:fldCharType="separate"/>
        </w:r>
        <w:r w:rsidR="000C0AD9">
          <w:rPr>
            <w:noProof/>
            <w:webHidden/>
          </w:rPr>
          <w:t>21</w:t>
        </w:r>
        <w:r>
          <w:rPr>
            <w:noProof/>
            <w:webHidden/>
          </w:rPr>
          <w:fldChar w:fldCharType="end"/>
        </w:r>
      </w:hyperlink>
    </w:p>
    <w:p w14:paraId="3ABCAFA5" w14:textId="4E6299BC" w:rsidR="00826A68" w:rsidRDefault="00826A68">
      <w:pPr>
        <w:pStyle w:val="TOC3"/>
        <w:rPr>
          <w:rFonts w:asciiTheme="minorHAnsi" w:eastAsiaTheme="minorEastAsia" w:hAnsiTheme="minorHAnsi" w:cstheme="minorBidi"/>
          <w:noProof/>
          <w:kern w:val="2"/>
          <w:sz w:val="24"/>
          <w:szCs w:val="24"/>
          <w14:ligatures w14:val="standardContextual"/>
        </w:rPr>
      </w:pPr>
      <w:hyperlink w:anchor="_Toc204677383" w:history="1">
        <w:r w:rsidRPr="00C151CE">
          <w:rPr>
            <w:rStyle w:val="Hyperlink"/>
            <w:noProof/>
          </w:rPr>
          <w:t>Retrospective analysis</w:t>
        </w:r>
        <w:r>
          <w:rPr>
            <w:noProof/>
            <w:webHidden/>
          </w:rPr>
          <w:tab/>
        </w:r>
        <w:r>
          <w:rPr>
            <w:noProof/>
            <w:webHidden/>
          </w:rPr>
          <w:fldChar w:fldCharType="begin"/>
        </w:r>
        <w:r>
          <w:rPr>
            <w:noProof/>
            <w:webHidden/>
          </w:rPr>
          <w:instrText xml:space="preserve"> PAGEREF _Toc204677383 \h </w:instrText>
        </w:r>
        <w:r>
          <w:rPr>
            <w:noProof/>
            <w:webHidden/>
          </w:rPr>
        </w:r>
        <w:r>
          <w:rPr>
            <w:noProof/>
            <w:webHidden/>
          </w:rPr>
          <w:fldChar w:fldCharType="separate"/>
        </w:r>
        <w:r w:rsidR="000C0AD9">
          <w:rPr>
            <w:noProof/>
            <w:webHidden/>
          </w:rPr>
          <w:t>23</w:t>
        </w:r>
        <w:r>
          <w:rPr>
            <w:noProof/>
            <w:webHidden/>
          </w:rPr>
          <w:fldChar w:fldCharType="end"/>
        </w:r>
      </w:hyperlink>
    </w:p>
    <w:p w14:paraId="73AB1252" w14:textId="76934B27" w:rsidR="00826A68" w:rsidRDefault="00826A68">
      <w:pPr>
        <w:pStyle w:val="TOC2"/>
        <w:rPr>
          <w:rFonts w:asciiTheme="minorHAnsi" w:eastAsiaTheme="minorEastAsia" w:hAnsiTheme="minorHAnsi" w:cstheme="minorBidi"/>
          <w:noProof/>
          <w:kern w:val="2"/>
          <w:sz w:val="24"/>
          <w:szCs w:val="24"/>
          <w14:ligatures w14:val="standardContextual"/>
        </w:rPr>
      </w:pPr>
      <w:hyperlink w:anchor="_Toc204677384" w:history="1">
        <w:r w:rsidRPr="00C151CE">
          <w:rPr>
            <w:rStyle w:val="Hyperlink"/>
            <w:noProof/>
          </w:rPr>
          <w:t>ABC RECOMMENDATIONS</w:t>
        </w:r>
        <w:r>
          <w:rPr>
            <w:noProof/>
            <w:webHidden/>
          </w:rPr>
          <w:tab/>
        </w:r>
        <w:r>
          <w:rPr>
            <w:noProof/>
            <w:webHidden/>
          </w:rPr>
          <w:fldChar w:fldCharType="begin"/>
        </w:r>
        <w:r>
          <w:rPr>
            <w:noProof/>
            <w:webHidden/>
          </w:rPr>
          <w:instrText xml:space="preserve"> PAGEREF _Toc204677384 \h </w:instrText>
        </w:r>
        <w:r>
          <w:rPr>
            <w:noProof/>
            <w:webHidden/>
          </w:rPr>
        </w:r>
        <w:r>
          <w:rPr>
            <w:noProof/>
            <w:webHidden/>
          </w:rPr>
          <w:fldChar w:fldCharType="separate"/>
        </w:r>
        <w:r w:rsidR="000C0AD9">
          <w:rPr>
            <w:noProof/>
            <w:webHidden/>
          </w:rPr>
          <w:t>23</w:t>
        </w:r>
        <w:r>
          <w:rPr>
            <w:noProof/>
            <w:webHidden/>
          </w:rPr>
          <w:fldChar w:fldCharType="end"/>
        </w:r>
      </w:hyperlink>
    </w:p>
    <w:p w14:paraId="04EADBA3" w14:textId="50A34ED6" w:rsidR="00826A68" w:rsidRDefault="00826A68">
      <w:pPr>
        <w:pStyle w:val="TOC2"/>
        <w:rPr>
          <w:rFonts w:asciiTheme="minorHAnsi" w:eastAsiaTheme="minorEastAsia" w:hAnsiTheme="minorHAnsi" w:cstheme="minorBidi"/>
          <w:noProof/>
          <w:kern w:val="2"/>
          <w:sz w:val="24"/>
          <w:szCs w:val="24"/>
          <w14:ligatures w14:val="standardContextual"/>
        </w:rPr>
      </w:pPr>
      <w:hyperlink w:anchor="_Toc204677385" w:history="1">
        <w:r w:rsidRPr="00C151CE">
          <w:rPr>
            <w:rStyle w:val="Hyperlink"/>
            <w:noProof/>
          </w:rPr>
          <w:t>FUTURE WORK AND RECOMMENDATIONS</w:t>
        </w:r>
        <w:r>
          <w:rPr>
            <w:noProof/>
            <w:webHidden/>
          </w:rPr>
          <w:tab/>
        </w:r>
        <w:r>
          <w:rPr>
            <w:noProof/>
            <w:webHidden/>
          </w:rPr>
          <w:fldChar w:fldCharType="begin"/>
        </w:r>
        <w:r>
          <w:rPr>
            <w:noProof/>
            <w:webHidden/>
          </w:rPr>
          <w:instrText xml:space="preserve"> PAGEREF _Toc204677385 \h </w:instrText>
        </w:r>
        <w:r>
          <w:rPr>
            <w:noProof/>
            <w:webHidden/>
          </w:rPr>
        </w:r>
        <w:r>
          <w:rPr>
            <w:noProof/>
            <w:webHidden/>
          </w:rPr>
          <w:fldChar w:fldCharType="separate"/>
        </w:r>
        <w:r w:rsidR="000C0AD9">
          <w:rPr>
            <w:noProof/>
            <w:webHidden/>
          </w:rPr>
          <w:t>24</w:t>
        </w:r>
        <w:r>
          <w:rPr>
            <w:noProof/>
            <w:webHidden/>
          </w:rPr>
          <w:fldChar w:fldCharType="end"/>
        </w:r>
      </w:hyperlink>
    </w:p>
    <w:p w14:paraId="40F8BBD4" w14:textId="28F3F7A9" w:rsidR="00826A68" w:rsidRDefault="00826A68">
      <w:pPr>
        <w:pStyle w:val="TOC1"/>
        <w:rPr>
          <w:rFonts w:asciiTheme="minorHAnsi" w:eastAsiaTheme="minorEastAsia" w:hAnsiTheme="minorHAnsi" w:cstheme="minorBidi"/>
          <w:caps w:val="0"/>
          <w:noProof/>
          <w:kern w:val="2"/>
          <w:sz w:val="24"/>
          <w:szCs w:val="24"/>
          <w14:ligatures w14:val="standardContextual"/>
        </w:rPr>
      </w:pPr>
      <w:hyperlink w:anchor="_Toc204677386" w:history="1">
        <w:r w:rsidRPr="00C151CE">
          <w:rPr>
            <w:rStyle w:val="Hyperlink"/>
            <w:noProof/>
          </w:rPr>
          <w:t>ACKNOWLEDGEMENTS</w:t>
        </w:r>
        <w:r>
          <w:rPr>
            <w:noProof/>
            <w:webHidden/>
          </w:rPr>
          <w:tab/>
        </w:r>
        <w:r>
          <w:rPr>
            <w:noProof/>
            <w:webHidden/>
          </w:rPr>
          <w:fldChar w:fldCharType="begin"/>
        </w:r>
        <w:r>
          <w:rPr>
            <w:noProof/>
            <w:webHidden/>
          </w:rPr>
          <w:instrText xml:space="preserve"> PAGEREF _Toc204677386 \h </w:instrText>
        </w:r>
        <w:r>
          <w:rPr>
            <w:noProof/>
            <w:webHidden/>
          </w:rPr>
        </w:r>
        <w:r>
          <w:rPr>
            <w:noProof/>
            <w:webHidden/>
          </w:rPr>
          <w:fldChar w:fldCharType="separate"/>
        </w:r>
        <w:r w:rsidR="000C0AD9">
          <w:rPr>
            <w:noProof/>
            <w:webHidden/>
          </w:rPr>
          <w:t>25</w:t>
        </w:r>
        <w:r>
          <w:rPr>
            <w:noProof/>
            <w:webHidden/>
          </w:rPr>
          <w:fldChar w:fldCharType="end"/>
        </w:r>
      </w:hyperlink>
    </w:p>
    <w:p w14:paraId="214A9606" w14:textId="252CB417" w:rsidR="00826A68" w:rsidRDefault="00826A68">
      <w:pPr>
        <w:pStyle w:val="TOC1"/>
        <w:rPr>
          <w:rFonts w:asciiTheme="minorHAnsi" w:eastAsiaTheme="minorEastAsia" w:hAnsiTheme="minorHAnsi" w:cstheme="minorBidi"/>
          <w:caps w:val="0"/>
          <w:noProof/>
          <w:kern w:val="2"/>
          <w:sz w:val="24"/>
          <w:szCs w:val="24"/>
          <w14:ligatures w14:val="standardContextual"/>
        </w:rPr>
      </w:pPr>
      <w:hyperlink w:anchor="_Toc204677387" w:history="1">
        <w:r w:rsidRPr="00C151CE">
          <w:rPr>
            <w:rStyle w:val="Hyperlink"/>
            <w:noProof/>
          </w:rPr>
          <w:t>REFERENCES CITED</w:t>
        </w:r>
        <w:r>
          <w:rPr>
            <w:noProof/>
            <w:webHidden/>
          </w:rPr>
          <w:tab/>
        </w:r>
        <w:r>
          <w:rPr>
            <w:noProof/>
            <w:webHidden/>
          </w:rPr>
          <w:fldChar w:fldCharType="begin"/>
        </w:r>
        <w:r>
          <w:rPr>
            <w:noProof/>
            <w:webHidden/>
          </w:rPr>
          <w:instrText xml:space="preserve"> PAGEREF _Toc204677387 \h </w:instrText>
        </w:r>
        <w:r>
          <w:rPr>
            <w:noProof/>
            <w:webHidden/>
          </w:rPr>
        </w:r>
        <w:r>
          <w:rPr>
            <w:noProof/>
            <w:webHidden/>
          </w:rPr>
          <w:fldChar w:fldCharType="separate"/>
        </w:r>
        <w:r w:rsidR="000C0AD9">
          <w:rPr>
            <w:noProof/>
            <w:webHidden/>
          </w:rPr>
          <w:t>25</w:t>
        </w:r>
        <w:r>
          <w:rPr>
            <w:noProof/>
            <w:webHidden/>
          </w:rPr>
          <w:fldChar w:fldCharType="end"/>
        </w:r>
      </w:hyperlink>
    </w:p>
    <w:p w14:paraId="456A2E22" w14:textId="065543DD" w:rsidR="00826A68" w:rsidRDefault="00826A68">
      <w:pPr>
        <w:pStyle w:val="TOC1"/>
        <w:rPr>
          <w:rFonts w:asciiTheme="minorHAnsi" w:eastAsiaTheme="minorEastAsia" w:hAnsiTheme="minorHAnsi" w:cstheme="minorBidi"/>
          <w:caps w:val="0"/>
          <w:noProof/>
          <w:kern w:val="2"/>
          <w:sz w:val="24"/>
          <w:szCs w:val="24"/>
          <w14:ligatures w14:val="standardContextual"/>
        </w:rPr>
      </w:pPr>
      <w:hyperlink w:anchor="_Toc204677388" w:history="1">
        <w:r w:rsidRPr="00C151CE">
          <w:rPr>
            <w:rStyle w:val="Hyperlink"/>
            <w:noProof/>
          </w:rPr>
          <w:t>TABLES AND FIGURES</w:t>
        </w:r>
        <w:r>
          <w:rPr>
            <w:noProof/>
            <w:webHidden/>
          </w:rPr>
          <w:tab/>
        </w:r>
        <w:r>
          <w:rPr>
            <w:noProof/>
            <w:webHidden/>
          </w:rPr>
          <w:fldChar w:fldCharType="begin"/>
        </w:r>
        <w:r>
          <w:rPr>
            <w:noProof/>
            <w:webHidden/>
          </w:rPr>
          <w:instrText xml:space="preserve"> PAGEREF _Toc204677388 \h </w:instrText>
        </w:r>
        <w:r>
          <w:rPr>
            <w:noProof/>
            <w:webHidden/>
          </w:rPr>
        </w:r>
        <w:r>
          <w:rPr>
            <w:noProof/>
            <w:webHidden/>
          </w:rPr>
          <w:fldChar w:fldCharType="separate"/>
        </w:r>
        <w:r w:rsidR="000C0AD9">
          <w:rPr>
            <w:noProof/>
            <w:webHidden/>
          </w:rPr>
          <w:t>29</w:t>
        </w:r>
        <w:r>
          <w:rPr>
            <w:noProof/>
            <w:webHidden/>
          </w:rPr>
          <w:fldChar w:fldCharType="end"/>
        </w:r>
      </w:hyperlink>
    </w:p>
    <w:p w14:paraId="1578B2E9" w14:textId="49715404" w:rsidR="00826A68" w:rsidRDefault="00826A68">
      <w:pPr>
        <w:pStyle w:val="TOC1"/>
        <w:rPr>
          <w:rFonts w:asciiTheme="minorHAnsi" w:eastAsiaTheme="minorEastAsia" w:hAnsiTheme="minorHAnsi" w:cstheme="minorBidi"/>
          <w:caps w:val="0"/>
          <w:noProof/>
          <w:kern w:val="2"/>
          <w:sz w:val="24"/>
          <w:szCs w:val="24"/>
          <w14:ligatures w14:val="standardContextual"/>
        </w:rPr>
      </w:pPr>
      <w:hyperlink w:anchor="_Toc204677389" w:history="1">
        <w:r w:rsidRPr="00C151CE">
          <w:rPr>
            <w:rStyle w:val="Hyperlink"/>
            <w:noProof/>
          </w:rPr>
          <w:t xml:space="preserve">APPENDIX A: MODEL PARAMETERS, DEFINITIONS, AND DATA SOURCES </w:t>
        </w:r>
        <w:r>
          <w:rPr>
            <w:noProof/>
            <w:webHidden/>
          </w:rPr>
          <w:tab/>
        </w:r>
        <w:r>
          <w:rPr>
            <w:noProof/>
            <w:webHidden/>
          </w:rPr>
          <w:fldChar w:fldCharType="begin"/>
        </w:r>
        <w:r>
          <w:rPr>
            <w:noProof/>
            <w:webHidden/>
          </w:rPr>
          <w:instrText xml:space="preserve"> PAGEREF _Toc204677389 \h </w:instrText>
        </w:r>
        <w:r>
          <w:rPr>
            <w:noProof/>
            <w:webHidden/>
          </w:rPr>
        </w:r>
        <w:r>
          <w:rPr>
            <w:noProof/>
            <w:webHidden/>
          </w:rPr>
          <w:fldChar w:fldCharType="separate"/>
        </w:r>
        <w:r w:rsidR="000C0AD9">
          <w:rPr>
            <w:noProof/>
            <w:webHidden/>
          </w:rPr>
          <w:t>63</w:t>
        </w:r>
        <w:r>
          <w:rPr>
            <w:noProof/>
            <w:webHidden/>
          </w:rPr>
          <w:fldChar w:fldCharType="end"/>
        </w:r>
      </w:hyperlink>
    </w:p>
    <w:p w14:paraId="5DC7586F" w14:textId="33F192EB" w:rsidR="00E84BD2" w:rsidRPr="004636D3" w:rsidRDefault="00415187" w:rsidP="00772DAC">
      <w:pPr>
        <w:rPr>
          <w:rFonts w:eastAsiaTheme="minorEastAsia"/>
        </w:rPr>
      </w:pPr>
      <w:r w:rsidRPr="004636D3">
        <w:fldChar w:fldCharType="end"/>
      </w:r>
      <w:r w:rsidR="00015B0E" w:rsidRPr="004636D3">
        <w:rPr>
          <w:sz w:val="20"/>
        </w:rPr>
        <w:fldChar w:fldCharType="begin"/>
      </w:r>
      <w:r w:rsidR="007F72F4" w:rsidRPr="004636D3">
        <w:instrText xml:space="preserve"> TOC \o "1-6" \h \z \u </w:instrText>
      </w:r>
      <w:r w:rsidR="00015B0E" w:rsidRPr="004636D3">
        <w:rPr>
          <w:sz w:val="20"/>
        </w:rPr>
        <w:fldChar w:fldCharType="separate"/>
      </w:r>
    </w:p>
    <w:p w14:paraId="43988EEA" w14:textId="77777777" w:rsidR="00E84BD2" w:rsidRPr="004636D3" w:rsidRDefault="00E84BD2" w:rsidP="00E84BD2">
      <w:pPr>
        <w:rPr>
          <w:rFonts w:eastAsiaTheme="minorEastAsia"/>
        </w:rPr>
      </w:pPr>
    </w:p>
    <w:p w14:paraId="4EAF72C2" w14:textId="77777777" w:rsidR="00E84BD2" w:rsidRPr="004636D3" w:rsidRDefault="00E84BD2" w:rsidP="00E84BD2">
      <w:pPr>
        <w:rPr>
          <w:rFonts w:eastAsiaTheme="minorEastAsia"/>
        </w:rPr>
        <w:sectPr w:rsidR="00E84BD2" w:rsidRPr="004636D3" w:rsidSect="000D6A2A">
          <w:headerReference w:type="default" r:id="rId21"/>
          <w:footerReference w:type="default" r:id="rId22"/>
          <w:pgSz w:w="12240" w:h="15840" w:code="1"/>
          <w:pgMar w:top="1440" w:right="1440" w:bottom="1440" w:left="1440" w:header="720" w:footer="547" w:gutter="0"/>
          <w:pgNumType w:fmt="lowerRoman" w:start="1"/>
          <w:cols w:space="432"/>
          <w:formProt w:val="0"/>
        </w:sectPr>
      </w:pPr>
    </w:p>
    <w:p w14:paraId="75DF2805" w14:textId="23D1DA74" w:rsidR="00556AD1" w:rsidRPr="004636D3" w:rsidRDefault="00015B0E" w:rsidP="00826550">
      <w:pPr>
        <w:pStyle w:val="Heading1"/>
      </w:pPr>
      <w:r w:rsidRPr="004636D3">
        <w:lastRenderedPageBreak/>
        <w:fldChar w:fldCharType="end"/>
      </w:r>
      <w:bookmarkStart w:id="6" w:name="_Toc315334047"/>
      <w:bookmarkStart w:id="7" w:name="_Toc204677352"/>
      <w:bookmarkEnd w:id="5"/>
      <w:r w:rsidR="00556AD1" w:rsidRPr="004636D3">
        <w:t>LIST OF TABLES</w:t>
      </w:r>
      <w:bookmarkEnd w:id="6"/>
      <w:bookmarkEnd w:id="7"/>
    </w:p>
    <w:p w14:paraId="0D0F4E64" w14:textId="5BB6FE8A" w:rsidR="00556AD1" w:rsidRPr="004636D3" w:rsidRDefault="00F96A55" w:rsidP="00556AD1">
      <w:pPr>
        <w:pStyle w:val="List-Page"/>
      </w:pPr>
      <w:r>
        <w:t>Table</w:t>
      </w:r>
      <w:r w:rsidR="00556AD1" w:rsidRPr="004636D3">
        <w:tab/>
        <w:t>Page</w:t>
      </w:r>
    </w:p>
    <w:p w14:paraId="694CB14E" w14:textId="225AABDD" w:rsidR="00590BE8" w:rsidRDefault="00015B0E">
      <w:pPr>
        <w:pStyle w:val="TableofFigures"/>
        <w:rPr>
          <w:rFonts w:asciiTheme="minorHAnsi" w:eastAsiaTheme="minorEastAsia" w:hAnsiTheme="minorHAnsi" w:cstheme="minorBidi"/>
          <w:noProof/>
          <w:kern w:val="2"/>
          <w:sz w:val="24"/>
          <w:szCs w:val="24"/>
          <w14:ligatures w14:val="standardContextual"/>
        </w:rPr>
      </w:pPr>
      <w:r w:rsidRPr="004636D3">
        <w:fldChar w:fldCharType="begin"/>
      </w:r>
      <w:r w:rsidR="00556AD1" w:rsidRPr="004636D3">
        <w:instrText xml:space="preserve"> TOC \h \z \c "Table" </w:instrText>
      </w:r>
      <w:r w:rsidRPr="004636D3">
        <w:fldChar w:fldCharType="separate"/>
      </w:r>
      <w:hyperlink w:anchor="_Toc204337296" w:history="1">
        <w:r w:rsidR="002E1EB0">
          <w:rPr>
            <w:rStyle w:val="Hyperlink"/>
            <w:noProof/>
          </w:rPr>
          <w:tab/>
          <w:t xml:space="preserve"> </w:t>
        </w:r>
        <w:r w:rsidR="00590BE8" w:rsidRPr="00164BB0">
          <w:rPr>
            <w:rStyle w:val="Hyperlink"/>
            <w:noProof/>
          </w:rPr>
          <w:t>1</w:t>
        </w:r>
        <w:r w:rsidR="002E1EB0">
          <w:rPr>
            <w:rStyle w:val="Hyperlink"/>
            <w:noProof/>
          </w:rPr>
          <w:t>.</w:t>
        </w:r>
        <w:r w:rsidR="002E1EB0">
          <w:rPr>
            <w:rStyle w:val="Hyperlink"/>
            <w:noProof/>
          </w:rPr>
          <w:tab/>
          <w:t xml:space="preserve"> </w:t>
        </w:r>
        <w:r w:rsidR="00590BE8" w:rsidRPr="00164BB0">
          <w:rPr>
            <w:rStyle w:val="Hyperlink"/>
            <w:noProof/>
          </w:rPr>
          <w:t>Summary of key assessment results used to inform management in 2024 and 2025.</w:t>
        </w:r>
        <w:r w:rsidR="00590BE8">
          <w:rPr>
            <w:noProof/>
            <w:webHidden/>
          </w:rPr>
          <w:tab/>
        </w:r>
        <w:r w:rsidR="00590BE8">
          <w:rPr>
            <w:noProof/>
            <w:webHidden/>
          </w:rPr>
          <w:fldChar w:fldCharType="begin"/>
        </w:r>
        <w:r w:rsidR="00590BE8">
          <w:rPr>
            <w:noProof/>
            <w:webHidden/>
          </w:rPr>
          <w:instrText xml:space="preserve"> PAGEREF _Toc204337296 \h </w:instrText>
        </w:r>
        <w:r w:rsidR="00590BE8">
          <w:rPr>
            <w:noProof/>
            <w:webHidden/>
          </w:rPr>
        </w:r>
        <w:r w:rsidR="00590BE8">
          <w:rPr>
            <w:noProof/>
            <w:webHidden/>
          </w:rPr>
          <w:fldChar w:fldCharType="separate"/>
        </w:r>
        <w:r w:rsidR="00590BE8">
          <w:rPr>
            <w:noProof/>
            <w:webHidden/>
          </w:rPr>
          <w:t>30</w:t>
        </w:r>
        <w:r w:rsidR="00590BE8">
          <w:rPr>
            <w:noProof/>
            <w:webHidden/>
          </w:rPr>
          <w:fldChar w:fldCharType="end"/>
        </w:r>
      </w:hyperlink>
    </w:p>
    <w:p w14:paraId="3E3AE87C" w14:textId="4D7D921A" w:rsidR="00590BE8" w:rsidRDefault="002E1EB0">
      <w:pPr>
        <w:pStyle w:val="TableofFigures"/>
        <w:rPr>
          <w:rFonts w:asciiTheme="minorHAnsi" w:eastAsiaTheme="minorEastAsia" w:hAnsiTheme="minorHAnsi" w:cstheme="minorBidi"/>
          <w:noProof/>
          <w:kern w:val="2"/>
          <w:sz w:val="24"/>
          <w:szCs w:val="24"/>
          <w14:ligatures w14:val="standardContextual"/>
        </w:rPr>
      </w:pPr>
      <w:hyperlink w:anchor="_Toc204337297" w:history="1">
        <w:r>
          <w:rPr>
            <w:rStyle w:val="Hyperlink"/>
            <w:noProof/>
          </w:rPr>
          <w:tab/>
          <w:t xml:space="preserve"> </w:t>
        </w:r>
        <w:r w:rsidR="00590BE8" w:rsidRPr="00164BB0">
          <w:rPr>
            <w:rStyle w:val="Hyperlink"/>
            <w:noProof/>
          </w:rPr>
          <w:t>2</w:t>
        </w:r>
        <w:r>
          <w:rPr>
            <w:rStyle w:val="Hyperlink"/>
            <w:noProof/>
          </w:rPr>
          <w:t>.</w:t>
        </w:r>
        <w:r>
          <w:rPr>
            <w:rStyle w:val="Hyperlink"/>
            <w:noProof/>
          </w:rPr>
          <w:tab/>
          <w:t xml:space="preserve"> </w:t>
        </w:r>
        <w:r w:rsidR="00590BE8" w:rsidRPr="00164BB0">
          <w:rPr>
            <w:rStyle w:val="Hyperlink"/>
            <w:noProof/>
          </w:rPr>
          <w:t>Annual harvest objective (round lb), equal quota share (EQS; round lb), reported harvest (round lb), exvessel value, number of permits, and effort (days) for the directed commercial Northern Southeast Inside (NSEI) Subdistrict sablefish fishery, 1985–2025.</w:t>
        </w:r>
        <w:r w:rsidR="00590BE8">
          <w:rPr>
            <w:noProof/>
            <w:webHidden/>
          </w:rPr>
          <w:tab/>
        </w:r>
        <w:r w:rsidR="00590BE8">
          <w:rPr>
            <w:noProof/>
            <w:webHidden/>
          </w:rPr>
          <w:fldChar w:fldCharType="begin"/>
        </w:r>
        <w:r w:rsidR="00590BE8">
          <w:rPr>
            <w:noProof/>
            <w:webHidden/>
          </w:rPr>
          <w:instrText xml:space="preserve"> PAGEREF _Toc204337297 \h </w:instrText>
        </w:r>
        <w:r w:rsidR="00590BE8">
          <w:rPr>
            <w:noProof/>
            <w:webHidden/>
          </w:rPr>
        </w:r>
        <w:r w:rsidR="00590BE8">
          <w:rPr>
            <w:noProof/>
            <w:webHidden/>
          </w:rPr>
          <w:fldChar w:fldCharType="separate"/>
        </w:r>
        <w:r w:rsidR="00590BE8">
          <w:rPr>
            <w:noProof/>
            <w:webHidden/>
          </w:rPr>
          <w:t>31</w:t>
        </w:r>
        <w:r w:rsidR="00590BE8">
          <w:rPr>
            <w:noProof/>
            <w:webHidden/>
          </w:rPr>
          <w:fldChar w:fldCharType="end"/>
        </w:r>
      </w:hyperlink>
    </w:p>
    <w:p w14:paraId="74F5AD24" w14:textId="48429544" w:rsidR="00590BE8" w:rsidRDefault="002E1EB0">
      <w:pPr>
        <w:pStyle w:val="TableofFigures"/>
        <w:rPr>
          <w:rFonts w:asciiTheme="minorHAnsi" w:eastAsiaTheme="minorEastAsia" w:hAnsiTheme="minorHAnsi" w:cstheme="minorBidi"/>
          <w:noProof/>
          <w:kern w:val="2"/>
          <w:sz w:val="24"/>
          <w:szCs w:val="24"/>
          <w14:ligatures w14:val="standardContextual"/>
        </w:rPr>
      </w:pPr>
      <w:hyperlink w:anchor="_Toc204337298" w:history="1">
        <w:r>
          <w:rPr>
            <w:rStyle w:val="Hyperlink"/>
            <w:noProof/>
          </w:rPr>
          <w:tab/>
          <w:t xml:space="preserve"> </w:t>
        </w:r>
        <w:r w:rsidR="00590BE8" w:rsidRPr="00164BB0">
          <w:rPr>
            <w:rStyle w:val="Hyperlink"/>
            <w:noProof/>
          </w:rPr>
          <w:t>3</w:t>
        </w:r>
        <w:r>
          <w:rPr>
            <w:rStyle w:val="Hyperlink"/>
            <w:noProof/>
          </w:rPr>
          <w:t>.</w:t>
        </w:r>
        <w:r>
          <w:rPr>
            <w:rStyle w:val="Hyperlink"/>
            <w:noProof/>
          </w:rPr>
          <w:tab/>
          <w:t xml:space="preserve"> </w:t>
        </w:r>
        <w:r w:rsidR="00590BE8" w:rsidRPr="00164BB0">
          <w:rPr>
            <w:rStyle w:val="Hyperlink"/>
            <w:noProof/>
          </w:rPr>
          <w:t>Sablefish ABC, model decrement types and amounts, 2020–2025.</w:t>
        </w:r>
        <w:r w:rsidR="00590BE8">
          <w:rPr>
            <w:noProof/>
            <w:webHidden/>
          </w:rPr>
          <w:tab/>
        </w:r>
        <w:r w:rsidR="00590BE8">
          <w:rPr>
            <w:noProof/>
            <w:webHidden/>
          </w:rPr>
          <w:fldChar w:fldCharType="begin"/>
        </w:r>
        <w:r w:rsidR="00590BE8">
          <w:rPr>
            <w:noProof/>
            <w:webHidden/>
          </w:rPr>
          <w:instrText xml:space="preserve"> PAGEREF _Toc204337298 \h </w:instrText>
        </w:r>
        <w:r w:rsidR="00590BE8">
          <w:rPr>
            <w:noProof/>
            <w:webHidden/>
          </w:rPr>
        </w:r>
        <w:r w:rsidR="00590BE8">
          <w:rPr>
            <w:noProof/>
            <w:webHidden/>
          </w:rPr>
          <w:fldChar w:fldCharType="separate"/>
        </w:r>
        <w:r w:rsidR="00590BE8">
          <w:rPr>
            <w:noProof/>
            <w:webHidden/>
          </w:rPr>
          <w:t>32</w:t>
        </w:r>
        <w:r w:rsidR="00590BE8">
          <w:rPr>
            <w:noProof/>
            <w:webHidden/>
          </w:rPr>
          <w:fldChar w:fldCharType="end"/>
        </w:r>
      </w:hyperlink>
    </w:p>
    <w:p w14:paraId="100044F4" w14:textId="3AC38A94" w:rsidR="00590BE8" w:rsidRDefault="002E1EB0">
      <w:pPr>
        <w:pStyle w:val="TableofFigures"/>
        <w:rPr>
          <w:rFonts w:asciiTheme="minorHAnsi" w:eastAsiaTheme="minorEastAsia" w:hAnsiTheme="minorHAnsi" w:cstheme="minorBidi"/>
          <w:noProof/>
          <w:kern w:val="2"/>
          <w:sz w:val="24"/>
          <w:szCs w:val="24"/>
          <w14:ligatures w14:val="standardContextual"/>
        </w:rPr>
      </w:pPr>
      <w:hyperlink w:anchor="_Toc204337299" w:history="1">
        <w:r>
          <w:rPr>
            <w:rStyle w:val="Hyperlink"/>
            <w:noProof/>
            <w:shd w:val="clear" w:color="auto" w:fill="FFFFFF"/>
          </w:rPr>
          <w:tab/>
          <w:t xml:space="preserve"> </w:t>
        </w:r>
        <w:r w:rsidR="00590BE8" w:rsidRPr="00164BB0">
          <w:rPr>
            <w:rStyle w:val="Hyperlink"/>
            <w:noProof/>
            <w:shd w:val="clear" w:color="auto" w:fill="FFFFFF"/>
          </w:rPr>
          <w:t>4</w:t>
        </w:r>
        <w:r>
          <w:rPr>
            <w:rStyle w:val="Hyperlink"/>
            <w:noProof/>
          </w:rPr>
          <w:t>.</w:t>
        </w:r>
        <w:r>
          <w:rPr>
            <w:rStyle w:val="Hyperlink"/>
            <w:noProof/>
          </w:rPr>
          <w:tab/>
          <w:t xml:space="preserve"> </w:t>
        </w:r>
        <w:r w:rsidR="00590BE8" w:rsidRPr="00164BB0">
          <w:rPr>
            <w:rStyle w:val="Hyperlink"/>
            <w:noProof/>
            <w:shd w:val="clear" w:color="auto" w:fill="FFFFFF"/>
          </w:rPr>
          <w:t>Variable definitions for the statistical catch-at-age model,</w:t>
        </w:r>
        <w:r w:rsidR="00590BE8" w:rsidRPr="00164BB0">
          <w:rPr>
            <w:rStyle w:val="Hyperlink"/>
            <w:noProof/>
            <w:bdr w:val="none" w:sz="0" w:space="0" w:color="auto" w:frame="1"/>
          </w:rPr>
          <w:t xml:space="preserve"> indexing and model dimensions</w:t>
        </w:r>
        <w:r w:rsidR="00590BE8" w:rsidRPr="00164BB0">
          <w:rPr>
            <w:rStyle w:val="Hyperlink"/>
            <w:noProof/>
            <w:shd w:val="clear" w:color="auto" w:fill="FFFFFF"/>
          </w:rPr>
          <w:t>.</w:t>
        </w:r>
        <w:r w:rsidR="00590BE8">
          <w:rPr>
            <w:noProof/>
            <w:webHidden/>
          </w:rPr>
          <w:tab/>
        </w:r>
        <w:r w:rsidR="00590BE8">
          <w:rPr>
            <w:noProof/>
            <w:webHidden/>
          </w:rPr>
          <w:fldChar w:fldCharType="begin"/>
        </w:r>
        <w:r w:rsidR="00590BE8">
          <w:rPr>
            <w:noProof/>
            <w:webHidden/>
          </w:rPr>
          <w:instrText xml:space="preserve"> PAGEREF _Toc204337299 \h </w:instrText>
        </w:r>
        <w:r w:rsidR="00590BE8">
          <w:rPr>
            <w:noProof/>
            <w:webHidden/>
          </w:rPr>
        </w:r>
        <w:r w:rsidR="00590BE8">
          <w:rPr>
            <w:noProof/>
            <w:webHidden/>
          </w:rPr>
          <w:fldChar w:fldCharType="separate"/>
        </w:r>
        <w:r w:rsidR="00590BE8">
          <w:rPr>
            <w:noProof/>
            <w:webHidden/>
          </w:rPr>
          <w:t>33</w:t>
        </w:r>
        <w:r w:rsidR="00590BE8">
          <w:rPr>
            <w:noProof/>
            <w:webHidden/>
          </w:rPr>
          <w:fldChar w:fldCharType="end"/>
        </w:r>
      </w:hyperlink>
    </w:p>
    <w:p w14:paraId="7561F651" w14:textId="5BE6AC7C" w:rsidR="00590BE8" w:rsidRDefault="002E1EB0">
      <w:pPr>
        <w:pStyle w:val="TableofFigures"/>
        <w:rPr>
          <w:rFonts w:asciiTheme="minorHAnsi" w:eastAsiaTheme="minorEastAsia" w:hAnsiTheme="minorHAnsi" w:cstheme="minorBidi"/>
          <w:noProof/>
          <w:kern w:val="2"/>
          <w:sz w:val="24"/>
          <w:szCs w:val="24"/>
          <w14:ligatures w14:val="standardContextual"/>
        </w:rPr>
      </w:pPr>
      <w:hyperlink w:anchor="_Toc204337300" w:history="1">
        <w:r>
          <w:rPr>
            <w:rStyle w:val="Hyperlink"/>
            <w:noProof/>
          </w:rPr>
          <w:tab/>
          <w:t xml:space="preserve"> </w:t>
        </w:r>
        <w:r w:rsidR="00590BE8" w:rsidRPr="00164BB0">
          <w:rPr>
            <w:rStyle w:val="Hyperlink"/>
            <w:noProof/>
          </w:rPr>
          <w:t>5</w:t>
        </w:r>
        <w:r>
          <w:rPr>
            <w:rStyle w:val="Hyperlink"/>
            <w:noProof/>
          </w:rPr>
          <w:t>.</w:t>
        </w:r>
        <w:r>
          <w:rPr>
            <w:rStyle w:val="Hyperlink"/>
            <w:noProof/>
          </w:rPr>
          <w:tab/>
          <w:t xml:space="preserve"> </w:t>
        </w:r>
        <w:r w:rsidR="00590BE8" w:rsidRPr="00164BB0">
          <w:rPr>
            <w:rStyle w:val="Hyperlink"/>
            <w:noProof/>
            <w:shd w:val="clear" w:color="auto" w:fill="FFFFFF"/>
          </w:rPr>
          <w:t xml:space="preserve"> Variable definitions for the statistical catch-at-age model,</w:t>
        </w:r>
        <w:r w:rsidR="00590BE8" w:rsidRPr="00164BB0">
          <w:rPr>
            <w:rStyle w:val="Hyperlink"/>
            <w:noProof/>
            <w:bdr w:val="none" w:sz="0" w:space="0" w:color="auto" w:frame="1"/>
          </w:rPr>
          <w:t xml:space="preserve"> parameters.</w:t>
        </w:r>
        <w:r w:rsidR="00590BE8">
          <w:rPr>
            <w:noProof/>
            <w:webHidden/>
          </w:rPr>
          <w:tab/>
        </w:r>
        <w:r w:rsidR="00590BE8">
          <w:rPr>
            <w:noProof/>
            <w:webHidden/>
          </w:rPr>
          <w:fldChar w:fldCharType="begin"/>
        </w:r>
        <w:r w:rsidR="00590BE8">
          <w:rPr>
            <w:noProof/>
            <w:webHidden/>
          </w:rPr>
          <w:instrText xml:space="preserve"> PAGEREF _Toc204337300 \h </w:instrText>
        </w:r>
        <w:r w:rsidR="00590BE8">
          <w:rPr>
            <w:noProof/>
            <w:webHidden/>
          </w:rPr>
        </w:r>
        <w:r w:rsidR="00590BE8">
          <w:rPr>
            <w:noProof/>
            <w:webHidden/>
          </w:rPr>
          <w:fldChar w:fldCharType="separate"/>
        </w:r>
        <w:r w:rsidR="00590BE8">
          <w:rPr>
            <w:noProof/>
            <w:webHidden/>
          </w:rPr>
          <w:t>34</w:t>
        </w:r>
        <w:r w:rsidR="00590BE8">
          <w:rPr>
            <w:noProof/>
            <w:webHidden/>
          </w:rPr>
          <w:fldChar w:fldCharType="end"/>
        </w:r>
      </w:hyperlink>
    </w:p>
    <w:p w14:paraId="4A336BAC" w14:textId="7277DD55" w:rsidR="00590BE8" w:rsidRDefault="002E1EB0">
      <w:pPr>
        <w:pStyle w:val="TableofFigures"/>
        <w:rPr>
          <w:rFonts w:asciiTheme="minorHAnsi" w:eastAsiaTheme="minorEastAsia" w:hAnsiTheme="minorHAnsi" w:cstheme="minorBidi"/>
          <w:noProof/>
          <w:kern w:val="2"/>
          <w:sz w:val="24"/>
          <w:szCs w:val="24"/>
          <w14:ligatures w14:val="standardContextual"/>
        </w:rPr>
      </w:pPr>
      <w:hyperlink w:anchor="_Toc204337301" w:history="1">
        <w:r>
          <w:rPr>
            <w:rStyle w:val="Hyperlink"/>
            <w:noProof/>
          </w:rPr>
          <w:tab/>
          <w:t xml:space="preserve"> </w:t>
        </w:r>
        <w:r w:rsidR="00590BE8" w:rsidRPr="00164BB0">
          <w:rPr>
            <w:rStyle w:val="Hyperlink"/>
            <w:noProof/>
          </w:rPr>
          <w:t>6</w:t>
        </w:r>
        <w:r>
          <w:rPr>
            <w:rStyle w:val="Hyperlink"/>
            <w:noProof/>
          </w:rPr>
          <w:t>.</w:t>
        </w:r>
        <w:r>
          <w:rPr>
            <w:rStyle w:val="Hyperlink"/>
            <w:noProof/>
          </w:rPr>
          <w:tab/>
          <w:t xml:space="preserve"> </w:t>
        </w:r>
        <w:r w:rsidR="00590BE8" w:rsidRPr="00164BB0">
          <w:rPr>
            <w:rStyle w:val="Hyperlink"/>
            <w:noProof/>
            <w:shd w:val="clear" w:color="auto" w:fill="FFFFFF"/>
          </w:rPr>
          <w:t>A summary of data inputs to the mark–recapture models, 2005–2022.</w:t>
        </w:r>
        <w:r w:rsidR="00590BE8">
          <w:rPr>
            <w:noProof/>
            <w:webHidden/>
          </w:rPr>
          <w:tab/>
        </w:r>
        <w:r w:rsidR="00590BE8">
          <w:rPr>
            <w:noProof/>
            <w:webHidden/>
          </w:rPr>
          <w:fldChar w:fldCharType="begin"/>
        </w:r>
        <w:r w:rsidR="00590BE8">
          <w:rPr>
            <w:noProof/>
            <w:webHidden/>
          </w:rPr>
          <w:instrText xml:space="preserve"> PAGEREF _Toc204337301 \h </w:instrText>
        </w:r>
        <w:r w:rsidR="00590BE8">
          <w:rPr>
            <w:noProof/>
            <w:webHidden/>
          </w:rPr>
        </w:r>
        <w:r w:rsidR="00590BE8">
          <w:rPr>
            <w:noProof/>
            <w:webHidden/>
          </w:rPr>
          <w:fldChar w:fldCharType="separate"/>
        </w:r>
        <w:r w:rsidR="00590BE8">
          <w:rPr>
            <w:noProof/>
            <w:webHidden/>
          </w:rPr>
          <w:t>35</w:t>
        </w:r>
        <w:r w:rsidR="00590BE8">
          <w:rPr>
            <w:noProof/>
            <w:webHidden/>
          </w:rPr>
          <w:fldChar w:fldCharType="end"/>
        </w:r>
      </w:hyperlink>
    </w:p>
    <w:p w14:paraId="31B69534" w14:textId="599F2E13" w:rsidR="00590BE8" w:rsidRDefault="002E1EB0">
      <w:pPr>
        <w:pStyle w:val="TableofFigures"/>
        <w:rPr>
          <w:rFonts w:asciiTheme="minorHAnsi" w:eastAsiaTheme="minorEastAsia" w:hAnsiTheme="minorHAnsi" w:cstheme="minorBidi"/>
          <w:noProof/>
          <w:kern w:val="2"/>
          <w:sz w:val="24"/>
          <w:szCs w:val="24"/>
          <w14:ligatures w14:val="standardContextual"/>
        </w:rPr>
      </w:pPr>
      <w:hyperlink w:anchor="_Toc204337302" w:history="1">
        <w:r>
          <w:rPr>
            <w:rStyle w:val="Hyperlink"/>
            <w:noProof/>
          </w:rPr>
          <w:tab/>
          <w:t xml:space="preserve"> </w:t>
        </w:r>
        <w:r w:rsidR="00590BE8" w:rsidRPr="00164BB0">
          <w:rPr>
            <w:rStyle w:val="Hyperlink"/>
            <w:noProof/>
          </w:rPr>
          <w:t>7</w:t>
        </w:r>
        <w:r>
          <w:rPr>
            <w:rStyle w:val="Hyperlink"/>
            <w:noProof/>
          </w:rPr>
          <w:t>.</w:t>
        </w:r>
        <w:r>
          <w:rPr>
            <w:rStyle w:val="Hyperlink"/>
            <w:noProof/>
          </w:rPr>
          <w:tab/>
          <w:t xml:space="preserve"> </w:t>
        </w:r>
        <w:r w:rsidR="00590BE8" w:rsidRPr="00164BB0">
          <w:rPr>
            <w:rStyle w:val="Hyperlink"/>
            <w:noProof/>
            <w:shd w:val="clear" w:color="auto" w:fill="FFFFFF"/>
          </w:rPr>
          <w:t>Statistical catch-at-age model parameter estimates for NSEI sablefish model.</w:t>
        </w:r>
        <w:r w:rsidR="00590BE8">
          <w:rPr>
            <w:noProof/>
            <w:webHidden/>
          </w:rPr>
          <w:tab/>
        </w:r>
        <w:r w:rsidR="00590BE8">
          <w:rPr>
            <w:noProof/>
            <w:webHidden/>
          </w:rPr>
          <w:fldChar w:fldCharType="begin"/>
        </w:r>
        <w:r w:rsidR="00590BE8">
          <w:rPr>
            <w:noProof/>
            <w:webHidden/>
          </w:rPr>
          <w:instrText xml:space="preserve"> PAGEREF _Toc204337302 \h </w:instrText>
        </w:r>
        <w:r w:rsidR="00590BE8">
          <w:rPr>
            <w:noProof/>
            <w:webHidden/>
          </w:rPr>
        </w:r>
        <w:r w:rsidR="00590BE8">
          <w:rPr>
            <w:noProof/>
            <w:webHidden/>
          </w:rPr>
          <w:fldChar w:fldCharType="separate"/>
        </w:r>
        <w:r w:rsidR="00590BE8">
          <w:rPr>
            <w:noProof/>
            <w:webHidden/>
          </w:rPr>
          <w:t>36</w:t>
        </w:r>
        <w:r w:rsidR="00590BE8">
          <w:rPr>
            <w:noProof/>
            <w:webHidden/>
          </w:rPr>
          <w:fldChar w:fldCharType="end"/>
        </w:r>
      </w:hyperlink>
    </w:p>
    <w:p w14:paraId="4486BF10" w14:textId="03F9AB3E" w:rsidR="00590BE8" w:rsidRDefault="002E1EB0">
      <w:pPr>
        <w:pStyle w:val="TableofFigures"/>
        <w:rPr>
          <w:rFonts w:asciiTheme="minorHAnsi" w:eastAsiaTheme="minorEastAsia" w:hAnsiTheme="minorHAnsi" w:cstheme="minorBidi"/>
          <w:noProof/>
          <w:kern w:val="2"/>
          <w:sz w:val="24"/>
          <w:szCs w:val="24"/>
          <w14:ligatures w14:val="standardContextual"/>
        </w:rPr>
      </w:pPr>
      <w:hyperlink w:anchor="_Toc204337303" w:history="1">
        <w:r>
          <w:rPr>
            <w:rStyle w:val="Hyperlink"/>
            <w:noProof/>
          </w:rPr>
          <w:tab/>
          <w:t xml:space="preserve"> </w:t>
        </w:r>
        <w:r w:rsidR="00590BE8" w:rsidRPr="00164BB0">
          <w:rPr>
            <w:rStyle w:val="Hyperlink"/>
            <w:noProof/>
          </w:rPr>
          <w:t>8</w:t>
        </w:r>
        <w:r>
          <w:rPr>
            <w:rStyle w:val="Hyperlink"/>
            <w:noProof/>
          </w:rPr>
          <w:t>.</w:t>
        </w:r>
        <w:r>
          <w:rPr>
            <w:rStyle w:val="Hyperlink"/>
            <w:noProof/>
          </w:rPr>
          <w:tab/>
          <w:t xml:space="preserve"> </w:t>
        </w:r>
        <w:r w:rsidR="00590BE8" w:rsidRPr="00164BB0">
          <w:rPr>
            <w:rStyle w:val="Hyperlink"/>
            <w:noProof/>
          </w:rPr>
          <w:t>Negative likelihood (NLL) values and percent of each component to the total likelihood (% of NLL) for NSEI sablefish model.</w:t>
        </w:r>
        <w:r w:rsidR="00590BE8">
          <w:rPr>
            <w:noProof/>
            <w:webHidden/>
          </w:rPr>
          <w:tab/>
        </w:r>
        <w:r w:rsidR="00590BE8">
          <w:rPr>
            <w:noProof/>
            <w:webHidden/>
          </w:rPr>
          <w:fldChar w:fldCharType="begin"/>
        </w:r>
        <w:r w:rsidR="00590BE8">
          <w:rPr>
            <w:noProof/>
            <w:webHidden/>
          </w:rPr>
          <w:instrText xml:space="preserve"> PAGEREF _Toc204337303 \h </w:instrText>
        </w:r>
        <w:r w:rsidR="00590BE8">
          <w:rPr>
            <w:noProof/>
            <w:webHidden/>
          </w:rPr>
        </w:r>
        <w:r w:rsidR="00590BE8">
          <w:rPr>
            <w:noProof/>
            <w:webHidden/>
          </w:rPr>
          <w:fldChar w:fldCharType="separate"/>
        </w:r>
        <w:r w:rsidR="00590BE8">
          <w:rPr>
            <w:noProof/>
            <w:webHidden/>
          </w:rPr>
          <w:t>37</w:t>
        </w:r>
        <w:r w:rsidR="00590BE8">
          <w:rPr>
            <w:noProof/>
            <w:webHidden/>
          </w:rPr>
          <w:fldChar w:fldCharType="end"/>
        </w:r>
      </w:hyperlink>
    </w:p>
    <w:p w14:paraId="38332CEF" w14:textId="57BFAEBF" w:rsidR="00556AD1" w:rsidRPr="004636D3" w:rsidRDefault="00015B0E" w:rsidP="00556AD1">
      <w:r w:rsidRPr="004636D3">
        <w:fldChar w:fldCharType="end"/>
      </w:r>
    </w:p>
    <w:p w14:paraId="1E4FA026" w14:textId="77777777" w:rsidR="00556AD1" w:rsidRPr="004636D3" w:rsidRDefault="00556AD1" w:rsidP="00556AD1">
      <w:pPr>
        <w:pStyle w:val="Heading1"/>
      </w:pPr>
      <w:bookmarkStart w:id="8" w:name="_Toc315334048"/>
      <w:bookmarkStart w:id="9" w:name="_Toc204677353"/>
      <w:bookmarkStart w:id="10" w:name="_Hlk187669343"/>
      <w:r w:rsidRPr="004636D3">
        <w:t>LIST OF FIGURES</w:t>
      </w:r>
      <w:bookmarkEnd w:id="8"/>
      <w:bookmarkEnd w:id="9"/>
    </w:p>
    <w:p w14:paraId="6FBF84AE" w14:textId="765B0C04" w:rsidR="00556AD1" w:rsidRPr="004636D3" w:rsidRDefault="00F96A55" w:rsidP="00556AD1">
      <w:pPr>
        <w:pStyle w:val="List-Page"/>
      </w:pPr>
      <w:bookmarkStart w:id="11" w:name="_Hlk187669538"/>
      <w:bookmarkStart w:id="12" w:name="_Hlk187669567"/>
      <w:r>
        <w:t>Figure</w:t>
      </w:r>
      <w:r w:rsidR="00556AD1" w:rsidRPr="004636D3">
        <w:tab/>
        <w:t>Page</w:t>
      </w:r>
      <w:bookmarkEnd w:id="11"/>
    </w:p>
    <w:bookmarkEnd w:id="10"/>
    <w:bookmarkEnd w:id="12"/>
    <w:p w14:paraId="57872682" w14:textId="101F1E29" w:rsidR="00BA239F" w:rsidRDefault="00015B0E">
      <w:pPr>
        <w:pStyle w:val="TableofFigures"/>
        <w:rPr>
          <w:rFonts w:asciiTheme="minorHAnsi" w:eastAsiaTheme="minorEastAsia" w:hAnsiTheme="minorHAnsi" w:cstheme="minorBidi"/>
          <w:noProof/>
          <w:kern w:val="2"/>
          <w:sz w:val="24"/>
          <w:szCs w:val="24"/>
          <w14:ligatures w14:val="standardContextual"/>
        </w:rPr>
      </w:pPr>
      <w:r w:rsidRPr="004636D3">
        <w:fldChar w:fldCharType="begin"/>
      </w:r>
      <w:r w:rsidR="00EF14E4" w:rsidRPr="004636D3">
        <w:instrText xml:space="preserve"> TOC \h \z \c "Figure" </w:instrText>
      </w:r>
      <w:r w:rsidRPr="004636D3">
        <w:fldChar w:fldCharType="separate"/>
      </w:r>
      <w:hyperlink w:anchor="_Toc204597056" w:history="1">
        <w:r w:rsidR="002E1EB0">
          <w:rPr>
            <w:rStyle w:val="Hyperlink"/>
            <w:noProof/>
          </w:rPr>
          <w:tab/>
          <w:t xml:space="preserve"> </w:t>
        </w:r>
        <w:r w:rsidR="00BA239F" w:rsidRPr="00D262F0">
          <w:rPr>
            <w:rStyle w:val="Hyperlink"/>
            <w:noProof/>
          </w:rPr>
          <w:t>1</w:t>
        </w:r>
        <w:r w:rsidR="002E1EB0">
          <w:rPr>
            <w:rStyle w:val="Hyperlink"/>
            <w:noProof/>
          </w:rPr>
          <w:t>.</w:t>
        </w:r>
        <w:r w:rsidR="002E1EB0">
          <w:rPr>
            <w:rStyle w:val="Hyperlink"/>
            <w:noProof/>
          </w:rPr>
          <w:tab/>
          <w:t xml:space="preserve"> </w:t>
        </w:r>
        <w:r w:rsidR="00BA239F" w:rsidRPr="00D262F0">
          <w:rPr>
            <w:rStyle w:val="Hyperlink"/>
            <w:noProof/>
          </w:rPr>
          <w:t>Northern Southeast Inside (NSEI) Subdistrict including restricted waters of Glacier Bay National Park and Preserve.</w:t>
        </w:r>
        <w:r w:rsidR="00BA239F">
          <w:rPr>
            <w:noProof/>
            <w:webHidden/>
          </w:rPr>
          <w:tab/>
        </w:r>
        <w:r w:rsidR="00BA239F">
          <w:rPr>
            <w:noProof/>
            <w:webHidden/>
          </w:rPr>
          <w:fldChar w:fldCharType="begin"/>
        </w:r>
        <w:r w:rsidR="00BA239F">
          <w:rPr>
            <w:noProof/>
            <w:webHidden/>
          </w:rPr>
          <w:instrText xml:space="preserve"> PAGEREF _Toc204597056 \h </w:instrText>
        </w:r>
        <w:r w:rsidR="00BA239F">
          <w:rPr>
            <w:noProof/>
            <w:webHidden/>
          </w:rPr>
        </w:r>
        <w:r w:rsidR="00BA239F">
          <w:rPr>
            <w:noProof/>
            <w:webHidden/>
          </w:rPr>
          <w:fldChar w:fldCharType="separate"/>
        </w:r>
        <w:r w:rsidR="00BA239F">
          <w:rPr>
            <w:noProof/>
            <w:webHidden/>
          </w:rPr>
          <w:t>38</w:t>
        </w:r>
        <w:r w:rsidR="00BA239F">
          <w:rPr>
            <w:noProof/>
            <w:webHidden/>
          </w:rPr>
          <w:fldChar w:fldCharType="end"/>
        </w:r>
      </w:hyperlink>
    </w:p>
    <w:p w14:paraId="76DD33D9" w14:textId="43585480" w:rsidR="00BA239F" w:rsidRDefault="002E1EB0">
      <w:pPr>
        <w:pStyle w:val="TableofFigures"/>
        <w:rPr>
          <w:rFonts w:asciiTheme="minorHAnsi" w:eastAsiaTheme="minorEastAsia" w:hAnsiTheme="minorHAnsi" w:cstheme="minorBidi"/>
          <w:noProof/>
          <w:kern w:val="2"/>
          <w:sz w:val="24"/>
          <w:szCs w:val="24"/>
          <w14:ligatures w14:val="standardContextual"/>
        </w:rPr>
      </w:pPr>
      <w:hyperlink w:anchor="_Toc204597057" w:history="1">
        <w:r>
          <w:rPr>
            <w:rStyle w:val="Hyperlink"/>
            <w:noProof/>
          </w:rPr>
          <w:tab/>
          <w:t xml:space="preserve"> </w:t>
        </w:r>
        <w:r w:rsidR="00BA239F" w:rsidRPr="00D262F0">
          <w:rPr>
            <w:rStyle w:val="Hyperlink"/>
            <w:noProof/>
          </w:rPr>
          <w:t>2</w:t>
        </w:r>
        <w:r>
          <w:rPr>
            <w:rStyle w:val="Hyperlink"/>
            <w:noProof/>
          </w:rPr>
          <w:t>.</w:t>
        </w:r>
        <w:r>
          <w:rPr>
            <w:rStyle w:val="Hyperlink"/>
            <w:noProof/>
          </w:rPr>
          <w:tab/>
          <w:t xml:space="preserve"> </w:t>
        </w:r>
        <w:r w:rsidR="00BA239F" w:rsidRPr="00D262F0">
          <w:rPr>
            <w:rStyle w:val="Hyperlink"/>
            <w:noProof/>
          </w:rPr>
          <w:t>Catch, landings by port, and exvessel value for Northern Southeast Inside (NSEI) Subdistrict commercial sablefish 1985–2024.</w:t>
        </w:r>
        <w:r w:rsidR="00BA239F">
          <w:rPr>
            <w:noProof/>
            <w:webHidden/>
          </w:rPr>
          <w:tab/>
        </w:r>
        <w:r w:rsidR="00BA239F">
          <w:rPr>
            <w:noProof/>
            <w:webHidden/>
          </w:rPr>
          <w:fldChar w:fldCharType="begin"/>
        </w:r>
        <w:r w:rsidR="00BA239F">
          <w:rPr>
            <w:noProof/>
            <w:webHidden/>
          </w:rPr>
          <w:instrText xml:space="preserve"> PAGEREF _Toc204597057 \h </w:instrText>
        </w:r>
        <w:r w:rsidR="00BA239F">
          <w:rPr>
            <w:noProof/>
            <w:webHidden/>
          </w:rPr>
        </w:r>
        <w:r w:rsidR="00BA239F">
          <w:rPr>
            <w:noProof/>
            <w:webHidden/>
          </w:rPr>
          <w:fldChar w:fldCharType="separate"/>
        </w:r>
        <w:r w:rsidR="00BA239F">
          <w:rPr>
            <w:noProof/>
            <w:webHidden/>
          </w:rPr>
          <w:t>39</w:t>
        </w:r>
        <w:r w:rsidR="00BA239F">
          <w:rPr>
            <w:noProof/>
            <w:webHidden/>
          </w:rPr>
          <w:fldChar w:fldCharType="end"/>
        </w:r>
      </w:hyperlink>
    </w:p>
    <w:p w14:paraId="1F1AF7E2" w14:textId="75EA10A8" w:rsidR="00BA239F" w:rsidRDefault="002E1EB0">
      <w:pPr>
        <w:pStyle w:val="TableofFigures"/>
        <w:rPr>
          <w:rFonts w:asciiTheme="minorHAnsi" w:eastAsiaTheme="minorEastAsia" w:hAnsiTheme="minorHAnsi" w:cstheme="minorBidi"/>
          <w:noProof/>
          <w:kern w:val="2"/>
          <w:sz w:val="24"/>
          <w:szCs w:val="24"/>
          <w14:ligatures w14:val="standardContextual"/>
        </w:rPr>
      </w:pPr>
      <w:hyperlink w:anchor="_Toc204597058" w:history="1">
        <w:r>
          <w:rPr>
            <w:rStyle w:val="Hyperlink"/>
            <w:noProof/>
          </w:rPr>
          <w:tab/>
          <w:t xml:space="preserve"> </w:t>
        </w:r>
        <w:r w:rsidR="00BA239F" w:rsidRPr="00D262F0">
          <w:rPr>
            <w:rStyle w:val="Hyperlink"/>
            <w:noProof/>
          </w:rPr>
          <w:t>3</w:t>
        </w:r>
        <w:r>
          <w:rPr>
            <w:rStyle w:val="Hyperlink"/>
            <w:noProof/>
          </w:rPr>
          <w:t>.</w:t>
        </w:r>
        <w:r>
          <w:rPr>
            <w:rStyle w:val="Hyperlink"/>
            <w:noProof/>
          </w:rPr>
          <w:tab/>
          <w:t xml:space="preserve"> </w:t>
        </w:r>
        <w:r w:rsidR="00BA239F" w:rsidRPr="00D262F0">
          <w:rPr>
            <w:rStyle w:val="Hyperlink"/>
            <w:noProof/>
          </w:rPr>
          <w:t>Estimated catch in the Northern Southeast Inside (NSEI) Subdistrict fishery from 2000–2024 and the relationship to </w:t>
        </w:r>
        <w:r w:rsidR="00BA239F" w:rsidRPr="00D262F0">
          <w:rPr>
            <w:rStyle w:val="Hyperlink"/>
            <w:i/>
            <w:iCs/>
            <w:noProof/>
          </w:rPr>
          <w:t>F</w:t>
        </w:r>
        <w:r w:rsidR="00BA239F" w:rsidRPr="00D262F0">
          <w:rPr>
            <w:rStyle w:val="Hyperlink"/>
            <w:i/>
            <w:iCs/>
            <w:noProof/>
            <w:vertAlign w:val="subscript"/>
          </w:rPr>
          <w:t>40</w:t>
        </w:r>
        <w:r w:rsidR="00BA239F" w:rsidRPr="00D262F0">
          <w:rPr>
            <w:rStyle w:val="Hyperlink"/>
            <w:i/>
            <w:iCs/>
            <w:noProof/>
          </w:rPr>
          <w:t>, F</w:t>
        </w:r>
        <w:r w:rsidR="00BA239F" w:rsidRPr="00D262F0">
          <w:rPr>
            <w:rStyle w:val="Hyperlink"/>
            <w:i/>
            <w:iCs/>
            <w:noProof/>
            <w:vertAlign w:val="subscript"/>
          </w:rPr>
          <w:t>50</w:t>
        </w:r>
        <w:r w:rsidR="00BA239F" w:rsidRPr="00D262F0">
          <w:rPr>
            <w:rStyle w:val="Hyperlink"/>
            <w:noProof/>
          </w:rPr>
          <w:t> and </w:t>
        </w:r>
        <w:r w:rsidR="00BA239F" w:rsidRPr="00D262F0">
          <w:rPr>
            <w:rStyle w:val="Hyperlink"/>
            <w:i/>
            <w:iCs/>
            <w:noProof/>
          </w:rPr>
          <w:t>F</w:t>
        </w:r>
        <w:r w:rsidR="00BA239F" w:rsidRPr="00D262F0">
          <w:rPr>
            <w:rStyle w:val="Hyperlink"/>
            <w:i/>
            <w:iCs/>
            <w:noProof/>
            <w:vertAlign w:val="subscript"/>
          </w:rPr>
          <w:t>60</w:t>
        </w:r>
        <w:r w:rsidR="00BA239F" w:rsidRPr="00D262F0">
          <w:rPr>
            <w:rStyle w:val="Hyperlink"/>
            <w:noProof/>
          </w:rPr>
          <w:t> (</w:t>
        </w:r>
        <w:r w:rsidR="00BA239F" w:rsidRPr="00D262F0">
          <w:rPr>
            <w:rStyle w:val="Hyperlink"/>
            <w:i/>
            <w:iCs/>
            <w:noProof/>
          </w:rPr>
          <w:t>F</w:t>
        </w:r>
        <w:r w:rsidR="00BA239F" w:rsidRPr="00D262F0">
          <w:rPr>
            <w:rStyle w:val="Hyperlink"/>
            <w:i/>
            <w:iCs/>
            <w:noProof/>
            <w:vertAlign w:val="subscript"/>
          </w:rPr>
          <w:t>spr</w:t>
        </w:r>
        <w:r w:rsidR="00BA239F" w:rsidRPr="00D262F0">
          <w:rPr>
            <w:rStyle w:val="Hyperlink"/>
            <w:noProof/>
          </w:rPr>
          <w:t>).</w:t>
        </w:r>
        <w:r w:rsidR="00BA239F">
          <w:rPr>
            <w:noProof/>
            <w:webHidden/>
          </w:rPr>
          <w:tab/>
        </w:r>
        <w:r w:rsidR="00BA239F">
          <w:rPr>
            <w:noProof/>
            <w:webHidden/>
          </w:rPr>
          <w:fldChar w:fldCharType="begin"/>
        </w:r>
        <w:r w:rsidR="00BA239F">
          <w:rPr>
            <w:noProof/>
            <w:webHidden/>
          </w:rPr>
          <w:instrText xml:space="preserve"> PAGEREF _Toc204597058 \h </w:instrText>
        </w:r>
        <w:r w:rsidR="00BA239F">
          <w:rPr>
            <w:noProof/>
            <w:webHidden/>
          </w:rPr>
        </w:r>
        <w:r w:rsidR="00BA239F">
          <w:rPr>
            <w:noProof/>
            <w:webHidden/>
          </w:rPr>
          <w:fldChar w:fldCharType="separate"/>
        </w:r>
        <w:r w:rsidR="00BA239F">
          <w:rPr>
            <w:noProof/>
            <w:webHidden/>
          </w:rPr>
          <w:t>40</w:t>
        </w:r>
        <w:r w:rsidR="00BA239F">
          <w:rPr>
            <w:noProof/>
            <w:webHidden/>
          </w:rPr>
          <w:fldChar w:fldCharType="end"/>
        </w:r>
      </w:hyperlink>
    </w:p>
    <w:p w14:paraId="68A449E1" w14:textId="757DB570" w:rsidR="00BA239F" w:rsidRDefault="002E1EB0">
      <w:pPr>
        <w:pStyle w:val="TableofFigures"/>
        <w:rPr>
          <w:rFonts w:asciiTheme="minorHAnsi" w:eastAsiaTheme="minorEastAsia" w:hAnsiTheme="minorHAnsi" w:cstheme="minorBidi"/>
          <w:noProof/>
          <w:kern w:val="2"/>
          <w:sz w:val="24"/>
          <w:szCs w:val="24"/>
          <w14:ligatures w14:val="standardContextual"/>
        </w:rPr>
      </w:pPr>
      <w:hyperlink w:anchor="_Toc204597059" w:history="1">
        <w:r>
          <w:rPr>
            <w:rStyle w:val="Hyperlink"/>
            <w:noProof/>
          </w:rPr>
          <w:tab/>
          <w:t xml:space="preserve"> </w:t>
        </w:r>
        <w:r w:rsidR="00BA239F" w:rsidRPr="00D262F0">
          <w:rPr>
            <w:rStyle w:val="Hyperlink"/>
            <w:noProof/>
          </w:rPr>
          <w:t>4</w:t>
        </w:r>
        <w:r>
          <w:rPr>
            <w:rStyle w:val="Hyperlink"/>
            <w:noProof/>
          </w:rPr>
          <w:t>.</w:t>
        </w:r>
        <w:r>
          <w:rPr>
            <w:rStyle w:val="Hyperlink"/>
            <w:noProof/>
          </w:rPr>
          <w:tab/>
          <w:t xml:space="preserve"> </w:t>
        </w:r>
        <w:r w:rsidR="00BA239F" w:rsidRPr="00D262F0">
          <w:rPr>
            <w:rStyle w:val="Hyperlink"/>
            <w:noProof/>
          </w:rPr>
          <w:t xml:space="preserve">Mohn’s </w:t>
        </w:r>
        <w:r w:rsidR="00BA239F" w:rsidRPr="00D262F0">
          <w:rPr>
            <w:rStyle w:val="Hyperlink"/>
            <w:rFonts w:ascii="Symbol" w:hAnsi="Symbol"/>
            <w:noProof/>
          </w:rPr>
          <w:t></w:t>
        </w:r>
        <w:r w:rsidR="00BA239F" w:rsidRPr="00D262F0">
          <w:rPr>
            <w:rStyle w:val="Hyperlink"/>
            <w:noProof/>
          </w:rPr>
          <w:t xml:space="preserve"> and retrospective peels of estimated sablefish spawning biomass.</w:t>
        </w:r>
        <w:r w:rsidR="00BA239F">
          <w:rPr>
            <w:noProof/>
            <w:webHidden/>
          </w:rPr>
          <w:tab/>
        </w:r>
        <w:r w:rsidR="00BA239F">
          <w:rPr>
            <w:noProof/>
            <w:webHidden/>
          </w:rPr>
          <w:fldChar w:fldCharType="begin"/>
        </w:r>
        <w:r w:rsidR="00BA239F">
          <w:rPr>
            <w:noProof/>
            <w:webHidden/>
          </w:rPr>
          <w:instrText xml:space="preserve"> PAGEREF _Toc204597059 \h </w:instrText>
        </w:r>
        <w:r w:rsidR="00BA239F">
          <w:rPr>
            <w:noProof/>
            <w:webHidden/>
          </w:rPr>
        </w:r>
        <w:r w:rsidR="00BA239F">
          <w:rPr>
            <w:noProof/>
            <w:webHidden/>
          </w:rPr>
          <w:fldChar w:fldCharType="separate"/>
        </w:r>
        <w:r w:rsidR="00BA239F">
          <w:rPr>
            <w:noProof/>
            <w:webHidden/>
          </w:rPr>
          <w:t>41</w:t>
        </w:r>
        <w:r w:rsidR="00BA239F">
          <w:rPr>
            <w:noProof/>
            <w:webHidden/>
          </w:rPr>
          <w:fldChar w:fldCharType="end"/>
        </w:r>
      </w:hyperlink>
    </w:p>
    <w:p w14:paraId="01B32019" w14:textId="1C09718F" w:rsidR="00BA239F" w:rsidRDefault="002E1EB0">
      <w:pPr>
        <w:pStyle w:val="TableofFigures"/>
        <w:rPr>
          <w:rFonts w:asciiTheme="minorHAnsi" w:eastAsiaTheme="minorEastAsia" w:hAnsiTheme="minorHAnsi" w:cstheme="minorBidi"/>
          <w:noProof/>
          <w:kern w:val="2"/>
          <w:sz w:val="24"/>
          <w:szCs w:val="24"/>
          <w14:ligatures w14:val="standardContextual"/>
        </w:rPr>
      </w:pPr>
      <w:hyperlink w:anchor="_Toc204597060" w:history="1">
        <w:r>
          <w:rPr>
            <w:rStyle w:val="Hyperlink"/>
            <w:noProof/>
          </w:rPr>
          <w:tab/>
          <w:t xml:space="preserve"> </w:t>
        </w:r>
        <w:r w:rsidR="00BA239F" w:rsidRPr="00D262F0">
          <w:rPr>
            <w:rStyle w:val="Hyperlink"/>
            <w:noProof/>
          </w:rPr>
          <w:t>5</w:t>
        </w:r>
        <w:r>
          <w:rPr>
            <w:rStyle w:val="Hyperlink"/>
            <w:noProof/>
          </w:rPr>
          <w:t>.</w:t>
        </w:r>
        <w:r>
          <w:rPr>
            <w:rStyle w:val="Hyperlink"/>
            <w:noProof/>
          </w:rPr>
          <w:tab/>
          <w:t xml:space="preserve"> </w:t>
        </w:r>
        <w:r w:rsidR="00BA239F" w:rsidRPr="00D262F0">
          <w:rPr>
            <w:rStyle w:val="Hyperlink"/>
            <w:noProof/>
            <w:shd w:val="clear" w:color="auto" w:fill="FFFFFF"/>
          </w:rPr>
          <w:t xml:space="preserve">Comparison of the mean length and age in the longline (LL) and pot fisheries and longline survey since 1997 for male and female sablefish in the </w:t>
        </w:r>
        <w:r w:rsidR="00BA239F" w:rsidRPr="00D262F0">
          <w:rPr>
            <w:rStyle w:val="Hyperlink"/>
            <w:noProof/>
          </w:rPr>
          <w:t>Northern Southeast Inside (NSEI) Subdistrict</w:t>
        </w:r>
        <w:r w:rsidR="00BA239F" w:rsidRPr="00D262F0">
          <w:rPr>
            <w:rStyle w:val="Hyperlink"/>
            <w:noProof/>
            <w:shd w:val="clear" w:color="auto" w:fill="FFFFFF"/>
          </w:rPr>
          <w:t>..</w:t>
        </w:r>
        <w:r w:rsidR="00BA239F">
          <w:rPr>
            <w:noProof/>
            <w:webHidden/>
          </w:rPr>
          <w:tab/>
        </w:r>
        <w:r w:rsidR="00BA239F">
          <w:rPr>
            <w:noProof/>
            <w:webHidden/>
          </w:rPr>
          <w:fldChar w:fldCharType="begin"/>
        </w:r>
        <w:r w:rsidR="00BA239F">
          <w:rPr>
            <w:noProof/>
            <w:webHidden/>
          </w:rPr>
          <w:instrText xml:space="preserve"> PAGEREF _Toc204597060 \h </w:instrText>
        </w:r>
        <w:r w:rsidR="00BA239F">
          <w:rPr>
            <w:noProof/>
            <w:webHidden/>
          </w:rPr>
        </w:r>
        <w:r w:rsidR="00BA239F">
          <w:rPr>
            <w:noProof/>
            <w:webHidden/>
          </w:rPr>
          <w:fldChar w:fldCharType="separate"/>
        </w:r>
        <w:r w:rsidR="00BA239F">
          <w:rPr>
            <w:noProof/>
            <w:webHidden/>
          </w:rPr>
          <w:t>42</w:t>
        </w:r>
        <w:r w:rsidR="00BA239F">
          <w:rPr>
            <w:noProof/>
            <w:webHidden/>
          </w:rPr>
          <w:fldChar w:fldCharType="end"/>
        </w:r>
      </w:hyperlink>
    </w:p>
    <w:p w14:paraId="4FE30D03" w14:textId="5A237DAD" w:rsidR="00BA239F" w:rsidRDefault="002E1EB0">
      <w:pPr>
        <w:pStyle w:val="TableofFigures"/>
        <w:rPr>
          <w:rFonts w:asciiTheme="minorHAnsi" w:eastAsiaTheme="minorEastAsia" w:hAnsiTheme="minorHAnsi" w:cstheme="minorBidi"/>
          <w:noProof/>
          <w:kern w:val="2"/>
          <w:sz w:val="24"/>
          <w:szCs w:val="24"/>
          <w14:ligatures w14:val="standardContextual"/>
        </w:rPr>
      </w:pPr>
      <w:hyperlink w:anchor="_Toc204597061" w:history="1">
        <w:r>
          <w:rPr>
            <w:rStyle w:val="Hyperlink"/>
            <w:noProof/>
          </w:rPr>
          <w:tab/>
          <w:t xml:space="preserve"> </w:t>
        </w:r>
        <w:r w:rsidR="00BA239F" w:rsidRPr="00D262F0">
          <w:rPr>
            <w:rStyle w:val="Hyperlink"/>
            <w:noProof/>
          </w:rPr>
          <w:t>6</w:t>
        </w:r>
        <w:r>
          <w:rPr>
            <w:rStyle w:val="Hyperlink"/>
            <w:noProof/>
          </w:rPr>
          <w:t>.</w:t>
        </w:r>
        <w:r>
          <w:rPr>
            <w:rStyle w:val="Hyperlink"/>
            <w:noProof/>
          </w:rPr>
          <w:tab/>
        </w:r>
        <w:r w:rsidR="00BA239F" w:rsidRPr="00D262F0">
          <w:rPr>
            <w:rStyle w:val="Hyperlink"/>
            <w:noProof/>
          </w:rPr>
          <w:t>Biological inputs to the statistical catch-at-age model, including: (A) von Bertalanffy growth model predictions of weight-at-age (kg) by sex from the longline fishery (gold), pot fishery (brown), and ADF&amp;G longline survey (red), and (B) proportion mature at age for females estimated from the longline survey with the age at 50% maturity (</w:t>
        </w:r>
        <w:r w:rsidR="00BA239F" w:rsidRPr="00D262F0">
          <w:rPr>
            <w:rStyle w:val="Hyperlink"/>
            <w:i/>
            <w:iCs/>
            <w:noProof/>
          </w:rPr>
          <w:t>a</w:t>
        </w:r>
        <w:r w:rsidR="00BA239F" w:rsidRPr="00D262F0">
          <w:rPr>
            <w:rStyle w:val="Hyperlink"/>
            <w:i/>
            <w:iCs/>
            <w:noProof/>
            <w:vertAlign w:val="subscript"/>
          </w:rPr>
          <w:t>50</w:t>
        </w:r>
        <w:r w:rsidR="00BA239F" w:rsidRPr="00D262F0">
          <w:rPr>
            <w:rStyle w:val="Hyperlink"/>
            <w:noProof/>
          </w:rPr>
          <w:t xml:space="preserve"> = 5.7 yr) indicated by the dashed grey line.</w:t>
        </w:r>
        <w:r w:rsidR="00BA239F">
          <w:rPr>
            <w:noProof/>
            <w:webHidden/>
          </w:rPr>
          <w:tab/>
        </w:r>
        <w:r w:rsidR="00BA239F">
          <w:rPr>
            <w:noProof/>
            <w:webHidden/>
          </w:rPr>
          <w:fldChar w:fldCharType="begin"/>
        </w:r>
        <w:r w:rsidR="00BA239F">
          <w:rPr>
            <w:noProof/>
            <w:webHidden/>
          </w:rPr>
          <w:instrText xml:space="preserve"> PAGEREF _Toc204597061 \h </w:instrText>
        </w:r>
        <w:r w:rsidR="00BA239F">
          <w:rPr>
            <w:noProof/>
            <w:webHidden/>
          </w:rPr>
        </w:r>
        <w:r w:rsidR="00BA239F">
          <w:rPr>
            <w:noProof/>
            <w:webHidden/>
          </w:rPr>
          <w:fldChar w:fldCharType="separate"/>
        </w:r>
        <w:r w:rsidR="00BA239F">
          <w:rPr>
            <w:noProof/>
            <w:webHidden/>
          </w:rPr>
          <w:t>43</w:t>
        </w:r>
        <w:r w:rsidR="00BA239F">
          <w:rPr>
            <w:noProof/>
            <w:webHidden/>
          </w:rPr>
          <w:fldChar w:fldCharType="end"/>
        </w:r>
      </w:hyperlink>
    </w:p>
    <w:p w14:paraId="54771331" w14:textId="205C8C9E" w:rsidR="00BA239F" w:rsidRDefault="002E1EB0">
      <w:pPr>
        <w:pStyle w:val="TableofFigures"/>
        <w:rPr>
          <w:rFonts w:asciiTheme="minorHAnsi" w:eastAsiaTheme="minorEastAsia" w:hAnsiTheme="minorHAnsi" w:cstheme="minorBidi"/>
          <w:noProof/>
          <w:kern w:val="2"/>
          <w:sz w:val="24"/>
          <w:szCs w:val="24"/>
          <w14:ligatures w14:val="standardContextual"/>
        </w:rPr>
      </w:pPr>
      <w:hyperlink w:anchor="_Toc204597062" w:history="1">
        <w:r>
          <w:rPr>
            <w:rStyle w:val="Hyperlink"/>
            <w:noProof/>
          </w:rPr>
          <w:tab/>
          <w:t xml:space="preserve"> </w:t>
        </w:r>
        <w:r w:rsidR="00BA239F" w:rsidRPr="00D262F0">
          <w:rPr>
            <w:rStyle w:val="Hyperlink"/>
            <w:noProof/>
          </w:rPr>
          <w:t>7</w:t>
        </w:r>
        <w:r>
          <w:rPr>
            <w:rStyle w:val="Hyperlink"/>
            <w:noProof/>
          </w:rPr>
          <w:t>.</w:t>
        </w:r>
        <w:r>
          <w:rPr>
            <w:rStyle w:val="Hyperlink"/>
            <w:noProof/>
          </w:rPr>
          <w:tab/>
          <w:t xml:space="preserve"> </w:t>
        </w:r>
        <w:r w:rsidR="00BA239F" w:rsidRPr="00D262F0">
          <w:rPr>
            <w:rStyle w:val="Hyperlink"/>
            <w:noProof/>
            <w:shd w:val="clear" w:color="auto" w:fill="FFFFFF"/>
          </w:rPr>
          <w:t xml:space="preserve">Changes in maturity-at-age (top panel) and -length (bottom panel) over time in the </w:t>
        </w:r>
        <w:r w:rsidR="00BA239F" w:rsidRPr="00D262F0">
          <w:rPr>
            <w:rStyle w:val="Hyperlink"/>
            <w:noProof/>
          </w:rPr>
          <w:t xml:space="preserve">Northern Southeast Inside (NSEI) Subdistrict </w:t>
        </w:r>
        <w:r w:rsidR="00BA239F" w:rsidRPr="00D262F0">
          <w:rPr>
            <w:rStyle w:val="Hyperlink"/>
            <w:noProof/>
            <w:shd w:val="clear" w:color="auto" w:fill="FFFFFF"/>
          </w:rPr>
          <w:t>sablefish population, showing a general trend of fish maturing at younger ages and smaller sizes.</w:t>
        </w:r>
        <w:r w:rsidR="00BA239F">
          <w:rPr>
            <w:noProof/>
            <w:webHidden/>
          </w:rPr>
          <w:tab/>
        </w:r>
        <w:r w:rsidR="00BA239F">
          <w:rPr>
            <w:noProof/>
            <w:webHidden/>
          </w:rPr>
          <w:fldChar w:fldCharType="begin"/>
        </w:r>
        <w:r w:rsidR="00BA239F">
          <w:rPr>
            <w:noProof/>
            <w:webHidden/>
          </w:rPr>
          <w:instrText xml:space="preserve"> PAGEREF _Toc204597062 \h </w:instrText>
        </w:r>
        <w:r w:rsidR="00BA239F">
          <w:rPr>
            <w:noProof/>
            <w:webHidden/>
          </w:rPr>
        </w:r>
        <w:r w:rsidR="00BA239F">
          <w:rPr>
            <w:noProof/>
            <w:webHidden/>
          </w:rPr>
          <w:fldChar w:fldCharType="separate"/>
        </w:r>
        <w:r w:rsidR="00BA239F">
          <w:rPr>
            <w:noProof/>
            <w:webHidden/>
          </w:rPr>
          <w:t>44</w:t>
        </w:r>
        <w:r w:rsidR="00BA239F">
          <w:rPr>
            <w:noProof/>
            <w:webHidden/>
          </w:rPr>
          <w:fldChar w:fldCharType="end"/>
        </w:r>
      </w:hyperlink>
    </w:p>
    <w:p w14:paraId="77282D3E" w14:textId="57875251" w:rsidR="00BA239F" w:rsidRDefault="002E1EB0">
      <w:pPr>
        <w:pStyle w:val="TableofFigures"/>
        <w:rPr>
          <w:rFonts w:asciiTheme="minorHAnsi" w:eastAsiaTheme="minorEastAsia" w:hAnsiTheme="minorHAnsi" w:cstheme="minorBidi"/>
          <w:noProof/>
          <w:kern w:val="2"/>
          <w:sz w:val="24"/>
          <w:szCs w:val="24"/>
          <w14:ligatures w14:val="standardContextual"/>
        </w:rPr>
      </w:pPr>
      <w:hyperlink w:anchor="_Toc204597063" w:history="1">
        <w:r>
          <w:rPr>
            <w:rStyle w:val="Hyperlink"/>
            <w:noProof/>
          </w:rPr>
          <w:tab/>
          <w:t xml:space="preserve"> </w:t>
        </w:r>
        <w:r w:rsidR="00BA239F" w:rsidRPr="00D262F0">
          <w:rPr>
            <w:rStyle w:val="Hyperlink"/>
            <w:noProof/>
          </w:rPr>
          <w:t>8</w:t>
        </w:r>
        <w:r>
          <w:rPr>
            <w:rStyle w:val="Hyperlink"/>
            <w:noProof/>
          </w:rPr>
          <w:t>.</w:t>
        </w:r>
        <w:r>
          <w:rPr>
            <w:rStyle w:val="Hyperlink"/>
            <w:noProof/>
          </w:rPr>
          <w:tab/>
          <w:t xml:space="preserve"> </w:t>
        </w:r>
        <w:r w:rsidR="00BA239F" w:rsidRPr="00D262F0">
          <w:rPr>
            <w:rStyle w:val="Hyperlink"/>
            <w:noProof/>
          </w:rPr>
          <w:t xml:space="preserve">Indices of catch and abundance with the assumed error distribution, including: (A) harvest (round mt); (B) fishery catch per unit effort in round lb per hook; (C) survey catch per unit effort in number of fish per hook; and (D) mark–recapture abundance estimates in millions. </w:t>
        </w:r>
        <w:r w:rsidR="00BA239F">
          <w:rPr>
            <w:noProof/>
            <w:webHidden/>
          </w:rPr>
          <w:tab/>
        </w:r>
        <w:r w:rsidR="00BA239F">
          <w:rPr>
            <w:noProof/>
            <w:webHidden/>
          </w:rPr>
          <w:fldChar w:fldCharType="begin"/>
        </w:r>
        <w:r w:rsidR="00BA239F">
          <w:rPr>
            <w:noProof/>
            <w:webHidden/>
          </w:rPr>
          <w:instrText xml:space="preserve"> PAGEREF _Toc204597063 \h </w:instrText>
        </w:r>
        <w:r w:rsidR="00BA239F">
          <w:rPr>
            <w:noProof/>
            <w:webHidden/>
          </w:rPr>
        </w:r>
        <w:r w:rsidR="00BA239F">
          <w:rPr>
            <w:noProof/>
            <w:webHidden/>
          </w:rPr>
          <w:fldChar w:fldCharType="separate"/>
        </w:r>
        <w:r w:rsidR="00BA239F">
          <w:rPr>
            <w:noProof/>
            <w:webHidden/>
          </w:rPr>
          <w:t>45</w:t>
        </w:r>
        <w:r w:rsidR="00BA239F">
          <w:rPr>
            <w:noProof/>
            <w:webHidden/>
          </w:rPr>
          <w:fldChar w:fldCharType="end"/>
        </w:r>
      </w:hyperlink>
    </w:p>
    <w:p w14:paraId="5B5C99AF" w14:textId="58F2501B" w:rsidR="00BA239F" w:rsidRDefault="002E1EB0">
      <w:pPr>
        <w:pStyle w:val="TableofFigures"/>
        <w:rPr>
          <w:rFonts w:asciiTheme="minorHAnsi" w:eastAsiaTheme="minorEastAsia" w:hAnsiTheme="minorHAnsi" w:cstheme="minorBidi"/>
          <w:noProof/>
          <w:kern w:val="2"/>
          <w:sz w:val="24"/>
          <w:szCs w:val="24"/>
          <w14:ligatures w14:val="standardContextual"/>
        </w:rPr>
      </w:pPr>
      <w:hyperlink w:anchor="_Toc204597064" w:history="1">
        <w:r>
          <w:rPr>
            <w:rStyle w:val="Hyperlink"/>
            <w:bCs/>
            <w:iCs/>
            <w:noProof/>
          </w:rPr>
          <w:tab/>
          <w:t xml:space="preserve"> </w:t>
        </w:r>
        <w:r w:rsidR="00BA239F" w:rsidRPr="00D262F0">
          <w:rPr>
            <w:rStyle w:val="Hyperlink"/>
            <w:bCs/>
            <w:iCs/>
            <w:noProof/>
          </w:rPr>
          <w:t>9</w:t>
        </w:r>
        <w:r>
          <w:rPr>
            <w:rStyle w:val="Hyperlink"/>
            <w:bCs/>
            <w:iCs/>
            <w:noProof/>
          </w:rPr>
          <w:t>.</w:t>
        </w:r>
        <w:r>
          <w:rPr>
            <w:rStyle w:val="Hyperlink"/>
            <w:bCs/>
            <w:iCs/>
            <w:noProof/>
          </w:rPr>
          <w:tab/>
          <w:t xml:space="preserve"> </w:t>
        </w:r>
        <w:r w:rsidR="00BA239F" w:rsidRPr="00D262F0">
          <w:rPr>
            <w:rStyle w:val="Hyperlink"/>
            <w:bCs/>
            <w:iCs/>
            <w:noProof/>
          </w:rPr>
          <w:t>Nominal (blue) versus fully standardized (red) catch per unit effort (CPUE) in the NSEI Subdistrict longline sablefish fishery in round lb per hook. .</w:t>
        </w:r>
        <w:r w:rsidR="00BA239F">
          <w:rPr>
            <w:noProof/>
            <w:webHidden/>
          </w:rPr>
          <w:tab/>
        </w:r>
        <w:r w:rsidR="00BA239F">
          <w:rPr>
            <w:noProof/>
            <w:webHidden/>
          </w:rPr>
          <w:fldChar w:fldCharType="begin"/>
        </w:r>
        <w:r w:rsidR="00BA239F">
          <w:rPr>
            <w:noProof/>
            <w:webHidden/>
          </w:rPr>
          <w:instrText xml:space="preserve"> PAGEREF _Toc204597064 \h </w:instrText>
        </w:r>
        <w:r w:rsidR="00BA239F">
          <w:rPr>
            <w:noProof/>
            <w:webHidden/>
          </w:rPr>
        </w:r>
        <w:r w:rsidR="00BA239F">
          <w:rPr>
            <w:noProof/>
            <w:webHidden/>
          </w:rPr>
          <w:fldChar w:fldCharType="separate"/>
        </w:r>
        <w:r w:rsidR="00BA239F">
          <w:rPr>
            <w:noProof/>
            <w:webHidden/>
          </w:rPr>
          <w:t>46</w:t>
        </w:r>
        <w:r w:rsidR="00BA239F">
          <w:rPr>
            <w:noProof/>
            <w:webHidden/>
          </w:rPr>
          <w:fldChar w:fldCharType="end"/>
        </w:r>
      </w:hyperlink>
    </w:p>
    <w:p w14:paraId="0A80B9A6" w14:textId="5C83BF64" w:rsidR="00BA239F" w:rsidRDefault="002E1EB0">
      <w:pPr>
        <w:pStyle w:val="TableofFigures"/>
        <w:rPr>
          <w:rFonts w:asciiTheme="minorHAnsi" w:eastAsiaTheme="minorEastAsia" w:hAnsiTheme="minorHAnsi" w:cstheme="minorBidi"/>
          <w:noProof/>
          <w:kern w:val="2"/>
          <w:sz w:val="24"/>
          <w:szCs w:val="24"/>
          <w14:ligatures w14:val="standardContextual"/>
        </w:rPr>
      </w:pPr>
      <w:hyperlink w:anchor="_Toc204597065" w:history="1">
        <w:r>
          <w:rPr>
            <w:rStyle w:val="Hyperlink"/>
            <w:noProof/>
          </w:rPr>
          <w:tab/>
          <w:t xml:space="preserve"> </w:t>
        </w:r>
        <w:r w:rsidR="00BA239F" w:rsidRPr="00D262F0">
          <w:rPr>
            <w:rStyle w:val="Hyperlink"/>
            <w:noProof/>
          </w:rPr>
          <w:t>10</w:t>
        </w:r>
        <w:r>
          <w:rPr>
            <w:rStyle w:val="Hyperlink"/>
            <w:noProof/>
          </w:rPr>
          <w:t>.</w:t>
        </w:r>
        <w:r>
          <w:rPr>
            <w:rStyle w:val="Hyperlink"/>
            <w:noProof/>
          </w:rPr>
          <w:tab/>
          <w:t xml:space="preserve"> </w:t>
        </w:r>
        <w:r w:rsidR="00BA239F" w:rsidRPr="00D262F0">
          <w:rPr>
            <w:rStyle w:val="Hyperlink"/>
            <w:noProof/>
            <w:shd w:val="clear" w:color="auto" w:fill="FFFFFF"/>
          </w:rPr>
          <w:t xml:space="preserve">Fishery age compositions by sex for the </w:t>
        </w:r>
        <w:r w:rsidR="00BA239F" w:rsidRPr="00D262F0">
          <w:rPr>
            <w:rStyle w:val="Hyperlink"/>
            <w:noProof/>
          </w:rPr>
          <w:t xml:space="preserve">Northern Southeast Inside (NSEI) Subdistrict </w:t>
        </w:r>
        <w:r w:rsidR="00BA239F" w:rsidRPr="00D262F0">
          <w:rPr>
            <w:rStyle w:val="Hyperlink"/>
            <w:noProof/>
            <w:shd w:val="clear" w:color="auto" w:fill="FFFFFF"/>
          </w:rPr>
          <w:t>longline fishery (2002–2024, top row) and ADFG longline survey (1997–2024, bottom row).</w:t>
        </w:r>
        <w:r w:rsidR="00BA239F">
          <w:rPr>
            <w:noProof/>
            <w:webHidden/>
          </w:rPr>
          <w:tab/>
        </w:r>
        <w:r w:rsidR="00BA239F">
          <w:rPr>
            <w:noProof/>
            <w:webHidden/>
          </w:rPr>
          <w:fldChar w:fldCharType="begin"/>
        </w:r>
        <w:r w:rsidR="00BA239F">
          <w:rPr>
            <w:noProof/>
            <w:webHidden/>
          </w:rPr>
          <w:instrText xml:space="preserve"> PAGEREF _Toc204597065 \h </w:instrText>
        </w:r>
        <w:r w:rsidR="00BA239F">
          <w:rPr>
            <w:noProof/>
            <w:webHidden/>
          </w:rPr>
        </w:r>
        <w:r w:rsidR="00BA239F">
          <w:rPr>
            <w:noProof/>
            <w:webHidden/>
          </w:rPr>
          <w:fldChar w:fldCharType="separate"/>
        </w:r>
        <w:r w:rsidR="00BA239F">
          <w:rPr>
            <w:noProof/>
            <w:webHidden/>
          </w:rPr>
          <w:t>47</w:t>
        </w:r>
        <w:r w:rsidR="00BA239F">
          <w:rPr>
            <w:noProof/>
            <w:webHidden/>
          </w:rPr>
          <w:fldChar w:fldCharType="end"/>
        </w:r>
      </w:hyperlink>
    </w:p>
    <w:p w14:paraId="075EDE70" w14:textId="0022A462" w:rsidR="00BA239F" w:rsidRDefault="002E1EB0">
      <w:pPr>
        <w:pStyle w:val="TableofFigures"/>
        <w:rPr>
          <w:rFonts w:asciiTheme="minorHAnsi" w:eastAsiaTheme="minorEastAsia" w:hAnsiTheme="minorHAnsi" w:cstheme="minorBidi"/>
          <w:noProof/>
          <w:kern w:val="2"/>
          <w:sz w:val="24"/>
          <w:szCs w:val="24"/>
          <w14:ligatures w14:val="standardContextual"/>
        </w:rPr>
      </w:pPr>
      <w:hyperlink w:anchor="_Toc204597066" w:history="1">
        <w:r>
          <w:rPr>
            <w:rStyle w:val="Hyperlink"/>
            <w:noProof/>
          </w:rPr>
          <w:tab/>
          <w:t xml:space="preserve"> </w:t>
        </w:r>
        <w:r w:rsidR="00BA239F" w:rsidRPr="00D262F0">
          <w:rPr>
            <w:rStyle w:val="Hyperlink"/>
            <w:noProof/>
          </w:rPr>
          <w:t>11</w:t>
        </w:r>
        <w:r>
          <w:rPr>
            <w:rStyle w:val="Hyperlink"/>
            <w:noProof/>
          </w:rPr>
          <w:t>.</w:t>
        </w:r>
        <w:r>
          <w:rPr>
            <w:rStyle w:val="Hyperlink"/>
            <w:noProof/>
          </w:rPr>
          <w:tab/>
          <w:t xml:space="preserve"> </w:t>
        </w:r>
        <w:r w:rsidR="00BA239F" w:rsidRPr="00D262F0">
          <w:rPr>
            <w:rStyle w:val="Hyperlink"/>
            <w:noProof/>
          </w:rPr>
          <w:t>Longline fishery, pot fishery, and survey length distributions by sex from 1997–2024.</w:t>
        </w:r>
        <w:r w:rsidR="00BA239F">
          <w:rPr>
            <w:noProof/>
            <w:webHidden/>
          </w:rPr>
          <w:tab/>
        </w:r>
        <w:r w:rsidR="00BA239F">
          <w:rPr>
            <w:noProof/>
            <w:webHidden/>
          </w:rPr>
          <w:fldChar w:fldCharType="begin"/>
        </w:r>
        <w:r w:rsidR="00BA239F">
          <w:rPr>
            <w:noProof/>
            <w:webHidden/>
          </w:rPr>
          <w:instrText xml:space="preserve"> PAGEREF _Toc204597066 \h </w:instrText>
        </w:r>
        <w:r w:rsidR="00BA239F">
          <w:rPr>
            <w:noProof/>
            <w:webHidden/>
          </w:rPr>
        </w:r>
        <w:r w:rsidR="00BA239F">
          <w:rPr>
            <w:noProof/>
            <w:webHidden/>
          </w:rPr>
          <w:fldChar w:fldCharType="separate"/>
        </w:r>
        <w:r w:rsidR="00BA239F">
          <w:rPr>
            <w:noProof/>
            <w:webHidden/>
          </w:rPr>
          <w:t>48</w:t>
        </w:r>
        <w:r w:rsidR="00BA239F">
          <w:rPr>
            <w:noProof/>
            <w:webHidden/>
          </w:rPr>
          <w:fldChar w:fldCharType="end"/>
        </w:r>
      </w:hyperlink>
    </w:p>
    <w:p w14:paraId="5D882CF4" w14:textId="0BCB30AC" w:rsidR="00BA239F" w:rsidRDefault="002E1EB0">
      <w:pPr>
        <w:pStyle w:val="TableofFigures"/>
        <w:rPr>
          <w:rFonts w:asciiTheme="minorHAnsi" w:eastAsiaTheme="minorEastAsia" w:hAnsiTheme="minorHAnsi" w:cstheme="minorBidi"/>
          <w:noProof/>
          <w:kern w:val="2"/>
          <w:sz w:val="24"/>
          <w:szCs w:val="24"/>
          <w14:ligatures w14:val="standardContextual"/>
        </w:rPr>
      </w:pPr>
      <w:hyperlink w:anchor="_Toc204597067" w:history="1">
        <w:r>
          <w:rPr>
            <w:rStyle w:val="Hyperlink"/>
            <w:noProof/>
          </w:rPr>
          <w:tab/>
          <w:t xml:space="preserve"> </w:t>
        </w:r>
        <w:r w:rsidR="00BA239F" w:rsidRPr="00D262F0">
          <w:rPr>
            <w:rStyle w:val="Hyperlink"/>
            <w:noProof/>
          </w:rPr>
          <w:t>12</w:t>
        </w:r>
        <w:r>
          <w:rPr>
            <w:rStyle w:val="Hyperlink"/>
            <w:noProof/>
          </w:rPr>
          <w:t>.</w:t>
        </w:r>
        <w:r>
          <w:rPr>
            <w:rStyle w:val="Hyperlink"/>
            <w:noProof/>
          </w:rPr>
          <w:tab/>
          <w:t xml:space="preserve"> </w:t>
        </w:r>
        <w:r w:rsidR="00BA239F" w:rsidRPr="00D262F0">
          <w:rPr>
            <w:rStyle w:val="Hyperlink"/>
            <w:noProof/>
          </w:rPr>
          <w:t>Probability of retaining a fish as a function of weight (top), sex, and age (bottom).</w:t>
        </w:r>
        <w:r w:rsidR="00BA239F">
          <w:rPr>
            <w:noProof/>
            <w:webHidden/>
          </w:rPr>
          <w:tab/>
        </w:r>
        <w:r w:rsidR="00BA239F">
          <w:rPr>
            <w:noProof/>
            <w:webHidden/>
          </w:rPr>
          <w:fldChar w:fldCharType="begin"/>
        </w:r>
        <w:r w:rsidR="00BA239F">
          <w:rPr>
            <w:noProof/>
            <w:webHidden/>
          </w:rPr>
          <w:instrText xml:space="preserve"> PAGEREF _Toc204597067 \h </w:instrText>
        </w:r>
        <w:r w:rsidR="00BA239F">
          <w:rPr>
            <w:noProof/>
            <w:webHidden/>
          </w:rPr>
        </w:r>
        <w:r w:rsidR="00BA239F">
          <w:rPr>
            <w:noProof/>
            <w:webHidden/>
          </w:rPr>
          <w:fldChar w:fldCharType="separate"/>
        </w:r>
        <w:r w:rsidR="00BA239F">
          <w:rPr>
            <w:noProof/>
            <w:webHidden/>
          </w:rPr>
          <w:t>49</w:t>
        </w:r>
        <w:r w:rsidR="00BA239F">
          <w:rPr>
            <w:noProof/>
            <w:webHidden/>
          </w:rPr>
          <w:fldChar w:fldCharType="end"/>
        </w:r>
      </w:hyperlink>
    </w:p>
    <w:p w14:paraId="4C31644E" w14:textId="75EF903C" w:rsidR="00BA239F" w:rsidRDefault="002E1EB0">
      <w:pPr>
        <w:pStyle w:val="TableofFigures"/>
        <w:rPr>
          <w:rFonts w:asciiTheme="minorHAnsi" w:eastAsiaTheme="minorEastAsia" w:hAnsiTheme="minorHAnsi" w:cstheme="minorBidi"/>
          <w:noProof/>
          <w:kern w:val="2"/>
          <w:sz w:val="24"/>
          <w:szCs w:val="24"/>
          <w14:ligatures w14:val="standardContextual"/>
        </w:rPr>
      </w:pPr>
      <w:hyperlink w:anchor="_Toc204597068" w:history="1">
        <w:r>
          <w:rPr>
            <w:rStyle w:val="Hyperlink"/>
            <w:noProof/>
          </w:rPr>
          <w:tab/>
          <w:t xml:space="preserve"> </w:t>
        </w:r>
        <w:r w:rsidR="00BA239F" w:rsidRPr="00D262F0">
          <w:rPr>
            <w:rStyle w:val="Hyperlink"/>
            <w:noProof/>
          </w:rPr>
          <w:t>13</w:t>
        </w:r>
        <w:r>
          <w:rPr>
            <w:rStyle w:val="Hyperlink"/>
            <w:noProof/>
          </w:rPr>
          <w:t>.</w:t>
        </w:r>
        <w:r>
          <w:rPr>
            <w:rStyle w:val="Hyperlink"/>
            <w:noProof/>
          </w:rPr>
          <w:tab/>
          <w:t xml:space="preserve"> </w:t>
        </w:r>
        <w:r w:rsidR="00BA239F" w:rsidRPr="00D262F0">
          <w:rPr>
            <w:rStyle w:val="Hyperlink"/>
            <w:noProof/>
          </w:rPr>
          <w:t xml:space="preserve">Fishery selectivity (top): fixed age-based selectivity curves for the fishery before the Equal Quota Share (EQS) program started in 1994 (pre-EQS), the fishery since the implementation of EQS while it was solely longline gear (1995–2021), the fishery since it became a mixed gear fishery (2022-present). </w:t>
        </w:r>
        <w:r w:rsidR="00BA239F">
          <w:rPr>
            <w:noProof/>
            <w:webHidden/>
          </w:rPr>
          <w:tab/>
        </w:r>
        <w:r w:rsidR="00BA239F">
          <w:rPr>
            <w:noProof/>
            <w:webHidden/>
          </w:rPr>
          <w:fldChar w:fldCharType="begin"/>
        </w:r>
        <w:r w:rsidR="00BA239F">
          <w:rPr>
            <w:noProof/>
            <w:webHidden/>
          </w:rPr>
          <w:instrText xml:space="preserve"> PAGEREF _Toc204597068 \h </w:instrText>
        </w:r>
        <w:r w:rsidR="00BA239F">
          <w:rPr>
            <w:noProof/>
            <w:webHidden/>
          </w:rPr>
        </w:r>
        <w:r w:rsidR="00BA239F">
          <w:rPr>
            <w:noProof/>
            <w:webHidden/>
          </w:rPr>
          <w:fldChar w:fldCharType="separate"/>
        </w:r>
        <w:r w:rsidR="00BA239F">
          <w:rPr>
            <w:noProof/>
            <w:webHidden/>
          </w:rPr>
          <w:t>50</w:t>
        </w:r>
        <w:r w:rsidR="00BA239F">
          <w:rPr>
            <w:noProof/>
            <w:webHidden/>
          </w:rPr>
          <w:fldChar w:fldCharType="end"/>
        </w:r>
      </w:hyperlink>
    </w:p>
    <w:p w14:paraId="1DE1F21C" w14:textId="1C73C455" w:rsidR="00BA239F" w:rsidRDefault="002E1EB0">
      <w:pPr>
        <w:pStyle w:val="TableofFigures"/>
        <w:rPr>
          <w:rStyle w:val="Hyperlink"/>
          <w:noProof/>
        </w:rPr>
      </w:pPr>
      <w:hyperlink w:anchor="_Toc204597069" w:history="1">
        <w:r>
          <w:rPr>
            <w:rStyle w:val="Hyperlink"/>
            <w:noProof/>
          </w:rPr>
          <w:tab/>
          <w:t xml:space="preserve"> </w:t>
        </w:r>
        <w:r w:rsidR="00BA239F" w:rsidRPr="00D262F0">
          <w:rPr>
            <w:rStyle w:val="Hyperlink"/>
            <w:noProof/>
          </w:rPr>
          <w:t>14</w:t>
        </w:r>
        <w:r>
          <w:rPr>
            <w:rStyle w:val="Hyperlink"/>
            <w:noProof/>
          </w:rPr>
          <w:t>.</w:t>
        </w:r>
        <w:r>
          <w:rPr>
            <w:rStyle w:val="Hyperlink"/>
            <w:noProof/>
          </w:rPr>
          <w:tab/>
          <w:t xml:space="preserve"> </w:t>
        </w:r>
        <w:r w:rsidR="00BA239F" w:rsidRPr="00D262F0">
          <w:rPr>
            <w:rStyle w:val="Hyperlink"/>
            <w:noProof/>
          </w:rPr>
          <w:t>Probability of retaining a fish as a function of weight (top), sex, and age (bottom).</w:t>
        </w:r>
        <w:r w:rsidR="00BA239F">
          <w:rPr>
            <w:noProof/>
            <w:webHidden/>
          </w:rPr>
          <w:tab/>
        </w:r>
        <w:r w:rsidR="00BA239F">
          <w:rPr>
            <w:noProof/>
            <w:webHidden/>
          </w:rPr>
          <w:fldChar w:fldCharType="begin"/>
        </w:r>
        <w:r w:rsidR="00BA239F">
          <w:rPr>
            <w:noProof/>
            <w:webHidden/>
          </w:rPr>
          <w:instrText xml:space="preserve"> PAGEREF _Toc204597069 \h </w:instrText>
        </w:r>
        <w:r w:rsidR="00BA239F">
          <w:rPr>
            <w:noProof/>
            <w:webHidden/>
          </w:rPr>
        </w:r>
        <w:r w:rsidR="00BA239F">
          <w:rPr>
            <w:noProof/>
            <w:webHidden/>
          </w:rPr>
          <w:fldChar w:fldCharType="separate"/>
        </w:r>
        <w:r w:rsidR="00BA239F">
          <w:rPr>
            <w:noProof/>
            <w:webHidden/>
          </w:rPr>
          <w:t>51</w:t>
        </w:r>
        <w:r w:rsidR="00BA239F">
          <w:rPr>
            <w:noProof/>
            <w:webHidden/>
          </w:rPr>
          <w:fldChar w:fldCharType="end"/>
        </w:r>
      </w:hyperlink>
    </w:p>
    <w:p w14:paraId="0011D39F" w14:textId="1004CC5E" w:rsidR="00BA239F" w:rsidRDefault="002E1EB0">
      <w:pPr>
        <w:pStyle w:val="TableofFigures"/>
        <w:rPr>
          <w:rFonts w:asciiTheme="minorHAnsi" w:eastAsiaTheme="minorEastAsia" w:hAnsiTheme="minorHAnsi" w:cstheme="minorBidi"/>
          <w:noProof/>
          <w:kern w:val="2"/>
          <w:sz w:val="24"/>
          <w:szCs w:val="24"/>
          <w14:ligatures w14:val="standardContextual"/>
        </w:rPr>
      </w:pPr>
      <w:hyperlink w:anchor="_Toc204597070" w:history="1">
        <w:r>
          <w:rPr>
            <w:rStyle w:val="Hyperlink"/>
            <w:bCs/>
            <w:iCs/>
            <w:noProof/>
          </w:rPr>
          <w:tab/>
          <w:t xml:space="preserve"> </w:t>
        </w:r>
        <w:r w:rsidR="00BA239F" w:rsidRPr="00D262F0">
          <w:rPr>
            <w:rStyle w:val="Hyperlink"/>
            <w:bCs/>
            <w:iCs/>
            <w:noProof/>
          </w:rPr>
          <w:t>15</w:t>
        </w:r>
        <w:r>
          <w:rPr>
            <w:rStyle w:val="Hyperlink"/>
            <w:bCs/>
            <w:iCs/>
            <w:noProof/>
          </w:rPr>
          <w:t>.</w:t>
        </w:r>
        <w:r>
          <w:rPr>
            <w:rStyle w:val="Hyperlink"/>
            <w:bCs/>
            <w:iCs/>
            <w:noProof/>
          </w:rPr>
          <w:tab/>
          <w:t xml:space="preserve"> </w:t>
        </w:r>
        <w:r w:rsidR="00BA239F" w:rsidRPr="00D262F0">
          <w:rPr>
            <w:rStyle w:val="Hyperlink"/>
            <w:bCs/>
            <w:iCs/>
            <w:noProof/>
          </w:rPr>
          <w:t xml:space="preserve"> Fits to indices of catch and abundance with the assumed error distribution shown as shaded grey polygons..</w:t>
        </w:r>
        <w:r w:rsidR="00BA239F">
          <w:rPr>
            <w:noProof/>
            <w:webHidden/>
          </w:rPr>
          <w:tab/>
        </w:r>
        <w:r w:rsidR="00BA239F">
          <w:rPr>
            <w:noProof/>
            <w:webHidden/>
          </w:rPr>
          <w:fldChar w:fldCharType="begin"/>
        </w:r>
        <w:r w:rsidR="00BA239F">
          <w:rPr>
            <w:noProof/>
            <w:webHidden/>
          </w:rPr>
          <w:instrText xml:space="preserve"> PAGEREF _Toc204597070 \h </w:instrText>
        </w:r>
        <w:r w:rsidR="00BA239F">
          <w:rPr>
            <w:noProof/>
            <w:webHidden/>
          </w:rPr>
        </w:r>
        <w:r w:rsidR="00BA239F">
          <w:rPr>
            <w:noProof/>
            <w:webHidden/>
          </w:rPr>
          <w:fldChar w:fldCharType="separate"/>
        </w:r>
        <w:r w:rsidR="00BA239F">
          <w:rPr>
            <w:noProof/>
            <w:webHidden/>
          </w:rPr>
          <w:t>51</w:t>
        </w:r>
        <w:r w:rsidR="00BA239F">
          <w:rPr>
            <w:noProof/>
            <w:webHidden/>
          </w:rPr>
          <w:fldChar w:fldCharType="end"/>
        </w:r>
      </w:hyperlink>
    </w:p>
    <w:p w14:paraId="46F03E1F" w14:textId="3FF09E7A" w:rsidR="00BA239F" w:rsidRDefault="002E1EB0">
      <w:pPr>
        <w:pStyle w:val="TableofFigures"/>
        <w:rPr>
          <w:rFonts w:asciiTheme="minorHAnsi" w:eastAsiaTheme="minorEastAsia" w:hAnsiTheme="minorHAnsi" w:cstheme="minorBidi"/>
          <w:noProof/>
          <w:kern w:val="2"/>
          <w:sz w:val="24"/>
          <w:szCs w:val="24"/>
          <w14:ligatures w14:val="standardContextual"/>
        </w:rPr>
      </w:pPr>
      <w:hyperlink w:anchor="_Toc204597071" w:history="1">
        <w:r>
          <w:rPr>
            <w:rStyle w:val="Hyperlink"/>
            <w:noProof/>
          </w:rPr>
          <w:tab/>
          <w:t xml:space="preserve"> </w:t>
        </w:r>
        <w:r w:rsidR="00BA239F" w:rsidRPr="00D262F0">
          <w:rPr>
            <w:rStyle w:val="Hyperlink"/>
            <w:noProof/>
          </w:rPr>
          <w:t>16</w:t>
        </w:r>
        <w:r>
          <w:rPr>
            <w:rStyle w:val="Hyperlink"/>
            <w:noProof/>
          </w:rPr>
          <w:t>.</w:t>
        </w:r>
        <w:r>
          <w:rPr>
            <w:rStyle w:val="Hyperlink"/>
            <w:noProof/>
          </w:rPr>
          <w:tab/>
          <w:t xml:space="preserve"> </w:t>
        </w:r>
        <w:r w:rsidR="00BA239F" w:rsidRPr="00D262F0">
          <w:rPr>
            <w:rStyle w:val="Hyperlink"/>
            <w:noProof/>
          </w:rPr>
          <w:t>Model predictions of (A) age-2 recruitment (millions); (B) female spawning stock biomass (million pounds); (C) exploitable abundance (millions); and (D) exploitable biomass (million pounds).</w:t>
        </w:r>
        <w:r w:rsidR="00BA239F">
          <w:rPr>
            <w:noProof/>
            <w:webHidden/>
          </w:rPr>
          <w:tab/>
        </w:r>
        <w:r w:rsidR="00BA239F">
          <w:rPr>
            <w:noProof/>
            <w:webHidden/>
          </w:rPr>
          <w:fldChar w:fldCharType="begin"/>
        </w:r>
        <w:r w:rsidR="00BA239F">
          <w:rPr>
            <w:noProof/>
            <w:webHidden/>
          </w:rPr>
          <w:instrText xml:space="preserve"> PAGEREF _Toc204597071 \h </w:instrText>
        </w:r>
        <w:r w:rsidR="00BA239F">
          <w:rPr>
            <w:noProof/>
            <w:webHidden/>
          </w:rPr>
        </w:r>
        <w:r w:rsidR="00BA239F">
          <w:rPr>
            <w:noProof/>
            <w:webHidden/>
          </w:rPr>
          <w:fldChar w:fldCharType="separate"/>
        </w:r>
        <w:r w:rsidR="00BA239F">
          <w:rPr>
            <w:noProof/>
            <w:webHidden/>
          </w:rPr>
          <w:t>52</w:t>
        </w:r>
        <w:r w:rsidR="00BA239F">
          <w:rPr>
            <w:noProof/>
            <w:webHidden/>
          </w:rPr>
          <w:fldChar w:fldCharType="end"/>
        </w:r>
      </w:hyperlink>
    </w:p>
    <w:p w14:paraId="098C106C" w14:textId="1100A459" w:rsidR="00BA239F" w:rsidRDefault="002E1EB0">
      <w:pPr>
        <w:pStyle w:val="TableofFigures"/>
        <w:rPr>
          <w:rFonts w:asciiTheme="minorHAnsi" w:eastAsiaTheme="minorEastAsia" w:hAnsiTheme="minorHAnsi" w:cstheme="minorBidi"/>
          <w:noProof/>
          <w:kern w:val="2"/>
          <w:sz w:val="24"/>
          <w:szCs w:val="24"/>
          <w14:ligatures w14:val="standardContextual"/>
        </w:rPr>
      </w:pPr>
      <w:hyperlink w:anchor="_Toc204597072" w:history="1">
        <w:r>
          <w:rPr>
            <w:rStyle w:val="Hyperlink"/>
            <w:rFonts w:eastAsia="Cambria"/>
            <w:noProof/>
          </w:rPr>
          <w:tab/>
          <w:t xml:space="preserve"> </w:t>
        </w:r>
        <w:r w:rsidR="00BA239F" w:rsidRPr="00D262F0">
          <w:rPr>
            <w:rStyle w:val="Hyperlink"/>
            <w:rFonts w:eastAsia="Cambria"/>
            <w:noProof/>
          </w:rPr>
          <w:t>17</w:t>
        </w:r>
        <w:r>
          <w:rPr>
            <w:rStyle w:val="Hyperlink"/>
            <w:noProof/>
          </w:rPr>
          <w:t>.</w:t>
        </w:r>
        <w:r>
          <w:rPr>
            <w:rStyle w:val="Hyperlink"/>
            <w:noProof/>
          </w:rPr>
          <w:tab/>
          <w:t xml:space="preserve"> </w:t>
        </w:r>
        <w:r w:rsidR="00BA239F" w:rsidRPr="00D262F0">
          <w:rPr>
            <w:rStyle w:val="Hyperlink"/>
            <w:rFonts w:eastAsia="Cambria"/>
            <w:noProof/>
          </w:rPr>
          <w:t>Fits to fishery age compositions, 2002–2024.</w:t>
        </w:r>
        <w:r w:rsidR="00BA239F">
          <w:rPr>
            <w:noProof/>
            <w:webHidden/>
          </w:rPr>
          <w:tab/>
        </w:r>
        <w:r w:rsidR="00BA239F">
          <w:rPr>
            <w:noProof/>
            <w:webHidden/>
          </w:rPr>
          <w:fldChar w:fldCharType="begin"/>
        </w:r>
        <w:r w:rsidR="00BA239F">
          <w:rPr>
            <w:noProof/>
            <w:webHidden/>
          </w:rPr>
          <w:instrText xml:space="preserve"> PAGEREF _Toc204597072 \h </w:instrText>
        </w:r>
        <w:r w:rsidR="00BA239F">
          <w:rPr>
            <w:noProof/>
            <w:webHidden/>
          </w:rPr>
        </w:r>
        <w:r w:rsidR="00BA239F">
          <w:rPr>
            <w:noProof/>
            <w:webHidden/>
          </w:rPr>
          <w:fldChar w:fldCharType="separate"/>
        </w:r>
        <w:r w:rsidR="00BA239F">
          <w:rPr>
            <w:noProof/>
            <w:webHidden/>
          </w:rPr>
          <w:t>53</w:t>
        </w:r>
        <w:r w:rsidR="00BA239F">
          <w:rPr>
            <w:noProof/>
            <w:webHidden/>
          </w:rPr>
          <w:fldChar w:fldCharType="end"/>
        </w:r>
      </w:hyperlink>
    </w:p>
    <w:p w14:paraId="5D5EA239" w14:textId="413C11A0" w:rsidR="00BA239F" w:rsidRDefault="002E1EB0">
      <w:pPr>
        <w:pStyle w:val="TableofFigures"/>
        <w:rPr>
          <w:rStyle w:val="Hyperlink"/>
          <w:noProof/>
        </w:rPr>
      </w:pPr>
      <w:hyperlink w:anchor="_Toc204597073" w:history="1">
        <w:r>
          <w:rPr>
            <w:rStyle w:val="Hyperlink"/>
            <w:rFonts w:eastAsia="Cambria"/>
            <w:noProof/>
          </w:rPr>
          <w:tab/>
          <w:t xml:space="preserve"> </w:t>
        </w:r>
        <w:r w:rsidR="00BA239F" w:rsidRPr="00D262F0">
          <w:rPr>
            <w:rStyle w:val="Hyperlink"/>
            <w:rFonts w:eastAsia="Cambria"/>
            <w:noProof/>
          </w:rPr>
          <w:t>18</w:t>
        </w:r>
        <w:r>
          <w:rPr>
            <w:rStyle w:val="Hyperlink"/>
            <w:noProof/>
          </w:rPr>
          <w:t>.</w:t>
        </w:r>
        <w:r>
          <w:rPr>
            <w:rStyle w:val="Hyperlink"/>
            <w:noProof/>
          </w:rPr>
          <w:tab/>
          <w:t xml:space="preserve"> </w:t>
        </w:r>
        <w:r w:rsidR="00BA239F" w:rsidRPr="00D262F0">
          <w:rPr>
            <w:rStyle w:val="Hyperlink"/>
            <w:rFonts w:eastAsia="Cambria"/>
            <w:noProof/>
          </w:rPr>
          <w:t>Fits to survey age compositions, 1997–2024.</w:t>
        </w:r>
        <w:r w:rsidR="00BA239F">
          <w:rPr>
            <w:noProof/>
            <w:webHidden/>
          </w:rPr>
          <w:tab/>
        </w:r>
        <w:r w:rsidR="00BA239F">
          <w:rPr>
            <w:noProof/>
            <w:webHidden/>
          </w:rPr>
          <w:fldChar w:fldCharType="begin"/>
        </w:r>
        <w:r w:rsidR="00BA239F">
          <w:rPr>
            <w:noProof/>
            <w:webHidden/>
          </w:rPr>
          <w:instrText xml:space="preserve"> PAGEREF _Toc204597073 \h </w:instrText>
        </w:r>
        <w:r w:rsidR="00BA239F">
          <w:rPr>
            <w:noProof/>
            <w:webHidden/>
          </w:rPr>
        </w:r>
        <w:r w:rsidR="00BA239F">
          <w:rPr>
            <w:noProof/>
            <w:webHidden/>
          </w:rPr>
          <w:fldChar w:fldCharType="separate"/>
        </w:r>
        <w:r w:rsidR="00BA239F">
          <w:rPr>
            <w:noProof/>
            <w:webHidden/>
          </w:rPr>
          <w:t>54</w:t>
        </w:r>
        <w:r w:rsidR="00BA239F">
          <w:rPr>
            <w:noProof/>
            <w:webHidden/>
          </w:rPr>
          <w:fldChar w:fldCharType="end"/>
        </w:r>
      </w:hyperlink>
    </w:p>
    <w:p w14:paraId="0A5EECC5" w14:textId="77777777" w:rsidR="002E1EB0" w:rsidRPr="00AE2167" w:rsidRDefault="002E1EB0" w:rsidP="00AE2167">
      <w:pPr>
        <w:spacing w:after="0"/>
        <w:rPr>
          <w:rFonts w:eastAsiaTheme="minorEastAsia"/>
        </w:rPr>
      </w:pPr>
    </w:p>
    <w:p w14:paraId="6F577004" w14:textId="77777777" w:rsidR="002E1EB0" w:rsidRPr="004636D3" w:rsidRDefault="002E1EB0" w:rsidP="002E1EB0">
      <w:pPr>
        <w:pStyle w:val="TOCHeader"/>
      </w:pPr>
      <w:r>
        <w:lastRenderedPageBreak/>
        <w:t>LIST</w:t>
      </w:r>
      <w:r w:rsidRPr="004636D3">
        <w:t xml:space="preserve"> OF </w:t>
      </w:r>
      <w:r>
        <w:t>FIGURES (Continued)</w:t>
      </w:r>
    </w:p>
    <w:p w14:paraId="08713BDF" w14:textId="77777777" w:rsidR="002E1EB0" w:rsidRPr="004636D3" w:rsidRDefault="002E1EB0" w:rsidP="00AE2167">
      <w:pPr>
        <w:pStyle w:val="List-Page"/>
        <w:jc w:val="right"/>
      </w:pPr>
      <w:r>
        <w:t>Figure</w:t>
      </w:r>
      <w:r>
        <w:tab/>
      </w:r>
      <w:r w:rsidRPr="004636D3">
        <w:t>Page</w:t>
      </w:r>
    </w:p>
    <w:p w14:paraId="12825E3E" w14:textId="61A1F89E" w:rsidR="00BA239F" w:rsidRDefault="002E1EB0">
      <w:pPr>
        <w:pStyle w:val="TableofFigures"/>
        <w:rPr>
          <w:rFonts w:asciiTheme="minorHAnsi" w:eastAsiaTheme="minorEastAsia" w:hAnsiTheme="minorHAnsi" w:cstheme="minorBidi"/>
          <w:noProof/>
          <w:kern w:val="2"/>
          <w:sz w:val="24"/>
          <w:szCs w:val="24"/>
          <w14:ligatures w14:val="standardContextual"/>
        </w:rPr>
      </w:pPr>
      <w:hyperlink w:anchor="_Toc204597074" w:history="1">
        <w:r>
          <w:rPr>
            <w:rStyle w:val="Hyperlink"/>
            <w:rFonts w:eastAsia="Cambria"/>
            <w:noProof/>
          </w:rPr>
          <w:tab/>
          <w:t xml:space="preserve"> </w:t>
        </w:r>
        <w:r w:rsidR="00BA239F" w:rsidRPr="00D262F0">
          <w:rPr>
            <w:rStyle w:val="Hyperlink"/>
            <w:rFonts w:eastAsia="Cambria"/>
            <w:noProof/>
          </w:rPr>
          <w:t>19</w:t>
        </w:r>
        <w:r>
          <w:rPr>
            <w:rStyle w:val="Hyperlink"/>
            <w:noProof/>
          </w:rPr>
          <w:t>.</w:t>
        </w:r>
        <w:r>
          <w:rPr>
            <w:rStyle w:val="Hyperlink"/>
            <w:noProof/>
          </w:rPr>
          <w:tab/>
          <w:t xml:space="preserve"> </w:t>
        </w:r>
        <w:r w:rsidR="00BA239F" w:rsidRPr="00D262F0">
          <w:rPr>
            <w:rStyle w:val="Hyperlink"/>
            <w:rFonts w:eastAsia="Cambria"/>
            <w:noProof/>
          </w:rPr>
          <w:t>Standardized residuals of fits to fishery (2002–2024) and survey (1997–2024) age compositions...</w:t>
        </w:r>
        <w:r w:rsidR="00BA239F">
          <w:rPr>
            <w:noProof/>
            <w:webHidden/>
          </w:rPr>
          <w:tab/>
        </w:r>
        <w:r w:rsidR="00BA239F">
          <w:rPr>
            <w:noProof/>
            <w:webHidden/>
          </w:rPr>
          <w:fldChar w:fldCharType="begin"/>
        </w:r>
        <w:r w:rsidR="00BA239F">
          <w:rPr>
            <w:noProof/>
            <w:webHidden/>
          </w:rPr>
          <w:instrText xml:space="preserve"> PAGEREF _Toc204597074 \h </w:instrText>
        </w:r>
        <w:r w:rsidR="00BA239F">
          <w:rPr>
            <w:noProof/>
            <w:webHidden/>
          </w:rPr>
        </w:r>
        <w:r w:rsidR="00BA239F">
          <w:rPr>
            <w:noProof/>
            <w:webHidden/>
          </w:rPr>
          <w:fldChar w:fldCharType="separate"/>
        </w:r>
        <w:r w:rsidR="00BA239F">
          <w:rPr>
            <w:noProof/>
            <w:webHidden/>
          </w:rPr>
          <w:t>55</w:t>
        </w:r>
        <w:r w:rsidR="00BA239F">
          <w:rPr>
            <w:noProof/>
            <w:webHidden/>
          </w:rPr>
          <w:fldChar w:fldCharType="end"/>
        </w:r>
      </w:hyperlink>
    </w:p>
    <w:p w14:paraId="2E663BD4" w14:textId="67516C5C" w:rsidR="00BA239F" w:rsidRDefault="002E1EB0">
      <w:pPr>
        <w:pStyle w:val="TableofFigures"/>
        <w:rPr>
          <w:rFonts w:asciiTheme="minorHAnsi" w:eastAsiaTheme="minorEastAsia" w:hAnsiTheme="minorHAnsi" w:cstheme="minorBidi"/>
          <w:noProof/>
          <w:kern w:val="2"/>
          <w:sz w:val="24"/>
          <w:szCs w:val="24"/>
          <w14:ligatures w14:val="standardContextual"/>
        </w:rPr>
      </w:pPr>
      <w:hyperlink w:anchor="_Toc204597075" w:history="1">
        <w:r>
          <w:rPr>
            <w:rStyle w:val="Hyperlink"/>
            <w:rFonts w:eastAsia="Cambria"/>
            <w:noProof/>
          </w:rPr>
          <w:tab/>
          <w:t xml:space="preserve"> </w:t>
        </w:r>
        <w:r w:rsidR="00BA239F" w:rsidRPr="00D262F0">
          <w:rPr>
            <w:rStyle w:val="Hyperlink"/>
            <w:rFonts w:eastAsia="Cambria"/>
            <w:noProof/>
          </w:rPr>
          <w:t>20</w:t>
        </w:r>
        <w:r>
          <w:rPr>
            <w:rStyle w:val="Hyperlink"/>
            <w:noProof/>
          </w:rPr>
          <w:t>.</w:t>
        </w:r>
        <w:r>
          <w:rPr>
            <w:rStyle w:val="Hyperlink"/>
            <w:noProof/>
          </w:rPr>
          <w:tab/>
          <w:t xml:space="preserve"> </w:t>
        </w:r>
        <w:r w:rsidR="00BA239F" w:rsidRPr="00D262F0">
          <w:rPr>
            <w:rStyle w:val="Hyperlink"/>
            <w:noProof/>
            <w:shd w:val="clear" w:color="auto" w:fill="FFFFFF"/>
          </w:rPr>
          <w:t>Fits to male fishery length compositions, 2002–2024.</w:t>
        </w:r>
        <w:r w:rsidR="00BA239F">
          <w:rPr>
            <w:noProof/>
            <w:webHidden/>
          </w:rPr>
          <w:tab/>
        </w:r>
        <w:r w:rsidR="00BA239F">
          <w:rPr>
            <w:noProof/>
            <w:webHidden/>
          </w:rPr>
          <w:fldChar w:fldCharType="begin"/>
        </w:r>
        <w:r w:rsidR="00BA239F">
          <w:rPr>
            <w:noProof/>
            <w:webHidden/>
          </w:rPr>
          <w:instrText xml:space="preserve"> PAGEREF _Toc204597075 \h </w:instrText>
        </w:r>
        <w:r w:rsidR="00BA239F">
          <w:rPr>
            <w:noProof/>
            <w:webHidden/>
          </w:rPr>
        </w:r>
        <w:r w:rsidR="00BA239F">
          <w:rPr>
            <w:noProof/>
            <w:webHidden/>
          </w:rPr>
          <w:fldChar w:fldCharType="separate"/>
        </w:r>
        <w:r w:rsidR="00BA239F">
          <w:rPr>
            <w:noProof/>
            <w:webHidden/>
          </w:rPr>
          <w:t>56</w:t>
        </w:r>
        <w:r w:rsidR="00BA239F">
          <w:rPr>
            <w:noProof/>
            <w:webHidden/>
          </w:rPr>
          <w:fldChar w:fldCharType="end"/>
        </w:r>
      </w:hyperlink>
    </w:p>
    <w:p w14:paraId="2311FC8C" w14:textId="2BCEAEC8" w:rsidR="00BA239F" w:rsidRDefault="002E1EB0">
      <w:pPr>
        <w:pStyle w:val="TableofFigures"/>
        <w:rPr>
          <w:rFonts w:asciiTheme="minorHAnsi" w:eastAsiaTheme="minorEastAsia" w:hAnsiTheme="minorHAnsi" w:cstheme="minorBidi"/>
          <w:noProof/>
          <w:kern w:val="2"/>
          <w:sz w:val="24"/>
          <w:szCs w:val="24"/>
          <w14:ligatures w14:val="standardContextual"/>
        </w:rPr>
      </w:pPr>
      <w:hyperlink w:anchor="_Toc204597076" w:history="1">
        <w:r>
          <w:rPr>
            <w:rStyle w:val="Hyperlink"/>
            <w:rFonts w:eastAsia="Cambria"/>
            <w:noProof/>
          </w:rPr>
          <w:tab/>
          <w:t xml:space="preserve"> </w:t>
        </w:r>
        <w:r w:rsidR="00BA239F" w:rsidRPr="00D262F0">
          <w:rPr>
            <w:rStyle w:val="Hyperlink"/>
            <w:rFonts w:eastAsia="Cambria"/>
            <w:noProof/>
          </w:rPr>
          <w:t>21</w:t>
        </w:r>
        <w:r>
          <w:rPr>
            <w:rStyle w:val="Hyperlink"/>
            <w:noProof/>
          </w:rPr>
          <w:t>.</w:t>
        </w:r>
        <w:r>
          <w:rPr>
            <w:rStyle w:val="Hyperlink"/>
            <w:noProof/>
          </w:rPr>
          <w:tab/>
          <w:t xml:space="preserve"> </w:t>
        </w:r>
        <w:r w:rsidR="00BA239F" w:rsidRPr="00D262F0">
          <w:rPr>
            <w:rStyle w:val="Hyperlink"/>
            <w:rFonts w:eastAsia="Cambria"/>
            <w:noProof/>
          </w:rPr>
          <w:t>Fits to female fishery length compositions, 2002–2024.</w:t>
        </w:r>
        <w:r w:rsidR="00BA239F">
          <w:rPr>
            <w:noProof/>
            <w:webHidden/>
          </w:rPr>
          <w:tab/>
        </w:r>
        <w:r w:rsidR="00BA239F">
          <w:rPr>
            <w:noProof/>
            <w:webHidden/>
          </w:rPr>
          <w:fldChar w:fldCharType="begin"/>
        </w:r>
        <w:r w:rsidR="00BA239F">
          <w:rPr>
            <w:noProof/>
            <w:webHidden/>
          </w:rPr>
          <w:instrText xml:space="preserve"> PAGEREF _Toc204597076 \h </w:instrText>
        </w:r>
        <w:r w:rsidR="00BA239F">
          <w:rPr>
            <w:noProof/>
            <w:webHidden/>
          </w:rPr>
        </w:r>
        <w:r w:rsidR="00BA239F">
          <w:rPr>
            <w:noProof/>
            <w:webHidden/>
          </w:rPr>
          <w:fldChar w:fldCharType="separate"/>
        </w:r>
        <w:r w:rsidR="00BA239F">
          <w:rPr>
            <w:noProof/>
            <w:webHidden/>
          </w:rPr>
          <w:t>57</w:t>
        </w:r>
        <w:r w:rsidR="00BA239F">
          <w:rPr>
            <w:noProof/>
            <w:webHidden/>
          </w:rPr>
          <w:fldChar w:fldCharType="end"/>
        </w:r>
      </w:hyperlink>
    </w:p>
    <w:p w14:paraId="04125A1C" w14:textId="2AB1D2F0" w:rsidR="00BA239F" w:rsidRDefault="002E1EB0">
      <w:pPr>
        <w:pStyle w:val="TableofFigures"/>
        <w:rPr>
          <w:rFonts w:asciiTheme="minorHAnsi" w:eastAsiaTheme="minorEastAsia" w:hAnsiTheme="minorHAnsi" w:cstheme="minorBidi"/>
          <w:noProof/>
          <w:kern w:val="2"/>
          <w:sz w:val="24"/>
          <w:szCs w:val="24"/>
          <w14:ligatures w14:val="standardContextual"/>
        </w:rPr>
      </w:pPr>
      <w:hyperlink w:anchor="_Toc204597077" w:history="1">
        <w:r>
          <w:rPr>
            <w:rStyle w:val="Hyperlink"/>
            <w:rFonts w:eastAsia="Cambria"/>
            <w:noProof/>
          </w:rPr>
          <w:tab/>
          <w:t xml:space="preserve"> </w:t>
        </w:r>
        <w:r w:rsidR="00BA239F" w:rsidRPr="00D262F0">
          <w:rPr>
            <w:rStyle w:val="Hyperlink"/>
            <w:rFonts w:eastAsia="Cambria"/>
            <w:noProof/>
          </w:rPr>
          <w:t>22</w:t>
        </w:r>
        <w:r>
          <w:rPr>
            <w:rStyle w:val="Hyperlink"/>
            <w:noProof/>
          </w:rPr>
          <w:t>.</w:t>
        </w:r>
        <w:r>
          <w:rPr>
            <w:rStyle w:val="Hyperlink"/>
            <w:noProof/>
          </w:rPr>
          <w:tab/>
          <w:t xml:space="preserve"> </w:t>
        </w:r>
        <w:r w:rsidR="00BA239F" w:rsidRPr="00D262F0">
          <w:rPr>
            <w:rStyle w:val="Hyperlink"/>
            <w:rFonts w:eastAsia="Cambria"/>
            <w:noProof/>
          </w:rPr>
          <w:t>Fits to male survey length compositions, 1997–2024.</w:t>
        </w:r>
        <w:r w:rsidR="00BA239F">
          <w:rPr>
            <w:noProof/>
            <w:webHidden/>
          </w:rPr>
          <w:tab/>
        </w:r>
        <w:r w:rsidR="00BA239F">
          <w:rPr>
            <w:noProof/>
            <w:webHidden/>
          </w:rPr>
          <w:fldChar w:fldCharType="begin"/>
        </w:r>
        <w:r w:rsidR="00BA239F">
          <w:rPr>
            <w:noProof/>
            <w:webHidden/>
          </w:rPr>
          <w:instrText xml:space="preserve"> PAGEREF _Toc204597077 \h </w:instrText>
        </w:r>
        <w:r w:rsidR="00BA239F">
          <w:rPr>
            <w:noProof/>
            <w:webHidden/>
          </w:rPr>
        </w:r>
        <w:r w:rsidR="00BA239F">
          <w:rPr>
            <w:noProof/>
            <w:webHidden/>
          </w:rPr>
          <w:fldChar w:fldCharType="separate"/>
        </w:r>
        <w:r w:rsidR="00BA239F">
          <w:rPr>
            <w:noProof/>
            <w:webHidden/>
          </w:rPr>
          <w:t>58</w:t>
        </w:r>
        <w:r w:rsidR="00BA239F">
          <w:rPr>
            <w:noProof/>
            <w:webHidden/>
          </w:rPr>
          <w:fldChar w:fldCharType="end"/>
        </w:r>
      </w:hyperlink>
    </w:p>
    <w:p w14:paraId="4F179014" w14:textId="20A1601E" w:rsidR="00BA239F" w:rsidRDefault="002E1EB0">
      <w:pPr>
        <w:pStyle w:val="TableofFigures"/>
        <w:rPr>
          <w:rFonts w:asciiTheme="minorHAnsi" w:eastAsiaTheme="minorEastAsia" w:hAnsiTheme="minorHAnsi" w:cstheme="minorBidi"/>
          <w:noProof/>
          <w:kern w:val="2"/>
          <w:sz w:val="24"/>
          <w:szCs w:val="24"/>
          <w14:ligatures w14:val="standardContextual"/>
        </w:rPr>
      </w:pPr>
      <w:hyperlink w:anchor="_Toc204597078" w:history="1">
        <w:r>
          <w:rPr>
            <w:rStyle w:val="Hyperlink"/>
            <w:rFonts w:eastAsia="Cambria"/>
            <w:noProof/>
          </w:rPr>
          <w:tab/>
          <w:t xml:space="preserve"> </w:t>
        </w:r>
        <w:r w:rsidR="00BA239F" w:rsidRPr="00D262F0">
          <w:rPr>
            <w:rStyle w:val="Hyperlink"/>
            <w:rFonts w:eastAsia="Cambria"/>
            <w:noProof/>
          </w:rPr>
          <w:t>23</w:t>
        </w:r>
        <w:r>
          <w:rPr>
            <w:rStyle w:val="Hyperlink"/>
            <w:noProof/>
          </w:rPr>
          <w:t>.</w:t>
        </w:r>
        <w:r>
          <w:rPr>
            <w:rStyle w:val="Hyperlink"/>
            <w:noProof/>
          </w:rPr>
          <w:tab/>
          <w:t xml:space="preserve"> </w:t>
        </w:r>
        <w:r w:rsidR="00BA239F" w:rsidRPr="00D262F0">
          <w:rPr>
            <w:rStyle w:val="Hyperlink"/>
            <w:rFonts w:eastAsia="Cambria"/>
            <w:noProof/>
          </w:rPr>
          <w:t>Fits to female survey length compositions, 1997–2024.</w:t>
        </w:r>
        <w:r w:rsidR="00BA239F">
          <w:rPr>
            <w:noProof/>
            <w:webHidden/>
          </w:rPr>
          <w:tab/>
        </w:r>
        <w:r w:rsidR="00BA239F">
          <w:rPr>
            <w:noProof/>
            <w:webHidden/>
          </w:rPr>
          <w:fldChar w:fldCharType="begin"/>
        </w:r>
        <w:r w:rsidR="00BA239F">
          <w:rPr>
            <w:noProof/>
            <w:webHidden/>
          </w:rPr>
          <w:instrText xml:space="preserve"> PAGEREF _Toc204597078 \h </w:instrText>
        </w:r>
        <w:r w:rsidR="00BA239F">
          <w:rPr>
            <w:noProof/>
            <w:webHidden/>
          </w:rPr>
        </w:r>
        <w:r w:rsidR="00BA239F">
          <w:rPr>
            <w:noProof/>
            <w:webHidden/>
          </w:rPr>
          <w:fldChar w:fldCharType="separate"/>
        </w:r>
        <w:r w:rsidR="00BA239F">
          <w:rPr>
            <w:noProof/>
            <w:webHidden/>
          </w:rPr>
          <w:t>59</w:t>
        </w:r>
        <w:r w:rsidR="00BA239F">
          <w:rPr>
            <w:noProof/>
            <w:webHidden/>
          </w:rPr>
          <w:fldChar w:fldCharType="end"/>
        </w:r>
      </w:hyperlink>
    </w:p>
    <w:p w14:paraId="55FF3A0A" w14:textId="01B97865" w:rsidR="00BA239F" w:rsidRDefault="002E1EB0">
      <w:pPr>
        <w:pStyle w:val="TableofFigures"/>
        <w:rPr>
          <w:rFonts w:asciiTheme="minorHAnsi" w:eastAsiaTheme="minorEastAsia" w:hAnsiTheme="minorHAnsi" w:cstheme="minorBidi"/>
          <w:noProof/>
          <w:kern w:val="2"/>
          <w:sz w:val="24"/>
          <w:szCs w:val="24"/>
          <w14:ligatures w14:val="standardContextual"/>
        </w:rPr>
      </w:pPr>
      <w:hyperlink w:anchor="_Toc204597079" w:history="1">
        <w:r>
          <w:rPr>
            <w:rStyle w:val="Hyperlink"/>
            <w:rFonts w:eastAsia="Cambria"/>
            <w:noProof/>
          </w:rPr>
          <w:tab/>
          <w:t xml:space="preserve"> </w:t>
        </w:r>
        <w:r w:rsidR="00BA239F" w:rsidRPr="00D262F0">
          <w:rPr>
            <w:rStyle w:val="Hyperlink"/>
            <w:rFonts w:eastAsia="Cambria"/>
            <w:noProof/>
          </w:rPr>
          <w:t>24</w:t>
        </w:r>
        <w:r>
          <w:rPr>
            <w:rStyle w:val="Hyperlink"/>
            <w:noProof/>
          </w:rPr>
          <w:t>.</w:t>
        </w:r>
        <w:r>
          <w:rPr>
            <w:rStyle w:val="Hyperlink"/>
            <w:noProof/>
          </w:rPr>
          <w:tab/>
          <w:t xml:space="preserve"> </w:t>
        </w:r>
        <w:r w:rsidR="00BA239F" w:rsidRPr="00D262F0">
          <w:rPr>
            <w:rStyle w:val="Hyperlink"/>
            <w:rFonts w:eastAsia="Cambria"/>
            <w:noProof/>
          </w:rPr>
          <w:t xml:space="preserve">Standardized residuals of fits to fishery (2002–2024) and survey (1997–2024) length compositions for males and females. </w:t>
        </w:r>
        <w:r w:rsidR="00BA239F">
          <w:rPr>
            <w:noProof/>
            <w:webHidden/>
          </w:rPr>
          <w:tab/>
        </w:r>
        <w:r w:rsidR="00BA239F">
          <w:rPr>
            <w:noProof/>
            <w:webHidden/>
          </w:rPr>
          <w:fldChar w:fldCharType="begin"/>
        </w:r>
        <w:r w:rsidR="00BA239F">
          <w:rPr>
            <w:noProof/>
            <w:webHidden/>
          </w:rPr>
          <w:instrText xml:space="preserve"> PAGEREF _Toc204597079 \h </w:instrText>
        </w:r>
        <w:r w:rsidR="00BA239F">
          <w:rPr>
            <w:noProof/>
            <w:webHidden/>
          </w:rPr>
        </w:r>
        <w:r w:rsidR="00BA239F">
          <w:rPr>
            <w:noProof/>
            <w:webHidden/>
          </w:rPr>
          <w:fldChar w:fldCharType="separate"/>
        </w:r>
        <w:r w:rsidR="00BA239F">
          <w:rPr>
            <w:noProof/>
            <w:webHidden/>
          </w:rPr>
          <w:t>60</w:t>
        </w:r>
        <w:r w:rsidR="00BA239F">
          <w:rPr>
            <w:noProof/>
            <w:webHidden/>
          </w:rPr>
          <w:fldChar w:fldCharType="end"/>
        </w:r>
      </w:hyperlink>
    </w:p>
    <w:p w14:paraId="3B626541" w14:textId="67088F56" w:rsidR="00BA239F" w:rsidRDefault="002E1EB0">
      <w:pPr>
        <w:pStyle w:val="TableofFigures"/>
        <w:rPr>
          <w:rFonts w:asciiTheme="minorHAnsi" w:eastAsiaTheme="minorEastAsia" w:hAnsiTheme="minorHAnsi" w:cstheme="minorBidi"/>
          <w:noProof/>
          <w:kern w:val="2"/>
          <w:sz w:val="24"/>
          <w:szCs w:val="24"/>
          <w14:ligatures w14:val="standardContextual"/>
        </w:rPr>
      </w:pPr>
      <w:hyperlink w:anchor="_Toc204597080" w:history="1">
        <w:r>
          <w:rPr>
            <w:rStyle w:val="Hyperlink"/>
            <w:noProof/>
          </w:rPr>
          <w:tab/>
          <w:t xml:space="preserve"> </w:t>
        </w:r>
        <w:r w:rsidR="00BA239F" w:rsidRPr="00D262F0">
          <w:rPr>
            <w:rStyle w:val="Hyperlink"/>
            <w:noProof/>
          </w:rPr>
          <w:t>25</w:t>
        </w:r>
        <w:r>
          <w:rPr>
            <w:rStyle w:val="Hyperlink"/>
            <w:noProof/>
          </w:rPr>
          <w:t>.</w:t>
        </w:r>
        <w:r>
          <w:rPr>
            <w:rStyle w:val="Hyperlink"/>
            <w:noProof/>
          </w:rPr>
          <w:tab/>
          <w:t xml:space="preserve"> </w:t>
        </w:r>
        <w:r w:rsidR="00BA239F" w:rsidRPr="00D262F0">
          <w:rPr>
            <w:rStyle w:val="Hyperlink"/>
            <w:noProof/>
          </w:rPr>
          <w:t xml:space="preserve">Mohn’s </w:t>
        </w:r>
        <w:r w:rsidR="00BA239F" w:rsidRPr="00D262F0">
          <w:rPr>
            <w:rStyle w:val="Hyperlink"/>
            <w:rFonts w:ascii="Symbol" w:hAnsi="Symbol"/>
            <w:noProof/>
          </w:rPr>
          <w:t></w:t>
        </w:r>
        <w:r w:rsidR="00BA239F" w:rsidRPr="00D262F0">
          <w:rPr>
            <w:rStyle w:val="Hyperlink"/>
            <w:noProof/>
          </w:rPr>
          <w:t xml:space="preserve"> and retrospective peels of estimated sablefish recruitment.</w:t>
        </w:r>
        <w:r w:rsidR="00BA239F">
          <w:rPr>
            <w:noProof/>
            <w:webHidden/>
          </w:rPr>
          <w:tab/>
        </w:r>
        <w:r w:rsidR="00BA239F">
          <w:rPr>
            <w:noProof/>
            <w:webHidden/>
          </w:rPr>
          <w:fldChar w:fldCharType="begin"/>
        </w:r>
        <w:r w:rsidR="00BA239F">
          <w:rPr>
            <w:noProof/>
            <w:webHidden/>
          </w:rPr>
          <w:instrText xml:space="preserve"> PAGEREF _Toc204597080 \h </w:instrText>
        </w:r>
        <w:r w:rsidR="00BA239F">
          <w:rPr>
            <w:noProof/>
            <w:webHidden/>
          </w:rPr>
        </w:r>
        <w:r w:rsidR="00BA239F">
          <w:rPr>
            <w:noProof/>
            <w:webHidden/>
          </w:rPr>
          <w:fldChar w:fldCharType="separate"/>
        </w:r>
        <w:r w:rsidR="00BA239F">
          <w:rPr>
            <w:noProof/>
            <w:webHidden/>
          </w:rPr>
          <w:t>61</w:t>
        </w:r>
        <w:r w:rsidR="00BA239F">
          <w:rPr>
            <w:noProof/>
            <w:webHidden/>
          </w:rPr>
          <w:fldChar w:fldCharType="end"/>
        </w:r>
      </w:hyperlink>
    </w:p>
    <w:p w14:paraId="48D33D5D" w14:textId="71BF50A6" w:rsidR="00BA239F" w:rsidRDefault="002E1EB0">
      <w:pPr>
        <w:pStyle w:val="TableofFigures"/>
        <w:rPr>
          <w:rStyle w:val="Hyperlink"/>
          <w:noProof/>
        </w:rPr>
      </w:pPr>
      <w:hyperlink w:anchor="_Toc204597081" w:history="1">
        <w:r>
          <w:rPr>
            <w:rStyle w:val="Hyperlink"/>
            <w:noProof/>
          </w:rPr>
          <w:tab/>
          <w:t xml:space="preserve"> </w:t>
        </w:r>
        <w:r w:rsidR="00BA239F" w:rsidRPr="00D262F0">
          <w:rPr>
            <w:rStyle w:val="Hyperlink"/>
            <w:noProof/>
          </w:rPr>
          <w:t>26</w:t>
        </w:r>
        <w:r>
          <w:rPr>
            <w:rStyle w:val="Hyperlink"/>
            <w:noProof/>
          </w:rPr>
          <w:t>.</w:t>
        </w:r>
        <w:r>
          <w:rPr>
            <w:rStyle w:val="Hyperlink"/>
            <w:noProof/>
          </w:rPr>
          <w:tab/>
          <w:t xml:space="preserve"> </w:t>
        </w:r>
        <w:r w:rsidR="00BA239F" w:rsidRPr="00D262F0">
          <w:rPr>
            <w:rStyle w:val="Hyperlink"/>
            <w:noProof/>
            <w:shd w:val="clear" w:color="auto" w:fill="FFFFFF"/>
          </w:rPr>
          <w:t xml:space="preserve">Model-estimated fishing mortality rate (top) and realized harvest rate (bottom), defined as the ratio of total predicted catch to exploitable biomass. </w:t>
        </w:r>
        <w:r w:rsidR="00BA239F">
          <w:rPr>
            <w:noProof/>
            <w:webHidden/>
          </w:rPr>
          <w:tab/>
        </w:r>
        <w:r w:rsidR="00BA239F">
          <w:rPr>
            <w:noProof/>
            <w:webHidden/>
          </w:rPr>
          <w:fldChar w:fldCharType="begin"/>
        </w:r>
        <w:r w:rsidR="00BA239F">
          <w:rPr>
            <w:noProof/>
            <w:webHidden/>
          </w:rPr>
          <w:instrText xml:space="preserve"> PAGEREF _Toc204597081 \h </w:instrText>
        </w:r>
        <w:r w:rsidR="00BA239F">
          <w:rPr>
            <w:noProof/>
            <w:webHidden/>
          </w:rPr>
        </w:r>
        <w:r w:rsidR="00BA239F">
          <w:rPr>
            <w:noProof/>
            <w:webHidden/>
          </w:rPr>
          <w:fldChar w:fldCharType="separate"/>
        </w:r>
        <w:r w:rsidR="00BA239F">
          <w:rPr>
            <w:noProof/>
            <w:webHidden/>
          </w:rPr>
          <w:t>62</w:t>
        </w:r>
        <w:r w:rsidR="00BA239F">
          <w:rPr>
            <w:noProof/>
            <w:webHidden/>
          </w:rPr>
          <w:fldChar w:fldCharType="end"/>
        </w:r>
      </w:hyperlink>
    </w:p>
    <w:p w14:paraId="0CE94070" w14:textId="77777777" w:rsidR="0011710C" w:rsidRDefault="0011710C" w:rsidP="0011710C">
      <w:pPr>
        <w:rPr>
          <w:rFonts w:eastAsiaTheme="minorEastAsia"/>
        </w:rPr>
      </w:pPr>
    </w:p>
    <w:p w14:paraId="0378A3BB" w14:textId="3E2A22BB" w:rsidR="00F96A55" w:rsidRPr="004636D3" w:rsidRDefault="00015B0E" w:rsidP="00F96A55">
      <w:pPr>
        <w:pStyle w:val="Heading1"/>
      </w:pPr>
      <w:r w:rsidRPr="004636D3">
        <w:fldChar w:fldCharType="end"/>
      </w:r>
      <w:bookmarkStart w:id="13" w:name="_Toc204677354"/>
      <w:r w:rsidR="00F96A55" w:rsidRPr="004636D3">
        <w:t xml:space="preserve">LIST OF </w:t>
      </w:r>
      <w:r w:rsidR="00F96A55">
        <w:t>Appendices</w:t>
      </w:r>
      <w:bookmarkEnd w:id="13"/>
    </w:p>
    <w:p w14:paraId="462E016B" w14:textId="727553ED" w:rsidR="00F96A55" w:rsidRPr="004636D3" w:rsidRDefault="00F96A55" w:rsidP="00F96A55">
      <w:pPr>
        <w:pStyle w:val="List-Page"/>
      </w:pPr>
      <w:r>
        <w:t>Appendix</w:t>
      </w:r>
      <w:r w:rsidRPr="004636D3">
        <w:tab/>
        <w:t>Page</w:t>
      </w:r>
    </w:p>
    <w:p w14:paraId="0189B07C" w14:textId="428BC03C" w:rsidR="0011710C" w:rsidRDefault="0011710C">
      <w:pPr>
        <w:pStyle w:val="TableofFigures"/>
        <w:rPr>
          <w:rFonts w:asciiTheme="minorHAnsi" w:eastAsiaTheme="minorEastAsia" w:hAnsiTheme="minorHAnsi" w:cstheme="minorBidi"/>
          <w:noProof/>
          <w:kern w:val="2"/>
          <w:sz w:val="24"/>
          <w:szCs w:val="24"/>
          <w14:ligatures w14:val="standardContextual"/>
        </w:rPr>
      </w:pPr>
      <w:r>
        <w:fldChar w:fldCharType="begin"/>
      </w:r>
      <w:r>
        <w:instrText xml:space="preserve"> TOC \h \z \c "Appendix A" </w:instrText>
      </w:r>
      <w:r>
        <w:fldChar w:fldCharType="separate"/>
      </w:r>
      <w:hyperlink w:anchor="_Toc204601962" w:history="1">
        <w:r w:rsidR="002E1EB0">
          <w:rPr>
            <w:rStyle w:val="Hyperlink"/>
            <w:noProof/>
          </w:rPr>
          <w:tab/>
          <w:t xml:space="preserve"> </w:t>
        </w:r>
        <w:r w:rsidRPr="00D27ED2">
          <w:rPr>
            <w:rStyle w:val="Hyperlink"/>
            <w:noProof/>
          </w:rPr>
          <w:t>A1</w:t>
        </w:r>
        <w:r w:rsidR="002E1EB0">
          <w:rPr>
            <w:rStyle w:val="Hyperlink"/>
            <w:noProof/>
          </w:rPr>
          <w:t>.</w:t>
        </w:r>
        <w:r w:rsidR="002E1EB0">
          <w:rPr>
            <w:rStyle w:val="Hyperlink"/>
            <w:noProof/>
          </w:rPr>
          <w:tab/>
          <w:t xml:space="preserve"> </w:t>
        </w:r>
        <w:r w:rsidRPr="00D27ED2">
          <w:rPr>
            <w:rStyle w:val="Hyperlink"/>
            <w:noProof/>
            <w:shd w:val="clear" w:color="auto" w:fill="FFFFFF"/>
          </w:rPr>
          <w:t>Variable definitions for the statistical catch-at-age model, indexing and model dimensions, data and predicted values.</w:t>
        </w:r>
        <w:r>
          <w:rPr>
            <w:noProof/>
            <w:webHidden/>
          </w:rPr>
          <w:tab/>
        </w:r>
        <w:r>
          <w:rPr>
            <w:noProof/>
            <w:webHidden/>
          </w:rPr>
          <w:fldChar w:fldCharType="begin"/>
        </w:r>
        <w:r>
          <w:rPr>
            <w:noProof/>
            <w:webHidden/>
          </w:rPr>
          <w:instrText xml:space="preserve"> PAGEREF _Toc204601962 \h </w:instrText>
        </w:r>
        <w:r>
          <w:rPr>
            <w:noProof/>
            <w:webHidden/>
          </w:rPr>
        </w:r>
        <w:r>
          <w:rPr>
            <w:noProof/>
            <w:webHidden/>
          </w:rPr>
          <w:fldChar w:fldCharType="separate"/>
        </w:r>
        <w:r>
          <w:rPr>
            <w:noProof/>
            <w:webHidden/>
          </w:rPr>
          <w:t>65</w:t>
        </w:r>
        <w:r>
          <w:rPr>
            <w:noProof/>
            <w:webHidden/>
          </w:rPr>
          <w:fldChar w:fldCharType="end"/>
        </w:r>
      </w:hyperlink>
    </w:p>
    <w:p w14:paraId="1A4429D7" w14:textId="186C33C4" w:rsidR="0011710C" w:rsidRDefault="002E1EB0">
      <w:pPr>
        <w:pStyle w:val="TableofFigures"/>
        <w:rPr>
          <w:rFonts w:asciiTheme="minorHAnsi" w:eastAsiaTheme="minorEastAsia" w:hAnsiTheme="minorHAnsi" w:cstheme="minorBidi"/>
          <w:noProof/>
          <w:kern w:val="2"/>
          <w:sz w:val="24"/>
          <w:szCs w:val="24"/>
          <w14:ligatures w14:val="standardContextual"/>
        </w:rPr>
      </w:pPr>
      <w:hyperlink w:anchor="_Toc204601963" w:history="1">
        <w:r>
          <w:rPr>
            <w:rStyle w:val="Hyperlink"/>
            <w:noProof/>
          </w:rPr>
          <w:tab/>
          <w:t xml:space="preserve"> </w:t>
        </w:r>
        <w:r w:rsidR="0011710C" w:rsidRPr="00D27ED2">
          <w:rPr>
            <w:rStyle w:val="Hyperlink"/>
            <w:noProof/>
          </w:rPr>
          <w:t>A2</w:t>
        </w:r>
        <w:r>
          <w:rPr>
            <w:rStyle w:val="Hyperlink"/>
            <w:noProof/>
          </w:rPr>
          <w:t>.</w:t>
        </w:r>
        <w:r>
          <w:rPr>
            <w:rStyle w:val="Hyperlink"/>
            <w:noProof/>
          </w:rPr>
          <w:tab/>
          <w:t xml:space="preserve"> </w:t>
        </w:r>
        <w:r w:rsidR="0011710C" w:rsidRPr="00D27ED2">
          <w:rPr>
            <w:rStyle w:val="Hyperlink"/>
            <w:noProof/>
          </w:rPr>
          <w:t>Assumed selectivity parameters for the NSEI sablefish fishery for females and males.</w:t>
        </w:r>
        <w:r w:rsidR="0011710C">
          <w:rPr>
            <w:noProof/>
            <w:webHidden/>
          </w:rPr>
          <w:tab/>
        </w:r>
        <w:r w:rsidR="0011710C">
          <w:rPr>
            <w:noProof/>
            <w:webHidden/>
          </w:rPr>
          <w:fldChar w:fldCharType="begin"/>
        </w:r>
        <w:r w:rsidR="0011710C">
          <w:rPr>
            <w:noProof/>
            <w:webHidden/>
          </w:rPr>
          <w:instrText xml:space="preserve"> PAGEREF _Toc204601963 \h </w:instrText>
        </w:r>
        <w:r w:rsidR="0011710C">
          <w:rPr>
            <w:noProof/>
            <w:webHidden/>
          </w:rPr>
        </w:r>
        <w:r w:rsidR="0011710C">
          <w:rPr>
            <w:noProof/>
            <w:webHidden/>
          </w:rPr>
          <w:fldChar w:fldCharType="separate"/>
        </w:r>
        <w:r w:rsidR="0011710C">
          <w:rPr>
            <w:noProof/>
            <w:webHidden/>
          </w:rPr>
          <w:t>66</w:t>
        </w:r>
        <w:r w:rsidR="0011710C">
          <w:rPr>
            <w:noProof/>
            <w:webHidden/>
          </w:rPr>
          <w:fldChar w:fldCharType="end"/>
        </w:r>
      </w:hyperlink>
    </w:p>
    <w:p w14:paraId="4405D7B3" w14:textId="0B5874C3" w:rsidR="0011710C" w:rsidRDefault="002E1EB0">
      <w:pPr>
        <w:pStyle w:val="TableofFigures"/>
        <w:rPr>
          <w:rFonts w:asciiTheme="minorHAnsi" w:eastAsiaTheme="minorEastAsia" w:hAnsiTheme="minorHAnsi" w:cstheme="minorBidi"/>
          <w:noProof/>
          <w:kern w:val="2"/>
          <w:sz w:val="24"/>
          <w:szCs w:val="24"/>
          <w14:ligatures w14:val="standardContextual"/>
        </w:rPr>
      </w:pPr>
      <w:hyperlink w:anchor="_Toc204601964" w:history="1">
        <w:r>
          <w:rPr>
            <w:rStyle w:val="Hyperlink"/>
            <w:noProof/>
          </w:rPr>
          <w:tab/>
          <w:t xml:space="preserve"> </w:t>
        </w:r>
        <w:r w:rsidR="0011710C" w:rsidRPr="00D27ED2">
          <w:rPr>
            <w:rStyle w:val="Hyperlink"/>
            <w:noProof/>
          </w:rPr>
          <w:t>A3</w:t>
        </w:r>
        <w:r>
          <w:rPr>
            <w:rStyle w:val="Hyperlink"/>
            <w:noProof/>
          </w:rPr>
          <w:t>.</w:t>
        </w:r>
        <w:r>
          <w:rPr>
            <w:rStyle w:val="Hyperlink"/>
            <w:noProof/>
          </w:rPr>
          <w:tab/>
          <w:t xml:space="preserve"> </w:t>
        </w:r>
        <w:r w:rsidR="0011710C" w:rsidRPr="00D27ED2">
          <w:rPr>
            <w:rStyle w:val="Hyperlink"/>
            <w:noProof/>
          </w:rPr>
          <w:t>Summary of the available data sources in the Northern Southeast Inside (NSEI) Subdistrict by year.</w:t>
        </w:r>
        <w:r w:rsidR="0011710C">
          <w:rPr>
            <w:noProof/>
            <w:webHidden/>
          </w:rPr>
          <w:tab/>
        </w:r>
        <w:r w:rsidR="0011710C">
          <w:rPr>
            <w:noProof/>
            <w:webHidden/>
          </w:rPr>
          <w:fldChar w:fldCharType="begin"/>
        </w:r>
        <w:r w:rsidR="0011710C">
          <w:rPr>
            <w:noProof/>
            <w:webHidden/>
          </w:rPr>
          <w:instrText xml:space="preserve"> PAGEREF _Toc204601964 \h </w:instrText>
        </w:r>
        <w:r w:rsidR="0011710C">
          <w:rPr>
            <w:noProof/>
            <w:webHidden/>
          </w:rPr>
        </w:r>
        <w:r w:rsidR="0011710C">
          <w:rPr>
            <w:noProof/>
            <w:webHidden/>
          </w:rPr>
          <w:fldChar w:fldCharType="separate"/>
        </w:r>
        <w:r w:rsidR="0011710C">
          <w:rPr>
            <w:noProof/>
            <w:webHidden/>
          </w:rPr>
          <w:t>67</w:t>
        </w:r>
        <w:r w:rsidR="0011710C">
          <w:rPr>
            <w:noProof/>
            <w:webHidden/>
          </w:rPr>
          <w:fldChar w:fldCharType="end"/>
        </w:r>
      </w:hyperlink>
    </w:p>
    <w:p w14:paraId="0F3CA8A3" w14:textId="15E3A963" w:rsidR="000C0AD9" w:rsidRDefault="0011710C" w:rsidP="00556AD1">
      <w:r>
        <w:fldChar w:fldCharType="end"/>
      </w:r>
    </w:p>
    <w:p w14:paraId="59E60B23" w14:textId="77777777" w:rsidR="000C0AD9" w:rsidRDefault="000C0AD9">
      <w:pPr>
        <w:spacing w:after="0"/>
        <w:jc w:val="left"/>
      </w:pPr>
      <w:r>
        <w:br w:type="page"/>
      </w:r>
    </w:p>
    <w:p w14:paraId="430D9CB8" w14:textId="77777777" w:rsidR="00556AD1" w:rsidRDefault="00556AD1" w:rsidP="00556AD1"/>
    <w:p w14:paraId="0F85AA51" w14:textId="77777777" w:rsidR="000C0AD9" w:rsidRPr="004636D3" w:rsidRDefault="000C0AD9" w:rsidP="00556AD1">
      <w:pPr>
        <w:sectPr w:rsidR="000C0AD9" w:rsidRPr="004636D3" w:rsidSect="000D6A2A">
          <w:headerReference w:type="default" r:id="rId23"/>
          <w:footerReference w:type="default" r:id="rId24"/>
          <w:pgSz w:w="12240" w:h="15840" w:code="1"/>
          <w:pgMar w:top="1440" w:right="1440" w:bottom="1440" w:left="1440" w:header="720" w:footer="547" w:gutter="0"/>
          <w:pgNumType w:fmt="lowerRoman"/>
          <w:cols w:space="432"/>
          <w:formProt w:val="0"/>
        </w:sectPr>
      </w:pPr>
    </w:p>
    <w:p w14:paraId="251E1EE1" w14:textId="108DD1D2" w:rsidR="00556AD1" w:rsidRPr="00841B30" w:rsidRDefault="00A311C6" w:rsidP="003760C6">
      <w:pPr>
        <w:pStyle w:val="Heading1"/>
      </w:pPr>
      <w:bookmarkStart w:id="14" w:name="_Toc315334050"/>
      <w:bookmarkStart w:id="15" w:name="_Toc204677355"/>
      <w:r w:rsidRPr="00841B30">
        <w:rPr>
          <w:caps w:val="0"/>
        </w:rPr>
        <w:lastRenderedPageBreak/>
        <w:t>ABSTRACT</w:t>
      </w:r>
      <w:bookmarkEnd w:id="14"/>
      <w:bookmarkEnd w:id="15"/>
    </w:p>
    <w:p w14:paraId="7DF9BB93" w14:textId="4DF89828" w:rsidR="005A0419" w:rsidRPr="00841B30" w:rsidRDefault="005A0419" w:rsidP="008F2A7B">
      <w:pPr>
        <w:pStyle w:val="Abstract"/>
      </w:pPr>
      <w:r w:rsidRPr="00841B30">
        <w:t xml:space="preserve">This report provides an overview of the stock assessment, harvest strategy, and regulations effective for the </w:t>
      </w:r>
      <w:r w:rsidR="000020DE" w:rsidRPr="00841B30">
        <w:t>202</w:t>
      </w:r>
      <w:r w:rsidR="00D64713">
        <w:t>6</w:t>
      </w:r>
      <w:r w:rsidR="004C1993" w:rsidRPr="00841B30">
        <w:t xml:space="preserve"> </w:t>
      </w:r>
      <w:r w:rsidRPr="00841B30">
        <w:t xml:space="preserve">Northern Southeast Inside (NSEI) sablefish </w:t>
      </w:r>
      <w:r w:rsidRPr="00841B30">
        <w:rPr>
          <w:i/>
        </w:rPr>
        <w:t xml:space="preserve">Anoplopoma </w:t>
      </w:r>
      <w:r w:rsidR="00617B17" w:rsidRPr="00841B30">
        <w:rPr>
          <w:i/>
        </w:rPr>
        <w:t xml:space="preserve">fimbria </w:t>
      </w:r>
      <w:r w:rsidR="00617B17" w:rsidRPr="00841B30">
        <w:t>commercial</w:t>
      </w:r>
      <w:r w:rsidRPr="00841B30">
        <w:t xml:space="preserve"> fishery. The NSEI sablefish commercial fishery is scheduled to open August 15 and close </w:t>
      </w:r>
      <w:r w:rsidR="003760C6" w:rsidRPr="00841B30">
        <w:t>November 15 and</w:t>
      </w:r>
      <w:r w:rsidR="000B1243" w:rsidRPr="00841B30">
        <w:t xml:space="preserve"> </w:t>
      </w:r>
      <w:r w:rsidR="00710C0D" w:rsidRPr="00841B30">
        <w:t xml:space="preserve">is </w:t>
      </w:r>
      <w:r w:rsidR="000B1243" w:rsidRPr="00841B30">
        <w:t>open to both longline and pot gear</w:t>
      </w:r>
      <w:r w:rsidRPr="00841B30">
        <w:t xml:space="preserve">. The </w:t>
      </w:r>
      <w:r w:rsidR="000020DE" w:rsidRPr="00841B30">
        <w:t>202</w:t>
      </w:r>
      <w:r w:rsidR="00D64713">
        <w:t>6</w:t>
      </w:r>
      <w:r w:rsidR="004C1993" w:rsidRPr="00841B30">
        <w:t xml:space="preserve"> </w:t>
      </w:r>
      <w:r w:rsidRPr="00841B30">
        <w:t xml:space="preserve">NSEI sablefish commercial fishery annual harvest objective </w:t>
      </w:r>
      <w:r w:rsidRPr="00D64713">
        <w:rPr>
          <w:highlight w:val="yellow"/>
        </w:rPr>
        <w:t>i</w:t>
      </w:r>
      <w:r w:rsidR="00B338D8" w:rsidRPr="00D64713">
        <w:rPr>
          <w:highlight w:val="yellow"/>
        </w:rPr>
        <w:t>s 1,789,671</w:t>
      </w:r>
      <w:r w:rsidR="00B1493D" w:rsidRPr="00841B30">
        <w:rPr>
          <w:rStyle w:val="Strong"/>
          <w:shd w:val="clear" w:color="auto" w:fill="FFFFFF"/>
        </w:rPr>
        <w:t xml:space="preserve"> </w:t>
      </w:r>
      <w:r w:rsidRPr="00841B30">
        <w:t xml:space="preserve">round </w:t>
      </w:r>
      <w:r w:rsidR="00071A76" w:rsidRPr="00841B30">
        <w:t xml:space="preserve">lb </w:t>
      </w:r>
      <w:r w:rsidRPr="00841B30">
        <w:t xml:space="preserve">and is based on decrements from an acceptable biological catch of </w:t>
      </w:r>
      <w:r w:rsidR="000020DE" w:rsidRPr="00D64713">
        <w:rPr>
          <w:highlight w:val="yellow"/>
        </w:rPr>
        <w:t>2</w:t>
      </w:r>
      <w:r w:rsidR="00712A74" w:rsidRPr="00D64713">
        <w:rPr>
          <w:highlight w:val="yellow"/>
        </w:rPr>
        <w:t>,</w:t>
      </w:r>
      <w:r w:rsidR="000020DE" w:rsidRPr="00D64713">
        <w:rPr>
          <w:highlight w:val="yellow"/>
        </w:rPr>
        <w:t>080</w:t>
      </w:r>
      <w:r w:rsidR="00712A74" w:rsidRPr="00D64713">
        <w:rPr>
          <w:highlight w:val="yellow"/>
        </w:rPr>
        <w:t>,</w:t>
      </w:r>
      <w:r w:rsidR="000020DE" w:rsidRPr="00D64713">
        <w:rPr>
          <w:highlight w:val="yellow"/>
        </w:rPr>
        <w:t>436</w:t>
      </w:r>
      <w:r w:rsidR="004C1993" w:rsidRPr="00841B30">
        <w:t xml:space="preserve"> </w:t>
      </w:r>
      <w:r w:rsidRPr="00841B30">
        <w:t>round</w:t>
      </w:r>
      <w:r w:rsidR="007546A3" w:rsidRPr="00841B30">
        <w:t xml:space="preserve"> lb</w:t>
      </w:r>
      <w:r w:rsidRPr="00841B30">
        <w:t xml:space="preserve">. The annual harvest objective is allocated </w:t>
      </w:r>
      <w:r w:rsidRPr="00D64713">
        <w:rPr>
          <w:highlight w:val="yellow"/>
        </w:rPr>
        <w:t>to</w:t>
      </w:r>
      <w:r w:rsidR="00FE11DD" w:rsidRPr="00D64713">
        <w:rPr>
          <w:highlight w:val="yellow"/>
        </w:rPr>
        <w:t xml:space="preserve"> </w:t>
      </w:r>
      <w:r w:rsidR="003A1624" w:rsidRPr="00D64713">
        <w:rPr>
          <w:highlight w:val="yellow"/>
        </w:rPr>
        <w:t>73</w:t>
      </w:r>
      <w:r w:rsidR="003A1624" w:rsidRPr="00841B30">
        <w:t xml:space="preserve"> </w:t>
      </w:r>
      <w:r w:rsidRPr="00841B30">
        <w:t xml:space="preserve">limited entry Commercial Fisheries Entry Commission C61A permits through an equal quota share system, resulting in a </w:t>
      </w:r>
      <w:r w:rsidR="000020DE" w:rsidRPr="00841B30">
        <w:t>202</w:t>
      </w:r>
      <w:r w:rsidR="00D64713">
        <w:t>6</w:t>
      </w:r>
      <w:r w:rsidR="004C1993" w:rsidRPr="00841B30">
        <w:t xml:space="preserve"> </w:t>
      </w:r>
      <w:r w:rsidR="006A05FA">
        <w:t>equal quota share</w:t>
      </w:r>
      <w:r w:rsidRPr="00841B30">
        <w:t xml:space="preserve"> of </w:t>
      </w:r>
      <w:r w:rsidR="003A1624" w:rsidRPr="00D64713">
        <w:rPr>
          <w:highlight w:val="yellow"/>
        </w:rPr>
        <w:t>2</w:t>
      </w:r>
      <w:r w:rsidR="00B338D8" w:rsidRPr="00D64713">
        <w:rPr>
          <w:highlight w:val="yellow"/>
        </w:rPr>
        <w:t>4,516</w:t>
      </w:r>
      <w:r w:rsidR="00B1493D" w:rsidRPr="00841B30">
        <w:t xml:space="preserve"> </w:t>
      </w:r>
      <w:r w:rsidRPr="00841B30">
        <w:t xml:space="preserve">round </w:t>
      </w:r>
      <w:r w:rsidR="007546A3" w:rsidRPr="00841B30">
        <w:t xml:space="preserve">lb </w:t>
      </w:r>
      <w:r w:rsidRPr="00841B30">
        <w:t xml:space="preserve">for each permit holder. </w:t>
      </w:r>
    </w:p>
    <w:p w14:paraId="709DF5ED" w14:textId="293C1E38" w:rsidR="005A0419" w:rsidRPr="00841B30" w:rsidRDefault="005A0419" w:rsidP="008F2A7B">
      <w:pPr>
        <w:pStyle w:val="Keywords"/>
      </w:pPr>
      <w:r w:rsidRPr="00841B30">
        <w:t xml:space="preserve">Keywords: </w:t>
      </w:r>
      <w:r w:rsidRPr="00841B30">
        <w:tab/>
        <w:t xml:space="preserve">sablefish, black cod, </w:t>
      </w:r>
      <w:r w:rsidRPr="00841B30">
        <w:rPr>
          <w:i/>
        </w:rPr>
        <w:t>Anoplopoma fimbria</w:t>
      </w:r>
      <w:r w:rsidRPr="00841B30">
        <w:t>, stock assessment, annual harvest objective, AHO, catch per unit effort, CPUE, Northern Southeast, Chatham Strait, NSEI, mark–recapture, tagging</w:t>
      </w:r>
    </w:p>
    <w:p w14:paraId="6005A667" w14:textId="0B5E5A4B" w:rsidR="00C506F1" w:rsidRPr="00841B30" w:rsidRDefault="00A311C6" w:rsidP="003760C6">
      <w:pPr>
        <w:pStyle w:val="Heading1"/>
        <w:spacing w:before="240"/>
      </w:pPr>
      <w:bookmarkStart w:id="16" w:name="_Toc315334051"/>
      <w:bookmarkStart w:id="17" w:name="_Toc204677356"/>
      <w:r w:rsidRPr="00841B30">
        <w:rPr>
          <w:caps w:val="0"/>
        </w:rPr>
        <w:t>INTRODUCTION</w:t>
      </w:r>
      <w:bookmarkEnd w:id="16"/>
      <w:bookmarkEnd w:id="17"/>
    </w:p>
    <w:p w14:paraId="2BD6A0FE" w14:textId="4F6DFBCE" w:rsidR="007E7FC9" w:rsidRPr="00841B30" w:rsidRDefault="007E7FC9" w:rsidP="008F2A7B">
      <w:r w:rsidRPr="00841B30">
        <w:t xml:space="preserve">The Alaska Department of Fish and Game (ADF&amp;G) evaluates </w:t>
      </w:r>
      <w:r w:rsidR="00747665" w:rsidRPr="00841B30">
        <w:t xml:space="preserve">sablefish </w:t>
      </w:r>
      <w:r w:rsidR="00D2075F" w:rsidRPr="00841B30">
        <w:rPr>
          <w:i/>
          <w:iCs/>
        </w:rPr>
        <w:t xml:space="preserve">Anoplopoma fimbria </w:t>
      </w:r>
      <w:r w:rsidRPr="00841B30">
        <w:t>stock status and establishes the Northern Southeast Inside (NSEI) acceptable biological catch (ABC) and subsequent annual harvest objective (AHO). The NSEI Subdistrict management area (Figure 1) consists of all waters as defined in 5 AAC 28.105(a)(2).</w:t>
      </w:r>
    </w:p>
    <w:p w14:paraId="6B0698F7" w14:textId="3D7E74CB" w:rsidR="00EA4192" w:rsidRDefault="008A1C78" w:rsidP="008F2A7B">
      <w:bookmarkStart w:id="18" w:name="_Hlk43811110"/>
      <w:r w:rsidRPr="00841B30">
        <w:t xml:space="preserve">The recommended </w:t>
      </w:r>
      <w:r w:rsidR="009B24E1" w:rsidRPr="00841B30">
        <w:t>202</w:t>
      </w:r>
      <w:r w:rsidR="00D64713">
        <w:t>6</w:t>
      </w:r>
      <w:r w:rsidR="004C1993" w:rsidRPr="00841B30">
        <w:t xml:space="preserve"> </w:t>
      </w:r>
      <w:r w:rsidRPr="00841B30">
        <w:t>ABC</w:t>
      </w:r>
      <w:r w:rsidR="007554C1" w:rsidRPr="00841B30">
        <w:t xml:space="preserve"> for</w:t>
      </w:r>
      <w:r w:rsidRPr="00841B30">
        <w:t xml:space="preserve"> </w:t>
      </w:r>
      <w:r w:rsidR="007554C1" w:rsidRPr="00841B30">
        <w:t xml:space="preserve">sablefish </w:t>
      </w:r>
      <w:r w:rsidRPr="00841B30">
        <w:t xml:space="preserve">is </w:t>
      </w:r>
      <w:r w:rsidR="009B24E1" w:rsidRPr="00D64713">
        <w:rPr>
          <w:highlight w:val="yellow"/>
        </w:rPr>
        <w:t>2</w:t>
      </w:r>
      <w:r w:rsidR="004C1993" w:rsidRPr="00D64713">
        <w:rPr>
          <w:highlight w:val="yellow"/>
        </w:rPr>
        <w:t>,</w:t>
      </w:r>
      <w:r w:rsidR="009B24E1" w:rsidRPr="00D64713">
        <w:rPr>
          <w:highlight w:val="yellow"/>
        </w:rPr>
        <w:t>080</w:t>
      </w:r>
      <w:r w:rsidR="004C1993" w:rsidRPr="00D64713">
        <w:rPr>
          <w:highlight w:val="yellow"/>
        </w:rPr>
        <w:t>,</w:t>
      </w:r>
      <w:r w:rsidR="009B24E1" w:rsidRPr="00D64713">
        <w:rPr>
          <w:highlight w:val="yellow"/>
        </w:rPr>
        <w:t>436</w:t>
      </w:r>
      <w:r w:rsidRPr="00841B30">
        <w:t xml:space="preserve"> round </w:t>
      </w:r>
      <w:r w:rsidR="002629DE" w:rsidRPr="00841B30">
        <w:t xml:space="preserve">lb </w:t>
      </w:r>
      <w:r w:rsidRPr="00841B30">
        <w:t>(</w:t>
      </w:r>
      <w:r w:rsidR="00724F13" w:rsidRPr="004D09A4">
        <w:rPr>
          <w:i/>
          <w:iCs/>
        </w:rPr>
        <w:t>F</w:t>
      </w:r>
      <w:r w:rsidR="00724F13" w:rsidRPr="004D09A4">
        <w:rPr>
          <w:i/>
          <w:iCs/>
          <w:vertAlign w:val="subscript"/>
        </w:rPr>
        <w:t>ABC</w:t>
      </w:r>
      <w:r w:rsidRPr="00841B30">
        <w:t> </w:t>
      </w:r>
      <w:r w:rsidRPr="00D64713">
        <w:rPr>
          <w:highlight w:val="yellow"/>
        </w:rPr>
        <w:t>= 0.</w:t>
      </w:r>
      <w:r w:rsidR="004C1993" w:rsidRPr="00D64713">
        <w:rPr>
          <w:highlight w:val="yellow"/>
        </w:rPr>
        <w:t>061</w:t>
      </w:r>
      <w:r w:rsidRPr="00841B30">
        <w:t>)</w:t>
      </w:r>
      <w:r w:rsidR="00710C0D" w:rsidRPr="00841B30">
        <w:t xml:space="preserve">, </w:t>
      </w:r>
      <w:r w:rsidRPr="00841B30">
        <w:t xml:space="preserve">a </w:t>
      </w:r>
      <w:r w:rsidR="004C1993" w:rsidRPr="00BD6C31">
        <w:rPr>
          <w:highlight w:val="yellow"/>
        </w:rPr>
        <w:t>15</w:t>
      </w:r>
      <w:r w:rsidRPr="00BD6C31">
        <w:rPr>
          <w:highlight w:val="yellow"/>
        </w:rPr>
        <w:t>%</w:t>
      </w:r>
      <w:r w:rsidRPr="00841B30">
        <w:t xml:space="preserve"> increase from the </w:t>
      </w:r>
      <w:r w:rsidR="009B24E1" w:rsidRPr="00841B30">
        <w:t>202</w:t>
      </w:r>
      <w:r w:rsidR="00D64713">
        <w:t>5</w:t>
      </w:r>
      <w:r w:rsidR="004C1993" w:rsidRPr="00841B30">
        <w:t xml:space="preserve"> </w:t>
      </w:r>
      <w:r w:rsidRPr="00841B30">
        <w:t>ABC (</w:t>
      </w:r>
      <w:r w:rsidR="00004B18">
        <w:fldChar w:fldCharType="begin"/>
      </w:r>
      <w:r w:rsidR="00004B18">
        <w:instrText xml:space="preserve"> REF _Ref224113248 \h </w:instrText>
      </w:r>
      <w:r w:rsidR="00004B18">
        <w:fldChar w:fldCharType="separate"/>
      </w:r>
      <w:r w:rsidR="00004B18" w:rsidRPr="004636D3">
        <w:rPr>
          <w:szCs w:val="22"/>
        </w:rPr>
        <w:t xml:space="preserve">Table </w:t>
      </w:r>
      <w:r w:rsidR="00004B18">
        <w:rPr>
          <w:noProof/>
          <w:szCs w:val="22"/>
        </w:rPr>
        <w:t>1</w:t>
      </w:r>
      <w:r w:rsidR="00004B18">
        <w:fldChar w:fldCharType="end"/>
      </w:r>
      <w:r w:rsidRPr="00841B30">
        <w:t xml:space="preserve">). After making decrements for sablefish mortalities in other fisheries, the </w:t>
      </w:r>
      <w:r w:rsidR="009B24E1" w:rsidRPr="00841B30">
        <w:t>202</w:t>
      </w:r>
      <w:r w:rsidR="00BD6C31">
        <w:t>6</w:t>
      </w:r>
      <w:r w:rsidR="004C1993" w:rsidRPr="00841B30">
        <w:t xml:space="preserve"> </w:t>
      </w:r>
      <w:r w:rsidRPr="00841B30">
        <w:t>NSEI Subdistrict commercial sablefish fishery AHO is </w:t>
      </w:r>
      <w:r w:rsidR="003A1624" w:rsidRPr="00D64713">
        <w:rPr>
          <w:highlight w:val="yellow"/>
        </w:rPr>
        <w:t>1,</w:t>
      </w:r>
      <w:r w:rsidR="00B338D8" w:rsidRPr="00D64713">
        <w:rPr>
          <w:highlight w:val="yellow"/>
        </w:rPr>
        <w:t>789,671</w:t>
      </w:r>
      <w:r w:rsidR="00B338D8" w:rsidRPr="00841B30">
        <w:t xml:space="preserve"> </w:t>
      </w:r>
      <w:r w:rsidRPr="00841B30">
        <w:t xml:space="preserve">round </w:t>
      </w:r>
      <w:r w:rsidR="002629DE" w:rsidRPr="00841B30">
        <w:t>lb </w:t>
      </w:r>
      <w:r w:rsidRPr="00841B30">
        <w:t>(</w:t>
      </w:r>
      <w:r w:rsidR="00004B18">
        <w:fldChar w:fldCharType="begin"/>
      </w:r>
      <w:r w:rsidR="00004B18">
        <w:instrText xml:space="preserve"> REF _Ref224113043 \h </w:instrText>
      </w:r>
      <w:r w:rsidR="00004B18">
        <w:fldChar w:fldCharType="separate"/>
      </w:r>
      <w:r w:rsidR="00004B18" w:rsidRPr="005D1E1A">
        <w:t>Table</w:t>
      </w:r>
      <w:r w:rsidR="00004B18">
        <w:t>s</w:t>
      </w:r>
      <w:r w:rsidR="00004B18" w:rsidRPr="005D1E1A">
        <w:t xml:space="preserve"> </w:t>
      </w:r>
      <w:r w:rsidR="00004B18">
        <w:rPr>
          <w:noProof/>
        </w:rPr>
        <w:t>2</w:t>
      </w:r>
      <w:r w:rsidR="00004B18">
        <w:fldChar w:fldCharType="end"/>
      </w:r>
      <w:r w:rsidR="00004B18">
        <w:fldChar w:fldCharType="begin"/>
      </w:r>
      <w:r w:rsidR="00004B18">
        <w:instrText xml:space="preserve"> REF _Ref224113310 \h </w:instrText>
      </w:r>
      <w:r w:rsidR="00004B18">
        <w:fldChar w:fldCharType="separate"/>
      </w:r>
      <w:r w:rsidR="00004B18">
        <w:t xml:space="preserve"> and</w:t>
      </w:r>
      <w:r w:rsidR="00004B18" w:rsidRPr="005D1E1A">
        <w:t xml:space="preserve"> </w:t>
      </w:r>
      <w:r w:rsidR="00004B18">
        <w:rPr>
          <w:noProof/>
        </w:rPr>
        <w:t>3</w:t>
      </w:r>
      <w:r w:rsidR="00004B18">
        <w:fldChar w:fldCharType="end"/>
      </w:r>
      <w:r w:rsidRPr="00841B30">
        <w:t>). There are</w:t>
      </w:r>
      <w:r w:rsidR="003A1624" w:rsidRPr="00841B30">
        <w:t xml:space="preserve"> </w:t>
      </w:r>
      <w:r w:rsidR="003A1624" w:rsidRPr="00BD6C31">
        <w:rPr>
          <w:highlight w:val="yellow"/>
        </w:rPr>
        <w:t xml:space="preserve">73 </w:t>
      </w:r>
      <w:r w:rsidRPr="00BD6C31">
        <w:rPr>
          <w:highlight w:val="yellow"/>
        </w:rPr>
        <w:t>valid</w:t>
      </w:r>
      <w:r w:rsidRPr="00841B30">
        <w:t xml:space="preserve"> Commercial Fisheries Entry Commission (CFEC) permits for </w:t>
      </w:r>
      <w:r w:rsidR="009B24E1" w:rsidRPr="00841B30">
        <w:t>202</w:t>
      </w:r>
      <w:r w:rsidR="00D64713">
        <w:t>6</w:t>
      </w:r>
      <w:r w:rsidRPr="00841B30">
        <w:t xml:space="preserve">, which </w:t>
      </w:r>
      <w:r w:rsidRPr="00BD6C31">
        <w:rPr>
          <w:highlight w:val="yellow"/>
        </w:rPr>
        <w:t xml:space="preserve">is the same number as </w:t>
      </w:r>
      <w:r w:rsidR="009B24E1" w:rsidRPr="00BD6C31">
        <w:rPr>
          <w:highlight w:val="yellow"/>
        </w:rPr>
        <w:t>202</w:t>
      </w:r>
      <w:r w:rsidR="00D64713" w:rsidRPr="00BD6C31">
        <w:rPr>
          <w:highlight w:val="yellow"/>
        </w:rPr>
        <w:t>5</w:t>
      </w:r>
      <w:r w:rsidRPr="00841B30">
        <w:t>. The individual equal quota share (EQS) is </w:t>
      </w:r>
      <w:r w:rsidR="003A1624" w:rsidRPr="00D64713">
        <w:rPr>
          <w:highlight w:val="yellow"/>
        </w:rPr>
        <w:t>2</w:t>
      </w:r>
      <w:r w:rsidR="00B338D8" w:rsidRPr="00D64713">
        <w:rPr>
          <w:highlight w:val="yellow"/>
        </w:rPr>
        <w:t>4,516</w:t>
      </w:r>
      <w:r w:rsidR="00B1493D" w:rsidRPr="00841B30">
        <w:t> </w:t>
      </w:r>
      <w:r w:rsidRPr="00841B30">
        <w:t xml:space="preserve">round </w:t>
      </w:r>
      <w:r w:rsidR="002679A6" w:rsidRPr="00841B30">
        <w:t>lb</w:t>
      </w:r>
      <w:r w:rsidRPr="00841B30">
        <w:t>, a</w:t>
      </w:r>
      <w:r w:rsidR="00B338D8" w:rsidRPr="00841B30">
        <w:t xml:space="preserve"> </w:t>
      </w:r>
      <w:r w:rsidR="00B338D8" w:rsidRPr="00D64713">
        <w:rPr>
          <w:highlight w:val="yellow"/>
        </w:rPr>
        <w:t>16</w:t>
      </w:r>
      <w:r w:rsidRPr="00D64713">
        <w:rPr>
          <w:highlight w:val="yellow"/>
        </w:rPr>
        <w:t>%</w:t>
      </w:r>
      <w:r w:rsidRPr="00841B30">
        <w:t xml:space="preserve"> increase from the </w:t>
      </w:r>
      <w:r w:rsidR="009B24E1" w:rsidRPr="00841B30">
        <w:t>202</w:t>
      </w:r>
      <w:r w:rsidR="00D64713">
        <w:t>5</w:t>
      </w:r>
      <w:r w:rsidR="004C1993" w:rsidRPr="00841B30">
        <w:t xml:space="preserve"> </w:t>
      </w:r>
      <w:r w:rsidRPr="00841B30">
        <w:t xml:space="preserve">EQS of </w:t>
      </w:r>
      <w:r w:rsidR="009B24E1" w:rsidRPr="00D64713">
        <w:rPr>
          <w:highlight w:val="yellow"/>
        </w:rPr>
        <w:t>21</w:t>
      </w:r>
      <w:r w:rsidRPr="00D64713">
        <w:rPr>
          <w:highlight w:val="yellow"/>
        </w:rPr>
        <w:t>,</w:t>
      </w:r>
      <w:r w:rsidR="009B24E1" w:rsidRPr="00D64713">
        <w:rPr>
          <w:highlight w:val="yellow"/>
        </w:rPr>
        <w:t>129</w:t>
      </w:r>
      <w:r w:rsidR="004C1993" w:rsidRPr="00841B30">
        <w:t xml:space="preserve"> </w:t>
      </w:r>
      <w:r w:rsidRPr="00841B30">
        <w:t xml:space="preserve">round </w:t>
      </w:r>
      <w:r w:rsidR="002679A6" w:rsidRPr="00841B30">
        <w:t xml:space="preserve">lb </w:t>
      </w:r>
      <w:r w:rsidRPr="00841B30">
        <w:t>(</w:t>
      </w:r>
      <w:r w:rsidR="00004B18">
        <w:fldChar w:fldCharType="begin"/>
      </w:r>
      <w:r w:rsidR="00004B18">
        <w:instrText xml:space="preserve"> REF _Ref224113043 \h </w:instrText>
      </w:r>
      <w:r w:rsidR="00004B18">
        <w:fldChar w:fldCharType="separate"/>
      </w:r>
      <w:r w:rsidR="00004B18" w:rsidRPr="005D1E1A">
        <w:t xml:space="preserve">Table </w:t>
      </w:r>
      <w:r w:rsidR="00004B18">
        <w:rPr>
          <w:noProof/>
        </w:rPr>
        <w:t>2</w:t>
      </w:r>
      <w:r w:rsidR="00004B18">
        <w:fldChar w:fldCharType="end"/>
      </w:r>
      <w:r w:rsidRPr="00841B30">
        <w:t>).</w:t>
      </w:r>
    </w:p>
    <w:p w14:paraId="0A9693DB" w14:textId="77777777" w:rsidR="00AC781E" w:rsidRDefault="008F045A" w:rsidP="008F2A7B">
      <w:r>
        <w:t>The 2026 assessment was conducted using a modified version of model v23 (used in the 2022 – 2025 assessments). During initial model exploration</w:t>
      </w:r>
      <w:r w:rsidR="00AC781E">
        <w:t>, two related mathematical errors were</w:t>
      </w:r>
      <w:r>
        <w:t xml:space="preserve"> discovered </w:t>
      </w:r>
      <w:r w:rsidR="00AC781E">
        <w:t>in how retention and discard mortality were implemented in the model code</w:t>
      </w:r>
      <w:r>
        <w:t xml:space="preserve">. </w:t>
      </w:r>
    </w:p>
    <w:p w14:paraId="7957EF04" w14:textId="79ECE182" w:rsidR="008F045A" w:rsidRDefault="008F045A" w:rsidP="008F2A7B">
      <w:r>
        <w:t xml:space="preserve">In </w:t>
      </w:r>
      <w:r w:rsidR="00AC781E">
        <w:t>previous</w:t>
      </w:r>
      <w:r>
        <w:t xml:space="preserve"> versions, the total</w:t>
      </w:r>
      <w:r w:rsidR="00AC781E">
        <w:t xml:space="preserve"> instantaneous</w:t>
      </w:r>
      <w:r>
        <w:t xml:space="preserve"> fishing mortality </w:t>
      </w:r>
      <w:r w:rsidR="00AC781E">
        <w:t>rate included retention and discard mortality terms (</w:t>
      </w:r>
      <m:oMath>
        <m:sSub>
          <m:sSubPr>
            <m:ctrlPr>
              <w:rPr>
                <w:rFonts w:ascii="Cambria Math" w:hAnsi="Cambria Math"/>
                <w:i/>
              </w:rPr>
            </m:ctrlPr>
          </m:sSubPr>
          <m:e>
            <m:r>
              <w:rPr>
                <w:rFonts w:ascii="Cambria Math" w:hAnsi="Cambria Math"/>
              </w:rPr>
              <m:t>F</m:t>
            </m:r>
          </m:e>
          <m:sub>
            <m:r>
              <w:rPr>
                <w:rFonts w:ascii="Cambria Math" w:hAnsi="Cambria Math"/>
              </w:rPr>
              <m:t>total</m:t>
            </m:r>
          </m:sub>
        </m:sSub>
        <m:r>
          <w:rPr>
            <w:rFonts w:ascii="Cambria Math" w:hAnsi="Cambria Math"/>
          </w:rPr>
          <m:t>=F(selectivity)(Retention+Discard_mortality(1-Retention)</m:t>
        </m:r>
      </m:oMath>
      <w:r w:rsidR="00AC781E">
        <w:t xml:space="preserve">; see </w:t>
      </w:r>
      <w:r w:rsidR="00E34F26">
        <w:t>Eq.</w:t>
      </w:r>
      <w:r w:rsidR="00AC781E">
        <w:t xml:space="preserve"> 9 in the 2025 NSEI stock assessment)</w:t>
      </w:r>
      <w:r>
        <w:t xml:space="preserve">. </w:t>
      </w:r>
      <w:r w:rsidR="005A5454">
        <w:t xml:space="preserve">However, when calculating </w:t>
      </w:r>
      <w:r w:rsidR="00F83123">
        <w:t>the predicted landed catch</w:t>
      </w:r>
      <w:r w:rsidR="005A5454">
        <w:t>, the retention function was applied again to this already adjusted fishing mortality, effectively applying retention twice.</w:t>
      </w:r>
      <w:r w:rsidR="00F83123">
        <w:t xml:space="preserve"> </w:t>
      </w:r>
      <w:r w:rsidR="005A5454">
        <w:t>This double application caused</w:t>
      </w:r>
      <w:r w:rsidR="00F83123">
        <w:t xml:space="preserve"> the model </w:t>
      </w:r>
      <w:r w:rsidR="005A5454">
        <w:t xml:space="preserve">to underestimate the predicted </w:t>
      </w:r>
      <w:r w:rsidR="00F83123">
        <w:t>landed catch</w:t>
      </w:r>
      <w:r w:rsidR="005A5454">
        <w:t xml:space="preserve"> per fish. T</w:t>
      </w:r>
      <w:r w:rsidR="00F83123">
        <w:t>o match the observed catch</w:t>
      </w:r>
      <w:r w:rsidR="005A5454">
        <w:t xml:space="preserve"> data during likelihood evaluation,</w:t>
      </w:r>
      <w:r w:rsidR="00F83123">
        <w:t xml:space="preserve"> the model</w:t>
      </w:r>
      <w:r w:rsidR="005A5454">
        <w:t xml:space="preserve"> compensated by</w:t>
      </w:r>
      <w:r w:rsidR="00F83123">
        <w:t xml:space="preserve"> inflat</w:t>
      </w:r>
      <w:r w:rsidR="005A5454">
        <w:t>ing</w:t>
      </w:r>
      <w:r w:rsidR="00F83123">
        <w:t xml:space="preserve"> the total abundance </w:t>
      </w:r>
      <w:r w:rsidR="005A5454">
        <w:t>estimates.</w:t>
      </w:r>
      <w:r w:rsidR="00F83123">
        <w:t xml:space="preserve"> Th</w:t>
      </w:r>
      <w:r w:rsidR="005A5454">
        <w:t>e same</w:t>
      </w:r>
      <w:r w:rsidR="00F83123">
        <w:t xml:space="preserve"> error was also present in the calculation of</w:t>
      </w:r>
      <w:r w:rsidR="005A5454">
        <w:t xml:space="preserve"> dead discards (wastage; </w:t>
      </w:r>
      <w:r w:rsidR="00E34F26">
        <w:t>Eq.</w:t>
      </w:r>
      <w:r w:rsidR="005A5454">
        <w:t xml:space="preserve"> 19) and</w:t>
      </w:r>
      <w:r w:rsidR="00F83123">
        <w:t xml:space="preserve"> ABC </w:t>
      </w:r>
      <w:r w:rsidR="005A5454">
        <w:t xml:space="preserve">projections </w:t>
      </w:r>
      <w:r w:rsidR="00F83123">
        <w:t xml:space="preserve">under </w:t>
      </w:r>
      <w:r w:rsidR="004116B9">
        <w:t>F</w:t>
      </w:r>
      <w:r w:rsidR="004116B9">
        <w:rPr>
          <w:vertAlign w:val="subscript"/>
        </w:rPr>
        <w:t>50</w:t>
      </w:r>
      <w:r w:rsidR="00F83123">
        <w:t xml:space="preserve">. </w:t>
      </w:r>
    </w:p>
    <w:p w14:paraId="2F60D7EF" w14:textId="3F4270DF" w:rsidR="005A5454" w:rsidRDefault="005A5454" w:rsidP="008F2A7B">
      <w:r>
        <w:t>To correct these errors, F was redefined as the base fishing mortality multiplied by selectivity, with retention and discard mortality applied once in the total mortality rate (</w:t>
      </w:r>
      <m:oMath>
        <m:r>
          <w:rPr>
            <w:rFonts w:ascii="Cambria Math" w:hAnsi="Cambria Math"/>
          </w:rPr>
          <m:t>Z</m:t>
        </m:r>
      </m:oMath>
      <w:r w:rsidR="00BD6C31">
        <w:t>; Eq. 8)</w:t>
      </w:r>
      <w:r>
        <w:t xml:space="preserve">. Predicted landed catch and discard mortality are now calculated using the Baranov catch equation with retention applied </w:t>
      </w:r>
      <w:r w:rsidR="00D25E1A">
        <w:t>appropriately once</w:t>
      </w:r>
      <w:r w:rsidR="00BD6C31">
        <w:t xml:space="preserve"> (Eq. 18)</w:t>
      </w:r>
      <w:r w:rsidR="00D25E1A">
        <w:t>.</w:t>
      </w:r>
    </w:p>
    <w:p w14:paraId="5256004F" w14:textId="4387EE3E" w:rsidR="00F83123" w:rsidRDefault="00F83123" w:rsidP="008F2A7B">
      <w:r>
        <w:t xml:space="preserve">Additionally, </w:t>
      </w:r>
      <w:r w:rsidR="00D25E1A">
        <w:t xml:space="preserve">the </w:t>
      </w:r>
      <w:r>
        <w:t>spawner-per-recruit</w:t>
      </w:r>
      <w:r w:rsidR="00D25E1A">
        <w:t xml:space="preserve"> (SPR)</w:t>
      </w:r>
      <w:r>
        <w:t xml:space="preserve"> </w:t>
      </w:r>
      <w:r w:rsidR="00D25E1A">
        <w:t xml:space="preserve">calculation </w:t>
      </w:r>
      <w:r>
        <w:t>(</w:t>
      </w:r>
      <w:r w:rsidR="00BD6C31">
        <w:t>Eq.</w:t>
      </w:r>
      <w:r w:rsidR="004116B9">
        <w:t xml:space="preserve"> 23 and 24</w:t>
      </w:r>
      <w:r>
        <w:t>)</w:t>
      </w:r>
      <w:r w:rsidR="00D25E1A">
        <w:t xml:space="preserve"> used only base fishing mortality (</w:t>
      </w:r>
      <m:oMath>
        <m:r>
          <w:rPr>
            <w:rFonts w:ascii="Cambria Math" w:hAnsi="Cambria Math"/>
          </w:rPr>
          <m:t>F=F(Selectivity)</m:t>
        </m:r>
      </m:oMath>
      <w:r w:rsidR="00D25E1A">
        <w:t>) without accounting for age-specific retention or discard mortality</w:t>
      </w:r>
      <w:r w:rsidR="004116B9">
        <w:t xml:space="preserve">. This </w:t>
      </w:r>
      <w:r w:rsidR="00D25E1A">
        <w:t>caused</w:t>
      </w:r>
      <w:r w:rsidR="004116B9">
        <w:t xml:space="preserve"> the model to</w:t>
      </w:r>
      <w:r w:rsidR="00D25E1A">
        <w:t xml:space="preserve"> overestimate fishing mortality on young fish (which are mostly released with low mortality) and to underestimate</w:t>
      </w:r>
      <w:r w:rsidR="004116B9">
        <w:t xml:space="preserve"> F</w:t>
      </w:r>
      <w:r w:rsidR="004116B9">
        <w:rPr>
          <w:vertAlign w:val="subscript"/>
        </w:rPr>
        <w:t>50</w:t>
      </w:r>
      <w:r w:rsidR="00D25E1A">
        <w:t>. The corrected model recognizes that young fish experience lower total fishing mortality due to high discarding rates and 84% survival (discard mortality is fixed at 16%).</w:t>
      </w:r>
      <w:r w:rsidR="004116B9">
        <w:t xml:space="preserve"> </w:t>
      </w:r>
      <w:r w:rsidR="00D25E1A">
        <w:t>This error was corrected by adding the retention function</w:t>
      </w:r>
      <w:r w:rsidR="00BB58F5">
        <w:t xml:space="preserve"> and discard </w:t>
      </w:r>
      <w:r w:rsidR="00BB58F5">
        <w:lastRenderedPageBreak/>
        <w:t>mortality to the SPR calculations as described for the landed catch, correctly accounting for the survival of young fish to the following year.</w:t>
      </w:r>
    </w:p>
    <w:p w14:paraId="2CA85D57" w14:textId="44406838" w:rsidR="004116B9" w:rsidRDefault="004116B9" w:rsidP="008F2A7B">
      <w:r>
        <w:t xml:space="preserve">Given these corrections to the model, </w:t>
      </w:r>
      <w:r w:rsidR="00BB58F5">
        <w:t>abundance estimates, F</w:t>
      </w:r>
      <w:r w:rsidR="00BB58F5">
        <w:rPr>
          <w:vertAlign w:val="subscript"/>
        </w:rPr>
        <w:t>50</w:t>
      </w:r>
      <w:r w:rsidR="00BB58F5">
        <w:t>, and ABC values from previous assessments (2021 – 2025)</w:t>
      </w:r>
      <w:r>
        <w:t xml:space="preserve"> are not directly comparable to the values </w:t>
      </w:r>
      <w:r w:rsidR="00BB58F5">
        <w:t>in this</w:t>
      </w:r>
      <w:r>
        <w:t xml:space="preserve"> assessment.</w:t>
      </w:r>
      <w:r w:rsidR="00BB58F5">
        <w:t xml:space="preserve"> Historical F estimates and biomass trends show similar </w:t>
      </w:r>
      <w:r w:rsidR="00BD6C31">
        <w:t>patterns but</w:t>
      </w:r>
      <w:r w:rsidR="00BB58F5">
        <w:t xml:space="preserve"> differ in absolute scale.</w:t>
      </w:r>
    </w:p>
    <w:p w14:paraId="4BEA0022" w14:textId="4082A438" w:rsidR="002F7E1B" w:rsidRDefault="00E34F26" w:rsidP="008F2A7B">
      <w:r>
        <w:t>The increase in</w:t>
      </w:r>
      <w:r w:rsidR="005E4B00">
        <w:t xml:space="preserve"> the 2026</w:t>
      </w:r>
      <w:r>
        <w:t xml:space="preserve"> ABC </w:t>
      </w:r>
      <w:r w:rsidR="005E4B00">
        <w:t xml:space="preserve">compared to the 2025 ABC </w:t>
      </w:r>
      <w:r>
        <w:t xml:space="preserve">is </w:t>
      </w:r>
      <w:r w:rsidR="005E4B00">
        <w:t xml:space="preserve">primarily </w:t>
      </w:r>
      <w:r>
        <w:t xml:space="preserve">attributed to model corrections (described above) that </w:t>
      </w:r>
      <w:r w:rsidR="00EE2182">
        <w:t>improved estimation of sustainable harvest levels</w:t>
      </w:r>
      <w:r>
        <w:t>.</w:t>
      </w:r>
      <w:r w:rsidR="00EE2182">
        <w:t xml:space="preserve"> Fixing the retention double-counting error and correcting the spawner-per-recruit calculations to include age-specific retention and discard mortality resulted in F</w:t>
      </w:r>
      <w:r w:rsidR="00EE2182">
        <w:rPr>
          <w:vertAlign w:val="subscript"/>
        </w:rPr>
        <w:t>50</w:t>
      </w:r>
      <w:r w:rsidR="00EE2182">
        <w:t xml:space="preserve"> increasing from 0.06 to 0.07. This increase reflects th</w:t>
      </w:r>
      <w:r w:rsidR="002F7E1B">
        <w:t>e protective effect of a size – selective fishery, where young fish are released with a high survival (84%). The corrected model indicates that the NSEI stock can sustain a moderately higher fishing rate while maintaining the 50% spawning biomass target.</w:t>
      </w:r>
    </w:p>
    <w:p w14:paraId="7A036ABD" w14:textId="5B16D8DD" w:rsidR="00710C0D" w:rsidRPr="00710C0D" w:rsidRDefault="005E4B00" w:rsidP="008F2A7B">
      <w:r>
        <w:t>Additionally,</w:t>
      </w:r>
      <w:r>
        <w:t xml:space="preserve"> the continued growth and maturation of strong year classes from 2015 – 2019</w:t>
      </w:r>
      <w:r>
        <w:t>, as well as an increase in the model estimated recruitment in 2022 and 2023</w:t>
      </w:r>
      <w:r w:rsidR="00414124">
        <w:t xml:space="preserve"> </w:t>
      </w:r>
      <w:r>
        <w:t>(</w:t>
      </w:r>
      <w:r w:rsidR="00004B18">
        <w:t>2020- and 2021-year</w:t>
      </w:r>
      <w:r>
        <w:t xml:space="preserve"> class; </w:t>
      </w:r>
      <w:r>
        <w:fldChar w:fldCharType="begin"/>
      </w:r>
      <w:r>
        <w:instrText xml:space="preserve"> REF _Ref224111751 \h </w:instrText>
      </w:r>
      <w:r>
        <w:fldChar w:fldCharType="separate"/>
      </w:r>
      <w:r w:rsidRPr="004636D3">
        <w:t xml:space="preserve">Figure </w:t>
      </w:r>
      <w:r>
        <w:rPr>
          <w:noProof/>
        </w:rPr>
        <w:t>16</w:t>
      </w:r>
      <w:r>
        <w:fldChar w:fldCharType="end"/>
      </w:r>
      <w:r>
        <w:t xml:space="preserve">). </w:t>
      </w:r>
      <w:bookmarkEnd w:id="18"/>
      <w:r w:rsidR="00710C0D" w:rsidRPr="00DA3556">
        <w:t>The data indicate that the large recruitments between 2015 and 2019 were underestimated in assessments prior to 2024</w:t>
      </w:r>
      <w:r w:rsidR="00DA3556" w:rsidRPr="00DA3556">
        <w:t xml:space="preserve"> and recruitment in 2022 and 2023 were underestimated in the 2024 assessment</w:t>
      </w:r>
      <w:r w:rsidR="00710C0D" w:rsidRPr="00DA3556">
        <w:t xml:space="preserve">, </w:t>
      </w:r>
      <w:r w:rsidR="002D1DA5" w:rsidRPr="00DA3556">
        <w:t>and</w:t>
      </w:r>
      <w:r w:rsidR="00710C0D" w:rsidRPr="00DA3556">
        <w:t xml:space="preserve"> more informed estimation of those recruitments has led to increased estimated spawning biomass in the 2024</w:t>
      </w:r>
      <w:r w:rsidR="00DA3556" w:rsidRPr="00DA3556">
        <w:t>,</w:t>
      </w:r>
      <w:r w:rsidR="00710C0D" w:rsidRPr="00DA3556">
        <w:t xml:space="preserve"> 2025</w:t>
      </w:r>
      <w:r w:rsidR="00DA3556" w:rsidRPr="00DA3556">
        <w:t>, and 2026</w:t>
      </w:r>
      <w:r w:rsidR="00710C0D" w:rsidRPr="00DA3556">
        <w:t xml:space="preserve"> assessments. This</w:t>
      </w:r>
      <w:r w:rsidR="002D1DA5" w:rsidRPr="00DA3556">
        <w:t xml:space="preserve"> variance</w:t>
      </w:r>
      <w:r w:rsidR="00710C0D" w:rsidRPr="00DA3556">
        <w:t xml:space="preserve"> is common in age-structured assessments</w:t>
      </w:r>
      <w:r w:rsidR="002D1DA5" w:rsidRPr="00DA3556">
        <w:t>,</w:t>
      </w:r>
      <w:r w:rsidR="00710C0D" w:rsidRPr="00DA3556">
        <w:t xml:space="preserve"> as it takes multiple years of cohort observations to bring into focus the true size of a recruitment event. There was no </w:t>
      </w:r>
      <w:r w:rsidR="00290253" w:rsidRPr="00DA3556">
        <w:t xml:space="preserve">mark–recapture </w:t>
      </w:r>
      <w:r w:rsidR="00710C0D" w:rsidRPr="00DA3556">
        <w:t>experiment in 2024</w:t>
      </w:r>
      <w:r w:rsidR="00DA3556" w:rsidRPr="00DA3556">
        <w:t xml:space="preserve"> or 2025</w:t>
      </w:r>
      <w:r w:rsidR="00710C0D" w:rsidRPr="00DA3556">
        <w:t>. Catch per unit effort (CPUE) estimates from the 202</w:t>
      </w:r>
      <w:r w:rsidR="00DA3556" w:rsidRPr="00DA3556">
        <w:t>5</w:t>
      </w:r>
      <w:r w:rsidR="00710C0D" w:rsidRPr="00DA3556">
        <w:t xml:space="preserve"> fishery were </w:t>
      </w:r>
      <w:r w:rsidR="00DA3556" w:rsidRPr="00DA3556">
        <w:t>larger</w:t>
      </w:r>
      <w:r w:rsidR="00710C0D" w:rsidRPr="00DA3556">
        <w:t xml:space="preserve"> than in 202</w:t>
      </w:r>
      <w:r w:rsidR="00DA3556" w:rsidRPr="00DA3556">
        <w:t>4</w:t>
      </w:r>
      <w:r w:rsidR="00710C0D" w:rsidRPr="00DA3556">
        <w:t>, while CPUE estimates from the 202</w:t>
      </w:r>
      <w:r w:rsidR="00DA3556" w:rsidRPr="00DA3556">
        <w:t>5</w:t>
      </w:r>
      <w:r w:rsidR="00710C0D" w:rsidRPr="00DA3556">
        <w:t xml:space="preserve"> longline survey </w:t>
      </w:r>
      <w:r w:rsidR="00DA3556" w:rsidRPr="00DA3556">
        <w:t xml:space="preserve">continue to </w:t>
      </w:r>
      <w:r w:rsidR="00710C0D" w:rsidRPr="00DA3556">
        <w:t xml:space="preserve">increase </w:t>
      </w:r>
      <w:r w:rsidR="00DA3556" w:rsidRPr="00DA3556">
        <w:t>from the</w:t>
      </w:r>
      <w:r w:rsidR="002D1DA5" w:rsidRPr="00DA3556">
        <w:t xml:space="preserve"> </w:t>
      </w:r>
      <w:r w:rsidR="00710C0D" w:rsidRPr="00DA3556">
        <w:t>2023</w:t>
      </w:r>
      <w:r w:rsidR="00DA3556" w:rsidRPr="00DA3556">
        <w:t xml:space="preserve"> and 2024</w:t>
      </w:r>
      <w:r w:rsidR="00710C0D" w:rsidRPr="00DA3556">
        <w:t xml:space="preserve"> survey CPUE; both fishery and survey CPUE estimates remain above the</w:t>
      </w:r>
      <w:r w:rsidR="005F6FA1" w:rsidRPr="00DA3556">
        <w:t>ir</w:t>
      </w:r>
      <w:r w:rsidR="00710C0D" w:rsidRPr="00DA3556">
        <w:t xml:space="preserve"> respective long-term averages. Catches increased in 2024 as the 2013</w:t>
      </w:r>
      <w:r w:rsidR="000E36BA" w:rsidRPr="00DA3556">
        <w:t xml:space="preserve"> through</w:t>
      </w:r>
      <w:r w:rsidR="006C3E20" w:rsidRPr="00DA3556">
        <w:t xml:space="preserve"> </w:t>
      </w:r>
      <w:r w:rsidR="00004B18" w:rsidRPr="00DA3556">
        <w:t>2019-year</w:t>
      </w:r>
      <w:r w:rsidR="00710C0D" w:rsidRPr="00DA3556">
        <w:t xml:space="preserve"> classes reached marketable size, and ex-vessel value</w:t>
      </w:r>
      <w:r w:rsidR="00DA3556" w:rsidRPr="00DA3556">
        <w:t xml:space="preserve"> continued to</w:t>
      </w:r>
      <w:r w:rsidR="00710C0D" w:rsidRPr="00DA3556">
        <w:t xml:space="preserve"> increase </w:t>
      </w:r>
      <w:r w:rsidR="00DA3556" w:rsidRPr="00DA3556">
        <w:t>26.6</w:t>
      </w:r>
      <w:r w:rsidR="00710C0D" w:rsidRPr="00DA3556">
        <w:t>% from 202</w:t>
      </w:r>
      <w:r w:rsidR="00DA3556" w:rsidRPr="00DA3556">
        <w:t>4</w:t>
      </w:r>
      <w:r w:rsidR="004D09A4" w:rsidRPr="00DA3556">
        <w:t xml:space="preserve"> (</w:t>
      </w:r>
      <w:r w:rsidR="00DA3556" w:rsidRPr="00DA3556">
        <w:fldChar w:fldCharType="begin"/>
      </w:r>
      <w:r w:rsidR="00DA3556" w:rsidRPr="00DA3556">
        <w:instrText xml:space="preserve"> REF _Ref224112981 \h </w:instrText>
      </w:r>
      <w:r w:rsidR="00DA3556" w:rsidRPr="00DA3556">
        <w:instrText xml:space="preserve"> \* MERGEFORMAT </w:instrText>
      </w:r>
      <w:r w:rsidR="00DA3556" w:rsidRPr="00DA3556">
        <w:fldChar w:fldCharType="separate"/>
      </w:r>
      <w:r w:rsidR="00DA3556" w:rsidRPr="00DA3556">
        <w:t xml:space="preserve">Figure </w:t>
      </w:r>
      <w:r w:rsidR="00DA3556" w:rsidRPr="00DA3556">
        <w:rPr>
          <w:noProof/>
        </w:rPr>
        <w:t>2</w:t>
      </w:r>
      <w:r w:rsidR="00DA3556" w:rsidRPr="00DA3556">
        <w:fldChar w:fldCharType="end"/>
      </w:r>
      <w:r w:rsidR="004D09A4" w:rsidRPr="00DA3556">
        <w:t>)</w:t>
      </w:r>
      <w:r w:rsidR="00710C0D" w:rsidRPr="00DA3556">
        <w:t xml:space="preserve">. However, fishery catch and ex-vessel values remain depressed </w:t>
      </w:r>
      <w:r w:rsidR="002D1DA5" w:rsidRPr="00DA3556">
        <w:t xml:space="preserve">in comparison to </w:t>
      </w:r>
      <w:r w:rsidR="00710C0D" w:rsidRPr="00DA3556">
        <w:t>historical values (</w:t>
      </w:r>
      <w:r w:rsidR="00DA3556" w:rsidRPr="00DA3556">
        <w:fldChar w:fldCharType="begin"/>
      </w:r>
      <w:r w:rsidR="00DA3556" w:rsidRPr="00DA3556">
        <w:instrText xml:space="preserve"> REF _Ref224113043 \h </w:instrText>
      </w:r>
      <w:r w:rsidR="00DA3556" w:rsidRPr="00DA3556">
        <w:instrText xml:space="preserve"> \* MERGEFORMAT </w:instrText>
      </w:r>
      <w:r w:rsidR="00DA3556" w:rsidRPr="00DA3556">
        <w:fldChar w:fldCharType="separate"/>
      </w:r>
      <w:r w:rsidR="00DA3556" w:rsidRPr="00DA3556">
        <w:t xml:space="preserve">Table </w:t>
      </w:r>
      <w:r w:rsidR="00DA3556" w:rsidRPr="00DA3556">
        <w:rPr>
          <w:noProof/>
        </w:rPr>
        <w:t>2</w:t>
      </w:r>
      <w:r w:rsidR="00DA3556" w:rsidRPr="00DA3556">
        <w:fldChar w:fldCharType="end"/>
      </w:r>
      <w:r w:rsidR="003B5B50" w:rsidRPr="00DA3556">
        <w:t>,</w:t>
      </w:r>
      <w:r w:rsidR="00DA3556" w:rsidRPr="00DA3556">
        <w:t xml:space="preserve"> </w:t>
      </w:r>
      <w:r w:rsidR="00DA3556" w:rsidRPr="00DA3556">
        <w:fldChar w:fldCharType="begin"/>
      </w:r>
      <w:r w:rsidR="00DA3556" w:rsidRPr="00DA3556">
        <w:instrText xml:space="preserve"> REF _Ref224112981 \h </w:instrText>
      </w:r>
      <w:r w:rsidR="00DA3556" w:rsidRPr="00DA3556">
        <w:instrText xml:space="preserve"> \* MERGEFORMAT </w:instrText>
      </w:r>
      <w:r w:rsidR="00DA3556" w:rsidRPr="00DA3556">
        <w:fldChar w:fldCharType="separate"/>
      </w:r>
      <w:r w:rsidR="00DA3556" w:rsidRPr="00DA3556">
        <w:t xml:space="preserve">Figure </w:t>
      </w:r>
      <w:r w:rsidR="00DA3556" w:rsidRPr="00DA3556">
        <w:rPr>
          <w:noProof/>
        </w:rPr>
        <w:t>2</w:t>
      </w:r>
      <w:r w:rsidR="00DA3556" w:rsidRPr="00DA3556">
        <w:fldChar w:fldCharType="end"/>
      </w:r>
      <w:r w:rsidR="00710C0D" w:rsidRPr="00DA3556">
        <w:t>), and estimates suggest sablefish spawning stock biomass remains at lower levels compared to the 1980s and 1990s. Though recent high catch rates of small sablefish across multiple geographic areas signal increasing trends for sablefish stocks (Goethel et al. 2022), the department maintains a precautionary approach to setting harvest limits.</w:t>
      </w:r>
    </w:p>
    <w:p w14:paraId="7022CF3D" w14:textId="1E64E0CA" w:rsidR="00710C0D" w:rsidRPr="00710C0D" w:rsidRDefault="00710C0D" w:rsidP="008F2A7B">
      <w:r w:rsidRPr="00710C0D">
        <w:t>The ABC determination process uses a statistical catch-at-age model, which was first implemented in 2020. The model reduces the reliance on the annual mark</w:t>
      </w:r>
      <w:r w:rsidR="00290253">
        <w:t>–</w:t>
      </w:r>
      <w:r w:rsidRPr="00710C0D">
        <w:t xml:space="preserve">recapture project to estimate recruitment, abundance, and spawning stock biomass of NSEI sablefish by integrating multiple indices of abundance and biological data. Data sources used in the model include catch, </w:t>
      </w:r>
      <w:r w:rsidR="00290253">
        <w:t xml:space="preserve">mark–recapture </w:t>
      </w:r>
      <w:r w:rsidR="00290253" w:rsidRPr="00710C0D">
        <w:t>abundance</w:t>
      </w:r>
      <w:r w:rsidRPr="00710C0D">
        <w:t xml:space="preserve"> estimates, longline survey and fishery CPUE, and longline survey and fishery length and age compositions. As in previous years, the ABC is defined by </w:t>
      </w:r>
      <m:oMath>
        <m:sSub>
          <m:sSubPr>
            <m:ctrlPr>
              <w:rPr>
                <w:rFonts w:ascii="Cambria Math" w:hAnsi="Cambria Math"/>
              </w:rPr>
            </m:ctrlPr>
          </m:sSubPr>
          <m:e>
            <m:r>
              <w:rPr>
                <w:rFonts w:ascii="Cambria Math" w:hAnsi="Cambria Math"/>
              </w:rPr>
              <m:t>F</m:t>
            </m:r>
          </m:e>
          <m:sub>
            <m:r>
              <w:rPr>
                <w:rFonts w:ascii="Cambria Math" w:hAnsi="Cambria Math"/>
              </w:rPr>
              <m:t>50</m:t>
            </m:r>
          </m:sub>
        </m:sSub>
      </m:oMath>
      <w:r w:rsidRPr="00710C0D">
        <w:t>, the fishing mortality rate that reduces spawning biomass to 50% of equilibrium unfished levels.</w:t>
      </w:r>
    </w:p>
    <w:p w14:paraId="02755DA9" w14:textId="0C1EA781" w:rsidR="00710C0D" w:rsidRPr="00710C0D" w:rsidRDefault="00710C0D" w:rsidP="008F2A7B">
      <w:r w:rsidRPr="00710C0D">
        <w:t xml:space="preserve">The process </w:t>
      </w:r>
      <w:r>
        <w:t>ADF&amp;G</w:t>
      </w:r>
      <w:r w:rsidRPr="00710C0D">
        <w:t xml:space="preserve"> uses to determine the ABC, AHO, and EQS includes compiling fishery and survey data, running the stock assessment, and accounting for additional sources of mortality through decrements. Although the ABC is determined prior to the AHO and EQS, this report is organized to make management-related information accessible to stakeholders and improve documentation of the assessment process by organizing this report into sections:</w:t>
      </w:r>
    </w:p>
    <w:p w14:paraId="6B96D1AB" w14:textId="77777777" w:rsidR="00710C0D" w:rsidRPr="00710C0D" w:rsidRDefault="00710C0D" w:rsidP="00804582">
      <w:pPr>
        <w:numPr>
          <w:ilvl w:val="0"/>
          <w:numId w:val="7"/>
        </w:numPr>
      </w:pPr>
      <w:r w:rsidRPr="00710C0D">
        <w:t>2025 Sablefish Management Plan: details the decrements process leading to the AHO and EQS and effective regulations for the 2025 NSEI fishery</w:t>
      </w:r>
    </w:p>
    <w:p w14:paraId="13F66C96" w14:textId="77777777" w:rsidR="00710C0D" w:rsidRPr="00710C0D" w:rsidRDefault="00710C0D" w:rsidP="00804582">
      <w:pPr>
        <w:numPr>
          <w:ilvl w:val="0"/>
          <w:numId w:val="7"/>
        </w:numPr>
      </w:pPr>
      <w:r w:rsidRPr="00710C0D">
        <w:lastRenderedPageBreak/>
        <w:t>2024 Sablefish Stock Assessment and 2025 ABC Determination: highlights stock assessment data inputs, methods, results, and subsequent analyses using data from the 2024 fishery that informed the recommended ABC for the 2025 fishing season</w:t>
      </w:r>
    </w:p>
    <w:p w14:paraId="05952843" w14:textId="5C94A5A7" w:rsidR="00C506F1" w:rsidRPr="00710C0D" w:rsidRDefault="00445FB3" w:rsidP="005B6B8B">
      <w:pPr>
        <w:pStyle w:val="Heading1"/>
        <w:spacing w:before="240"/>
      </w:pPr>
      <w:bookmarkStart w:id="19" w:name="_Toc204677357"/>
      <w:r w:rsidRPr="00710C0D">
        <w:rPr>
          <w:caps w:val="0"/>
        </w:rPr>
        <w:t>202</w:t>
      </w:r>
      <w:r w:rsidR="00BB482D">
        <w:rPr>
          <w:caps w:val="0"/>
        </w:rPr>
        <w:t>6</w:t>
      </w:r>
      <w:r w:rsidR="00A311C6" w:rsidRPr="00710C0D">
        <w:rPr>
          <w:caps w:val="0"/>
        </w:rPr>
        <w:t xml:space="preserve"> SABLEFISH MANAGEMENT PLAN</w:t>
      </w:r>
      <w:bookmarkEnd w:id="19"/>
    </w:p>
    <w:p w14:paraId="7AC2FE2F" w14:textId="0092A362" w:rsidR="00C64739" w:rsidRPr="00710C0D" w:rsidRDefault="00A311C6" w:rsidP="00C40E93">
      <w:pPr>
        <w:pStyle w:val="Heading2"/>
      </w:pPr>
      <w:bookmarkStart w:id="20" w:name="_Toc16159556"/>
      <w:bookmarkStart w:id="21" w:name="_Toc44415305"/>
      <w:bookmarkStart w:id="22" w:name="_Toc79673315"/>
      <w:bookmarkStart w:id="23" w:name="_Toc204677358"/>
      <w:r w:rsidRPr="00710C0D">
        <w:t>ANNUAL HARVEST OBJECTIVE DETERMINATION</w:t>
      </w:r>
      <w:bookmarkEnd w:id="20"/>
      <w:bookmarkEnd w:id="21"/>
      <w:bookmarkEnd w:id="22"/>
      <w:bookmarkEnd w:id="23"/>
    </w:p>
    <w:p w14:paraId="259E5254" w14:textId="43DD8F7B" w:rsidR="00C64739" w:rsidRPr="00710C0D" w:rsidRDefault="00C64739" w:rsidP="008F2A7B">
      <w:r w:rsidRPr="00710C0D">
        <w:t xml:space="preserve">The </w:t>
      </w:r>
      <w:r w:rsidR="00445FB3" w:rsidRPr="00710C0D">
        <w:t>202</w:t>
      </w:r>
      <w:r w:rsidR="00BB482D">
        <w:t>6</w:t>
      </w:r>
      <w:r w:rsidR="00A01271" w:rsidRPr="00710C0D">
        <w:t xml:space="preserve"> </w:t>
      </w:r>
      <w:r w:rsidR="004B4176" w:rsidRPr="00710C0D">
        <w:t xml:space="preserve">sablefish </w:t>
      </w:r>
      <w:r w:rsidRPr="00710C0D">
        <w:t xml:space="preserve">AHO was determined by making the following decrements from the recommended </w:t>
      </w:r>
      <w:r w:rsidRPr="00D64713">
        <w:rPr>
          <w:highlight w:val="yellow"/>
        </w:rPr>
        <w:t>ABC (</w:t>
      </w:r>
      <w:r w:rsidR="00445FB3" w:rsidRPr="00D64713">
        <w:rPr>
          <w:highlight w:val="yellow"/>
        </w:rPr>
        <w:t>2</w:t>
      </w:r>
      <w:r w:rsidR="00A01271" w:rsidRPr="00D64713">
        <w:rPr>
          <w:highlight w:val="yellow"/>
        </w:rPr>
        <w:t>,</w:t>
      </w:r>
      <w:r w:rsidR="00445FB3" w:rsidRPr="00D64713">
        <w:rPr>
          <w:highlight w:val="yellow"/>
        </w:rPr>
        <w:t>080</w:t>
      </w:r>
      <w:r w:rsidR="00A01271" w:rsidRPr="00D64713">
        <w:rPr>
          <w:highlight w:val="yellow"/>
        </w:rPr>
        <w:t>,</w:t>
      </w:r>
      <w:r w:rsidR="00445FB3" w:rsidRPr="00D64713">
        <w:rPr>
          <w:highlight w:val="yellow"/>
        </w:rPr>
        <w:t>436</w:t>
      </w:r>
      <w:r w:rsidRPr="00D64713">
        <w:rPr>
          <w:highlight w:val="yellow"/>
        </w:rPr>
        <w:t xml:space="preserve"> round</w:t>
      </w:r>
      <w:r w:rsidRPr="00710C0D">
        <w:t xml:space="preserve"> </w:t>
      </w:r>
      <w:r w:rsidR="004636D3" w:rsidRPr="00710C0D">
        <w:t>lb</w:t>
      </w:r>
      <w:r w:rsidRPr="00710C0D">
        <w:t>s</w:t>
      </w:r>
      <w:r w:rsidR="004636D3" w:rsidRPr="00710C0D">
        <w:t>;</w:t>
      </w:r>
      <w:r w:rsidR="00004B18">
        <w:t xml:space="preserve"> </w:t>
      </w:r>
      <w:r w:rsidR="00004B18">
        <w:fldChar w:fldCharType="begin"/>
      </w:r>
      <w:r w:rsidR="00004B18">
        <w:instrText xml:space="preserve"> REF _Ref224113043 \h </w:instrText>
      </w:r>
      <w:r w:rsidR="00004B18">
        <w:fldChar w:fldCharType="separate"/>
      </w:r>
      <w:r w:rsidR="00004B18" w:rsidRPr="005D1E1A">
        <w:t>Table</w:t>
      </w:r>
      <w:r w:rsidR="00004B18">
        <w:t>s</w:t>
      </w:r>
      <w:r w:rsidR="00004B18" w:rsidRPr="005D1E1A">
        <w:t xml:space="preserve"> </w:t>
      </w:r>
      <w:r w:rsidR="00004B18">
        <w:rPr>
          <w:noProof/>
        </w:rPr>
        <w:t>2</w:t>
      </w:r>
      <w:r w:rsidR="00004B18">
        <w:fldChar w:fldCharType="end"/>
      </w:r>
      <w:r w:rsidR="00004B18">
        <w:fldChar w:fldCharType="begin"/>
      </w:r>
      <w:r w:rsidR="00004B18">
        <w:instrText xml:space="preserve"> REF _Ref224113310 \h </w:instrText>
      </w:r>
      <w:r w:rsidR="00004B18">
        <w:fldChar w:fldCharType="separate"/>
      </w:r>
      <w:r w:rsidR="00004B18">
        <w:t xml:space="preserve"> and</w:t>
      </w:r>
      <w:r w:rsidR="00004B18" w:rsidRPr="005D1E1A">
        <w:t xml:space="preserve"> </w:t>
      </w:r>
      <w:r w:rsidR="00004B18">
        <w:rPr>
          <w:noProof/>
        </w:rPr>
        <w:t>3</w:t>
      </w:r>
      <w:r w:rsidR="00004B18">
        <w:fldChar w:fldCharType="end"/>
      </w:r>
      <w:r w:rsidRPr="00710C0D">
        <w:t xml:space="preserve">): </w:t>
      </w:r>
    </w:p>
    <w:p w14:paraId="45C920BB" w14:textId="65E60CB8" w:rsidR="00C64739" w:rsidRPr="00710C0D" w:rsidRDefault="006510B9" w:rsidP="008F2A7B">
      <w:pPr>
        <w:pStyle w:val="ListParagraph"/>
        <w:numPr>
          <w:ilvl w:val="0"/>
          <w:numId w:val="2"/>
        </w:numPr>
      </w:pPr>
      <w:r>
        <w:t>e</w:t>
      </w:r>
      <w:r w:rsidRPr="00710C0D">
        <w:t xml:space="preserve">stimated </w:t>
      </w:r>
      <w:r w:rsidR="00C64739" w:rsidRPr="00710C0D">
        <w:t xml:space="preserve">sablefish bycatch mortality in the commercial Pacific halibut </w:t>
      </w:r>
      <w:r w:rsidR="006469C8" w:rsidRPr="00710C0D">
        <w:rPr>
          <w:i/>
          <w:iCs/>
        </w:rPr>
        <w:t>Hippoglossus stenolepis</w:t>
      </w:r>
      <w:r w:rsidR="006469C8" w:rsidRPr="00710C0D">
        <w:t xml:space="preserve"> </w:t>
      </w:r>
      <w:r w:rsidR="00C64739" w:rsidRPr="00710C0D">
        <w:t xml:space="preserve">fishery </w:t>
      </w:r>
    </w:p>
    <w:p w14:paraId="4FF972F6" w14:textId="4EB5E684" w:rsidR="00C64739" w:rsidRPr="00710C0D" w:rsidRDefault="00C64739" w:rsidP="008F2A7B">
      <w:pPr>
        <w:pStyle w:val="ListParagraph"/>
        <w:numPr>
          <w:ilvl w:val="0"/>
          <w:numId w:val="2"/>
        </w:numPr>
      </w:pPr>
      <w:r w:rsidRPr="00710C0D">
        <w:t xml:space="preserve">ADF&amp;G longline </w:t>
      </w:r>
      <w:r w:rsidR="007D1064" w:rsidRPr="00710C0D">
        <w:t xml:space="preserve">and pot </w:t>
      </w:r>
      <w:r w:rsidRPr="00710C0D">
        <w:t xml:space="preserve">survey removals </w:t>
      </w:r>
    </w:p>
    <w:p w14:paraId="2FBC16B8" w14:textId="45D82D8E" w:rsidR="00C64739" w:rsidRPr="00710C0D" w:rsidRDefault="006510B9" w:rsidP="008F2A7B">
      <w:pPr>
        <w:pStyle w:val="ListParagraph"/>
        <w:numPr>
          <w:ilvl w:val="0"/>
          <w:numId w:val="2"/>
        </w:numPr>
      </w:pPr>
      <w:r>
        <w:t>s</w:t>
      </w:r>
      <w:r w:rsidRPr="00710C0D">
        <w:t xml:space="preserve">port </w:t>
      </w:r>
      <w:r w:rsidR="00C64739" w:rsidRPr="00710C0D">
        <w:t>fishery guided and unguided harvest</w:t>
      </w:r>
    </w:p>
    <w:p w14:paraId="5DC05208" w14:textId="0BDEA7F1" w:rsidR="00C64739" w:rsidRPr="00710C0D" w:rsidRDefault="006510B9" w:rsidP="008F2A7B">
      <w:pPr>
        <w:pStyle w:val="ListParagraph"/>
        <w:numPr>
          <w:ilvl w:val="0"/>
          <w:numId w:val="2"/>
        </w:numPr>
      </w:pPr>
      <w:r>
        <w:t>m</w:t>
      </w:r>
      <w:r w:rsidRPr="00710C0D">
        <w:t xml:space="preserve">ortality </w:t>
      </w:r>
      <w:r w:rsidR="00C64739" w:rsidRPr="00710C0D">
        <w:t xml:space="preserve">from fishery deadloss </w:t>
      </w:r>
    </w:p>
    <w:p w14:paraId="3617D7CC" w14:textId="0A55C2E7" w:rsidR="00C64739" w:rsidRPr="00710C0D" w:rsidRDefault="006510B9" w:rsidP="008F2A7B">
      <w:pPr>
        <w:pStyle w:val="ListParagraph"/>
        <w:numPr>
          <w:ilvl w:val="0"/>
          <w:numId w:val="2"/>
        </w:numPr>
      </w:pPr>
      <w:r>
        <w:t>su</w:t>
      </w:r>
      <w:r w:rsidRPr="00710C0D">
        <w:t xml:space="preserve">bsistence </w:t>
      </w:r>
      <w:r w:rsidR="00C64739" w:rsidRPr="00710C0D">
        <w:t>and personal use harvest</w:t>
      </w:r>
    </w:p>
    <w:p w14:paraId="02C9C1C8" w14:textId="77777777" w:rsidR="00C64739" w:rsidRPr="00710C0D" w:rsidRDefault="00C64739" w:rsidP="008F2A7B">
      <w:pPr>
        <w:pStyle w:val="Heading3"/>
        <w:jc w:val="both"/>
      </w:pPr>
      <w:bookmarkStart w:id="24" w:name="_Toc16159557"/>
      <w:bookmarkStart w:id="25" w:name="_Toc44415306"/>
      <w:bookmarkStart w:id="26" w:name="_Toc79673316"/>
      <w:bookmarkStart w:id="27" w:name="_Toc204677359"/>
      <w:r w:rsidRPr="00710C0D">
        <w:t>Bycatch mortality in the halibut fishery</w:t>
      </w:r>
      <w:bookmarkEnd w:id="24"/>
      <w:bookmarkEnd w:id="25"/>
      <w:bookmarkEnd w:id="26"/>
      <w:bookmarkEnd w:id="27"/>
    </w:p>
    <w:p w14:paraId="111BD9B2" w14:textId="33523EF9" w:rsidR="00C64739" w:rsidRPr="00710C0D" w:rsidRDefault="00C64739" w:rsidP="008F2A7B">
      <w:r w:rsidRPr="00710C0D">
        <w:t xml:space="preserve">Sablefish caught in NSEI during the Pacific halibut individual fishing quota </w:t>
      </w:r>
      <w:r w:rsidR="000E36BA">
        <w:t xml:space="preserve">(IFQ) </w:t>
      </w:r>
      <w:r w:rsidRPr="00710C0D">
        <w:t xml:space="preserve">fishery prior to the sablefish </w:t>
      </w:r>
      <w:r w:rsidR="00756DE9" w:rsidRPr="00710C0D">
        <w:t>fishery</w:t>
      </w:r>
      <w:r w:rsidRPr="00710C0D">
        <w:t xml:space="preserve"> opening (August 15) must be released; however, because not all are expected to survive, bycatch mortality is estimated. Prior to 2003, a 50% bycatch mor</w:t>
      </w:r>
      <w:r w:rsidR="00F12319" w:rsidRPr="00710C0D">
        <w:t>t</w:t>
      </w:r>
      <w:r w:rsidRPr="00710C0D">
        <w:t>ality rate was applied as bycatch sablefish were permitted to be retained as bait. In 2003, the Alaska Board of Fisheries disallowed retaining bycatch sablefish for bait, and a 25% bycatch mortality rate was assumed for all sablefish caught and released due to the larger hook size in the Pacific halibut fishery. Released sablefish bycatch is calculated as the product of the 3-year average of the sablefish to Pacific halibut ratio from the International Pacific Halibut Commission (IPHC) annual survey and the 3-year average of the Pacific halibut catch in</w:t>
      </w:r>
      <w:r w:rsidR="00290253" w:rsidRPr="00710C0D">
        <w:t xml:space="preserve"> NSEI</w:t>
      </w:r>
      <w:r w:rsidR="00290253">
        <w:t xml:space="preserve"> </w:t>
      </w:r>
      <w:r w:rsidRPr="00710C0D">
        <w:t xml:space="preserve">areas </w:t>
      </w:r>
      <w:r w:rsidR="00290253">
        <w:t>deeper</w:t>
      </w:r>
      <w:r w:rsidR="00290253" w:rsidRPr="00710C0D">
        <w:t xml:space="preserve"> </w:t>
      </w:r>
      <w:r w:rsidRPr="00710C0D">
        <w:t xml:space="preserve">than 99 </w:t>
      </w:r>
      <w:r w:rsidR="00AA79DA" w:rsidRPr="00710C0D">
        <w:t>fathoms.</w:t>
      </w:r>
    </w:p>
    <w:p w14:paraId="747B3271" w14:textId="77777777" w:rsidR="00C64739" w:rsidRPr="00710C0D" w:rsidRDefault="00C64739" w:rsidP="008F2A7B">
      <w:pPr>
        <w:pStyle w:val="Heading3"/>
        <w:jc w:val="both"/>
      </w:pPr>
      <w:bookmarkStart w:id="28" w:name="_Toc16159558"/>
      <w:bookmarkStart w:id="29" w:name="_Toc44415307"/>
      <w:bookmarkStart w:id="30" w:name="_Toc79673317"/>
      <w:bookmarkStart w:id="31" w:name="_Toc204677360"/>
      <w:bookmarkStart w:id="32" w:name="_Hlk15997666"/>
      <w:r w:rsidRPr="00710C0D">
        <w:t>ADF&amp;G longline survey removals</w:t>
      </w:r>
      <w:bookmarkEnd w:id="28"/>
      <w:bookmarkEnd w:id="29"/>
      <w:bookmarkEnd w:id="30"/>
      <w:bookmarkEnd w:id="31"/>
    </w:p>
    <w:p w14:paraId="354B1369" w14:textId="6504011A" w:rsidR="00C64739" w:rsidRPr="00710C0D" w:rsidRDefault="009D5AD0" w:rsidP="008F2A7B">
      <w:r w:rsidRPr="00BB482D">
        <w:rPr>
          <w:highlight w:val="yellow"/>
        </w:rPr>
        <w:t>P</w:t>
      </w:r>
      <w:r w:rsidR="00C64739" w:rsidRPr="00BB482D">
        <w:rPr>
          <w:highlight w:val="yellow"/>
        </w:rPr>
        <w:t>ermit holders will</w:t>
      </w:r>
      <w:r w:rsidRPr="00BB482D">
        <w:rPr>
          <w:highlight w:val="yellow"/>
        </w:rPr>
        <w:t xml:space="preserve"> </w:t>
      </w:r>
      <w:r w:rsidR="00445FB3" w:rsidRPr="00BB482D">
        <w:rPr>
          <w:highlight w:val="yellow"/>
        </w:rPr>
        <w:t xml:space="preserve">likely </w:t>
      </w:r>
      <w:r w:rsidR="00710C0D" w:rsidRPr="00BB482D">
        <w:rPr>
          <w:highlight w:val="yellow"/>
        </w:rPr>
        <w:t xml:space="preserve">not </w:t>
      </w:r>
      <w:r w:rsidR="00C64739" w:rsidRPr="00BB482D">
        <w:rPr>
          <w:highlight w:val="yellow"/>
        </w:rPr>
        <w:t xml:space="preserve">participate in the NSEI longline </w:t>
      </w:r>
      <w:r w:rsidR="007D1064" w:rsidRPr="00BB482D">
        <w:rPr>
          <w:highlight w:val="yellow"/>
        </w:rPr>
        <w:t xml:space="preserve">and pot </w:t>
      </w:r>
      <w:r w:rsidR="00C64739" w:rsidRPr="00BB482D">
        <w:rPr>
          <w:highlight w:val="yellow"/>
        </w:rPr>
        <w:t>survey</w:t>
      </w:r>
      <w:r w:rsidR="003C44D8" w:rsidRPr="00BB482D">
        <w:rPr>
          <w:highlight w:val="yellow"/>
        </w:rPr>
        <w:t xml:space="preserve"> </w:t>
      </w:r>
      <w:r w:rsidR="0072177D" w:rsidRPr="00BB482D">
        <w:rPr>
          <w:highlight w:val="yellow"/>
        </w:rPr>
        <w:t xml:space="preserve">in </w:t>
      </w:r>
      <w:r w:rsidR="00445FB3" w:rsidRPr="00BB482D">
        <w:rPr>
          <w:highlight w:val="yellow"/>
        </w:rPr>
        <w:t>202</w:t>
      </w:r>
      <w:r w:rsidR="00BB482D" w:rsidRPr="00BB482D">
        <w:rPr>
          <w:highlight w:val="yellow"/>
        </w:rPr>
        <w:t>6</w:t>
      </w:r>
      <w:r w:rsidR="0072177D" w:rsidRPr="00BB482D">
        <w:rPr>
          <w:highlight w:val="yellow"/>
        </w:rPr>
        <w:t xml:space="preserve"> due to low sablefish prices and the need to stabilize survey revenue as the project is experiencing </w:t>
      </w:r>
      <w:r w:rsidR="00445FB3" w:rsidRPr="00BB482D">
        <w:rPr>
          <w:highlight w:val="yellow"/>
        </w:rPr>
        <w:t>ongoing</w:t>
      </w:r>
      <w:r w:rsidR="0072177D" w:rsidRPr="00BB482D">
        <w:rPr>
          <w:highlight w:val="yellow"/>
        </w:rPr>
        <w:t xml:space="preserve"> budgetary deficit</w:t>
      </w:r>
      <w:r w:rsidR="00445FB3" w:rsidRPr="00BB482D">
        <w:rPr>
          <w:highlight w:val="yellow"/>
        </w:rPr>
        <w:t>s</w:t>
      </w:r>
      <w:r w:rsidR="00C64739" w:rsidRPr="00BB482D">
        <w:rPr>
          <w:highlight w:val="yellow"/>
        </w:rPr>
        <w:t xml:space="preserve"> (</w:t>
      </w:r>
      <w:r w:rsidR="00004B18">
        <w:rPr>
          <w:highlight w:val="yellow"/>
        </w:rPr>
        <w:fldChar w:fldCharType="begin"/>
      </w:r>
      <w:r w:rsidR="00004B18">
        <w:rPr>
          <w:highlight w:val="yellow"/>
        </w:rPr>
        <w:instrText xml:space="preserve"> REF _Ref224113043 \h </w:instrText>
      </w:r>
      <w:r w:rsidR="00004B18">
        <w:rPr>
          <w:highlight w:val="yellow"/>
        </w:rPr>
      </w:r>
      <w:r w:rsidR="00004B18">
        <w:rPr>
          <w:highlight w:val="yellow"/>
        </w:rPr>
        <w:fldChar w:fldCharType="separate"/>
      </w:r>
      <w:r w:rsidR="00004B18" w:rsidRPr="005D1E1A">
        <w:t xml:space="preserve">Table </w:t>
      </w:r>
      <w:r w:rsidR="00004B18">
        <w:rPr>
          <w:noProof/>
        </w:rPr>
        <w:t>2</w:t>
      </w:r>
      <w:r w:rsidR="00004B18">
        <w:rPr>
          <w:highlight w:val="yellow"/>
        </w:rPr>
        <w:fldChar w:fldCharType="end"/>
      </w:r>
      <w:r w:rsidR="00290253" w:rsidRPr="00BB482D">
        <w:rPr>
          <w:highlight w:val="yellow"/>
        </w:rPr>
        <w:t xml:space="preserve">, </w:t>
      </w:r>
      <w:r w:rsidR="00004B18">
        <w:rPr>
          <w:highlight w:val="yellow"/>
        </w:rPr>
        <w:fldChar w:fldCharType="begin"/>
      </w:r>
      <w:r w:rsidR="00004B18">
        <w:rPr>
          <w:highlight w:val="yellow"/>
        </w:rPr>
        <w:instrText xml:space="preserve"> REF _Ref224112981 \h </w:instrText>
      </w:r>
      <w:r w:rsidR="00004B18">
        <w:rPr>
          <w:highlight w:val="yellow"/>
        </w:rPr>
      </w:r>
      <w:r w:rsidR="00004B18">
        <w:rPr>
          <w:highlight w:val="yellow"/>
        </w:rPr>
        <w:fldChar w:fldCharType="separate"/>
      </w:r>
      <w:r w:rsidR="00004B18" w:rsidRPr="004636D3">
        <w:t xml:space="preserve">Figure </w:t>
      </w:r>
      <w:r w:rsidR="00004B18">
        <w:rPr>
          <w:noProof/>
        </w:rPr>
        <w:t>2</w:t>
      </w:r>
      <w:r w:rsidR="00004B18">
        <w:rPr>
          <w:highlight w:val="yellow"/>
        </w:rPr>
        <w:fldChar w:fldCharType="end"/>
      </w:r>
      <w:r w:rsidR="00C64739" w:rsidRPr="00BB482D">
        <w:rPr>
          <w:highlight w:val="yellow"/>
        </w:rPr>
        <w:t xml:space="preserve">). The survey removal decrement was determined by </w:t>
      </w:r>
      <w:r w:rsidR="008E4A1F" w:rsidRPr="00BB482D">
        <w:rPr>
          <w:highlight w:val="yellow"/>
        </w:rPr>
        <w:t xml:space="preserve">calculating </w:t>
      </w:r>
      <w:r w:rsidR="00C64739" w:rsidRPr="00BB482D">
        <w:rPr>
          <w:highlight w:val="yellow"/>
        </w:rPr>
        <w:t xml:space="preserve">the </w:t>
      </w:r>
      <w:r w:rsidR="004E30D7" w:rsidRPr="00BB482D">
        <w:rPr>
          <w:highlight w:val="yellow"/>
        </w:rPr>
        <w:t xml:space="preserve">average </w:t>
      </w:r>
      <w:r w:rsidR="00C64739" w:rsidRPr="00BB482D">
        <w:rPr>
          <w:highlight w:val="yellow"/>
        </w:rPr>
        <w:t xml:space="preserve">survey total harvest from the previous </w:t>
      </w:r>
      <w:r w:rsidR="00290253" w:rsidRPr="00BB482D">
        <w:rPr>
          <w:highlight w:val="yellow"/>
        </w:rPr>
        <w:t>3</w:t>
      </w:r>
      <w:r w:rsidR="002E5F1F" w:rsidRPr="00BB482D">
        <w:rPr>
          <w:highlight w:val="yellow"/>
        </w:rPr>
        <w:t xml:space="preserve"> </w:t>
      </w:r>
      <w:r w:rsidR="00C64739" w:rsidRPr="00BB482D">
        <w:rPr>
          <w:highlight w:val="yellow"/>
        </w:rPr>
        <w:t>years.</w:t>
      </w:r>
      <w:r w:rsidR="003C44D8" w:rsidRPr="00710C0D">
        <w:t xml:space="preserve"> </w:t>
      </w:r>
      <w:r w:rsidR="00DE6CE1" w:rsidRPr="00710C0D">
        <w:t xml:space="preserve"> </w:t>
      </w:r>
    </w:p>
    <w:p w14:paraId="1C346E73" w14:textId="77777777" w:rsidR="00C64739" w:rsidRPr="00DE1E9D" w:rsidRDefault="00C64739" w:rsidP="008F2A7B">
      <w:pPr>
        <w:pStyle w:val="Heading3"/>
        <w:jc w:val="both"/>
      </w:pPr>
      <w:bookmarkStart w:id="33" w:name="_Toc16159559"/>
      <w:bookmarkStart w:id="34" w:name="_Toc44415308"/>
      <w:bookmarkStart w:id="35" w:name="_Toc79673318"/>
      <w:bookmarkStart w:id="36" w:name="_Toc204677361"/>
      <w:bookmarkEnd w:id="32"/>
      <w:r w:rsidRPr="00DE1E9D">
        <w:t>Sport fish harvest (guided and unguided)</w:t>
      </w:r>
      <w:bookmarkEnd w:id="33"/>
      <w:bookmarkEnd w:id="34"/>
      <w:bookmarkEnd w:id="35"/>
      <w:bookmarkEnd w:id="36"/>
    </w:p>
    <w:p w14:paraId="227DFA4F" w14:textId="544132D2" w:rsidR="00C64739" w:rsidRPr="004636D3" w:rsidRDefault="00C64739" w:rsidP="008F2A7B">
      <w:r w:rsidRPr="00DE1E9D">
        <w:t xml:space="preserve">Sablefish sport fish preliminary harvest and release mortality from the guided and unguided sectors are estimated </w:t>
      </w:r>
      <w:r w:rsidR="004E30D7" w:rsidRPr="00DE1E9D">
        <w:t xml:space="preserve">using </w:t>
      </w:r>
      <w:r w:rsidRPr="00DE1E9D">
        <w:t xml:space="preserve">charter logbooks and the statewide harvest survey (Romberg et al. 2017). Estimates of harvested and released fish are based on the total number of fish and converted to weight using a 3-year average </w:t>
      </w:r>
      <w:r w:rsidR="005B3492" w:rsidRPr="00DE1E9D">
        <w:t xml:space="preserve">weight </w:t>
      </w:r>
      <w:r w:rsidRPr="00DE1E9D">
        <w:t xml:space="preserve">of fish sampled from the guided and unguided sectors. A 10% release mortality rate is applied to the sport fishery; this </w:t>
      </w:r>
      <w:r w:rsidR="00EF284C">
        <w:t xml:space="preserve">rate </w:t>
      </w:r>
      <w:r w:rsidRPr="00DE1E9D">
        <w:t>was based on the 11.7% estimated in Stachura et al. (2012) and modified to account for difference in gear type (rod and reel versus longline) and handling time.</w:t>
      </w:r>
      <w:r w:rsidRPr="004636D3">
        <w:t xml:space="preserve"> </w:t>
      </w:r>
    </w:p>
    <w:p w14:paraId="55F87BF2" w14:textId="77777777" w:rsidR="00C64739" w:rsidRPr="00DE1E9D" w:rsidRDefault="00C64739" w:rsidP="008F2A7B">
      <w:pPr>
        <w:pStyle w:val="Heading3"/>
        <w:jc w:val="both"/>
      </w:pPr>
      <w:bookmarkStart w:id="37" w:name="_Toc16159560"/>
      <w:bookmarkStart w:id="38" w:name="_Toc44415309"/>
      <w:bookmarkStart w:id="39" w:name="_Toc79673319"/>
      <w:bookmarkStart w:id="40" w:name="_Toc204677362"/>
      <w:r w:rsidRPr="00DE1E9D">
        <w:t>Mortality from fishery deadloss</w:t>
      </w:r>
      <w:bookmarkEnd w:id="37"/>
      <w:bookmarkEnd w:id="38"/>
      <w:bookmarkEnd w:id="39"/>
      <w:bookmarkEnd w:id="40"/>
    </w:p>
    <w:p w14:paraId="38B7C530" w14:textId="17FC4E97" w:rsidR="00C64739" w:rsidRPr="00DE1E9D" w:rsidRDefault="00C64739" w:rsidP="008F2A7B">
      <w:r w:rsidRPr="00BB482D">
        <w:rPr>
          <w:highlight w:val="yellow"/>
        </w:rPr>
        <w:t xml:space="preserve">Deadloss mortality in the directed sablefish fishery was estimated by applying the percentage of dead sablefish (i.e., recorded as predated by sand fleas, sharks, hooking injury, or other cause of </w:t>
      </w:r>
      <w:r w:rsidRPr="00BB482D">
        <w:rPr>
          <w:highlight w:val="yellow"/>
        </w:rPr>
        <w:lastRenderedPageBreak/>
        <w:t>mortality) caught on the NSEI longline survey using the recent 3-year average, 0.</w:t>
      </w:r>
      <w:r w:rsidR="00445FB3" w:rsidRPr="00BB482D">
        <w:rPr>
          <w:highlight w:val="yellow"/>
        </w:rPr>
        <w:t>36</w:t>
      </w:r>
      <w:r w:rsidRPr="00BB482D">
        <w:rPr>
          <w:highlight w:val="yellow"/>
        </w:rPr>
        <w:t>% (20</w:t>
      </w:r>
      <w:r w:rsidR="008A1C78" w:rsidRPr="00BB482D">
        <w:rPr>
          <w:highlight w:val="yellow"/>
        </w:rPr>
        <w:t>2</w:t>
      </w:r>
      <w:r w:rsidR="00445FB3" w:rsidRPr="00BB482D">
        <w:rPr>
          <w:highlight w:val="yellow"/>
        </w:rPr>
        <w:t>2</w:t>
      </w:r>
      <w:r w:rsidRPr="00BB482D">
        <w:rPr>
          <w:highlight w:val="yellow"/>
        </w:rPr>
        <w:t>–202</w:t>
      </w:r>
      <w:r w:rsidR="00445FB3" w:rsidRPr="00BB482D">
        <w:rPr>
          <w:highlight w:val="yellow"/>
        </w:rPr>
        <w:t>4</w:t>
      </w:r>
      <w:r w:rsidRPr="00BB482D">
        <w:rPr>
          <w:highlight w:val="yellow"/>
        </w:rPr>
        <w:t>), to the NSEI sablefish commercial AHO</w:t>
      </w:r>
      <w:r w:rsidRPr="00DE1E9D">
        <w:t xml:space="preserve">. </w:t>
      </w:r>
    </w:p>
    <w:p w14:paraId="7D1486D8" w14:textId="77777777" w:rsidR="00C64739" w:rsidRPr="00DE1E9D" w:rsidRDefault="00C64739" w:rsidP="008F2A7B">
      <w:pPr>
        <w:pStyle w:val="Heading3"/>
        <w:jc w:val="both"/>
      </w:pPr>
      <w:bookmarkStart w:id="41" w:name="_Toc16159562"/>
      <w:bookmarkStart w:id="42" w:name="_Toc44415310"/>
      <w:bookmarkStart w:id="43" w:name="_Toc79673320"/>
      <w:bookmarkStart w:id="44" w:name="_Toc204677363"/>
      <w:r w:rsidRPr="00DE1E9D">
        <w:t>Personal use and subsistence harvest</w:t>
      </w:r>
      <w:bookmarkEnd w:id="41"/>
      <w:bookmarkEnd w:id="42"/>
      <w:bookmarkEnd w:id="43"/>
      <w:bookmarkEnd w:id="44"/>
    </w:p>
    <w:p w14:paraId="17860674" w14:textId="6104225C" w:rsidR="00C64739" w:rsidRPr="00DE1E9D" w:rsidRDefault="00C64739" w:rsidP="008F2A7B">
      <w:r w:rsidRPr="00004B18">
        <w:rPr>
          <w:highlight w:val="yellow"/>
        </w:rPr>
        <w:t xml:space="preserve">A total of </w:t>
      </w:r>
      <w:r w:rsidR="003C7D3F" w:rsidRPr="00004B18">
        <w:rPr>
          <w:highlight w:val="yellow"/>
        </w:rPr>
        <w:t>902</w:t>
      </w:r>
      <w:r w:rsidR="008C03BC" w:rsidRPr="00004B18">
        <w:rPr>
          <w:highlight w:val="yellow"/>
        </w:rPr>
        <w:t xml:space="preserve"> </w:t>
      </w:r>
      <w:r w:rsidRPr="00004B18">
        <w:rPr>
          <w:highlight w:val="yellow"/>
        </w:rPr>
        <w:t xml:space="preserve">personal use and subsistence sablefish permits were issued in </w:t>
      </w:r>
      <w:r w:rsidR="003C7D3F" w:rsidRPr="00004B18">
        <w:rPr>
          <w:highlight w:val="yellow"/>
        </w:rPr>
        <w:t>2024</w:t>
      </w:r>
      <w:r w:rsidRPr="00004B18">
        <w:rPr>
          <w:highlight w:val="yellow"/>
        </w:rPr>
        <w:t>. Annual subsistence and personal use harvest of sablefish is estimated from these permits by adding the total number of retained sablefish reported to the proportion of released sablefish reported after applying a 16% discard mortality rate to released sablefish (Gilroy and Stewart 2013). The</w:t>
      </w:r>
      <w:r w:rsidR="001D45B8" w:rsidRPr="00004B18">
        <w:rPr>
          <w:highlight w:val="yellow"/>
        </w:rPr>
        <w:t xml:space="preserve"> discard mortality rate comes from the</w:t>
      </w:r>
      <w:r w:rsidRPr="00004B18">
        <w:rPr>
          <w:highlight w:val="yellow"/>
        </w:rPr>
        <w:t xml:space="preserve"> </w:t>
      </w:r>
      <w:r w:rsidR="001D45B8" w:rsidRPr="00004B18">
        <w:rPr>
          <w:highlight w:val="yellow"/>
        </w:rPr>
        <w:t xml:space="preserve">discard mortality rate used in the </w:t>
      </w:r>
      <w:r w:rsidRPr="00004B18">
        <w:rPr>
          <w:highlight w:val="yellow"/>
        </w:rPr>
        <w:t>Pacific halibut fishery</w:t>
      </w:r>
      <w:r w:rsidR="001D45B8" w:rsidRPr="00004B18">
        <w:rPr>
          <w:highlight w:val="yellow"/>
        </w:rPr>
        <w:t>, which</w:t>
      </w:r>
      <w:r w:rsidRPr="00004B18">
        <w:rPr>
          <w:highlight w:val="yellow"/>
        </w:rPr>
        <w:t xml:space="preserve"> is assumed </w:t>
      </w:r>
      <w:r w:rsidR="003C7D3F" w:rsidRPr="00004B18">
        <w:rPr>
          <w:highlight w:val="yellow"/>
        </w:rPr>
        <w:t>to be a reasonable</w:t>
      </w:r>
      <w:r w:rsidRPr="00004B18">
        <w:rPr>
          <w:highlight w:val="yellow"/>
        </w:rPr>
        <w:t xml:space="preserve"> proxy for sablefish because the fisheries utilize similar gear and frequently the same vessels and crew participate in both fisheries. </w:t>
      </w:r>
      <w:r w:rsidR="00606FB1" w:rsidRPr="00004B18">
        <w:rPr>
          <w:highlight w:val="yellow"/>
        </w:rPr>
        <w:t>Also</w:t>
      </w:r>
      <w:r w:rsidRPr="00004B18">
        <w:rPr>
          <w:highlight w:val="yellow"/>
        </w:rPr>
        <w:t xml:space="preserve">, both species are considered </w:t>
      </w:r>
      <w:r w:rsidR="00773519" w:rsidRPr="00004B18">
        <w:rPr>
          <w:highlight w:val="yellow"/>
        </w:rPr>
        <w:t>resilient</w:t>
      </w:r>
      <w:r w:rsidRPr="00004B18">
        <w:rPr>
          <w:highlight w:val="yellow"/>
        </w:rPr>
        <w:t xml:space="preserve"> and do not experience barotrauma</w:t>
      </w:r>
      <w:r w:rsidRPr="00DE1E9D">
        <w:t xml:space="preserve">. </w:t>
      </w:r>
      <w:r w:rsidRPr="00BB482D">
        <w:rPr>
          <w:highlight w:val="yellow"/>
        </w:rPr>
        <w:t xml:space="preserve">The </w:t>
      </w:r>
      <w:r w:rsidR="003C7D3F" w:rsidRPr="00BB482D">
        <w:rPr>
          <w:highlight w:val="yellow"/>
        </w:rPr>
        <w:t>2024</w:t>
      </w:r>
      <w:r w:rsidR="00A01271" w:rsidRPr="00BB482D">
        <w:rPr>
          <w:highlight w:val="yellow"/>
        </w:rPr>
        <w:t xml:space="preserve"> </w:t>
      </w:r>
      <w:r w:rsidRPr="00BB482D">
        <w:rPr>
          <w:highlight w:val="yellow"/>
        </w:rPr>
        <w:t>longline survey average weight (5.</w:t>
      </w:r>
      <w:r w:rsidR="003C7D3F" w:rsidRPr="00BB482D">
        <w:rPr>
          <w:highlight w:val="yellow"/>
        </w:rPr>
        <w:t>7</w:t>
      </w:r>
      <w:r w:rsidR="008C03BC" w:rsidRPr="00BB482D">
        <w:rPr>
          <w:highlight w:val="yellow"/>
        </w:rPr>
        <w:t xml:space="preserve"> </w:t>
      </w:r>
      <w:r w:rsidRPr="00BB482D">
        <w:rPr>
          <w:highlight w:val="yellow"/>
        </w:rPr>
        <w:t xml:space="preserve">lb) was applied to </w:t>
      </w:r>
      <w:r w:rsidR="001D45B8" w:rsidRPr="00BB482D">
        <w:rPr>
          <w:highlight w:val="yellow"/>
        </w:rPr>
        <w:t>the</w:t>
      </w:r>
      <w:r w:rsidRPr="00BB482D">
        <w:rPr>
          <w:highlight w:val="yellow"/>
        </w:rPr>
        <w:t xml:space="preserve"> harvest</w:t>
      </w:r>
      <w:r w:rsidR="001D45B8" w:rsidRPr="00BB482D">
        <w:rPr>
          <w:highlight w:val="yellow"/>
        </w:rPr>
        <w:t xml:space="preserve"> and release numbers</w:t>
      </w:r>
      <w:r w:rsidRPr="00BB482D">
        <w:rPr>
          <w:highlight w:val="yellow"/>
        </w:rPr>
        <w:t xml:space="preserve"> to obtain a decrement total.</w:t>
      </w:r>
      <w:r w:rsidRPr="00DE1E9D">
        <w:t xml:space="preserve"> </w:t>
      </w:r>
    </w:p>
    <w:p w14:paraId="0BB25EE5" w14:textId="301C62D8" w:rsidR="00C64739" w:rsidRPr="004636D3" w:rsidRDefault="00480E25" w:rsidP="008F2A7B">
      <w:r w:rsidRPr="00004B18">
        <w:rPr>
          <w:highlight w:val="yellow"/>
        </w:rPr>
        <w:t>From</w:t>
      </w:r>
      <w:r w:rsidR="00C64739" w:rsidRPr="00004B18">
        <w:rPr>
          <w:highlight w:val="yellow"/>
        </w:rPr>
        <w:t xml:space="preserve"> 2015</w:t>
      </w:r>
      <w:r w:rsidRPr="00004B18">
        <w:rPr>
          <w:highlight w:val="yellow"/>
        </w:rPr>
        <w:t xml:space="preserve"> to the present</w:t>
      </w:r>
      <w:r w:rsidR="00C64739" w:rsidRPr="00004B18">
        <w:rPr>
          <w:highlight w:val="yellow"/>
        </w:rPr>
        <w:t xml:space="preserve">, personal use harvest </w:t>
      </w:r>
      <w:r w:rsidR="00182C4B" w:rsidRPr="00004B18">
        <w:rPr>
          <w:highlight w:val="yellow"/>
        </w:rPr>
        <w:t xml:space="preserve">is limited annually </w:t>
      </w:r>
      <w:r w:rsidR="00F46D05" w:rsidRPr="00004B18">
        <w:rPr>
          <w:highlight w:val="yellow"/>
        </w:rPr>
        <w:t>to</w:t>
      </w:r>
      <w:r w:rsidR="00C64739" w:rsidRPr="00004B18">
        <w:rPr>
          <w:highlight w:val="yellow"/>
        </w:rPr>
        <w:t xml:space="preserve"> 50 fish per household. Since 2018, participants of the personal use fishery have been allowed to use pot gear with no more than </w:t>
      </w:r>
      <w:r w:rsidR="00290253" w:rsidRPr="00004B18">
        <w:rPr>
          <w:highlight w:val="yellow"/>
        </w:rPr>
        <w:t>2</w:t>
      </w:r>
      <w:r w:rsidR="002E5F1F" w:rsidRPr="00004B18">
        <w:rPr>
          <w:highlight w:val="yellow"/>
        </w:rPr>
        <w:t xml:space="preserve"> </w:t>
      </w:r>
      <w:r w:rsidR="00C64739" w:rsidRPr="00004B18">
        <w:rPr>
          <w:highlight w:val="yellow"/>
        </w:rPr>
        <w:t xml:space="preserve">pots per permit and a maximum of </w:t>
      </w:r>
      <w:r w:rsidR="00BE1303" w:rsidRPr="00004B18">
        <w:rPr>
          <w:highlight w:val="yellow"/>
        </w:rPr>
        <w:t>8</w:t>
      </w:r>
      <w:r w:rsidR="00C64739" w:rsidRPr="00004B18">
        <w:rPr>
          <w:highlight w:val="yellow"/>
        </w:rPr>
        <w:t xml:space="preserve"> pots per vessel when </w:t>
      </w:r>
      <w:r w:rsidR="00BE1303" w:rsidRPr="00004B18">
        <w:rPr>
          <w:highlight w:val="yellow"/>
        </w:rPr>
        <w:t>4</w:t>
      </w:r>
      <w:r w:rsidR="00C64739" w:rsidRPr="00004B18">
        <w:rPr>
          <w:highlight w:val="yellow"/>
        </w:rPr>
        <w:t xml:space="preserve"> or more permit holders are on board the same vessel. </w:t>
      </w:r>
      <w:r w:rsidR="001D45B8" w:rsidRPr="00004B18">
        <w:rPr>
          <w:highlight w:val="yellow"/>
        </w:rPr>
        <w:t>Pots may now be longlined in this fishery</w:t>
      </w:r>
      <w:r w:rsidR="001D45B8">
        <w:t xml:space="preserve">. </w:t>
      </w:r>
    </w:p>
    <w:p w14:paraId="75B7DA20" w14:textId="290E8408" w:rsidR="00C64739" w:rsidRPr="00DE1E9D" w:rsidRDefault="00A311C6" w:rsidP="001D45B8">
      <w:pPr>
        <w:pStyle w:val="Heading2"/>
      </w:pPr>
      <w:bookmarkStart w:id="45" w:name="_Toc16159563"/>
      <w:bookmarkStart w:id="46" w:name="_Toc44415311"/>
      <w:bookmarkStart w:id="47" w:name="_Toc79673321"/>
      <w:bookmarkStart w:id="48" w:name="_Toc204677364"/>
      <w:r w:rsidRPr="00DE1E9D">
        <w:t>REGULATIONS</w:t>
      </w:r>
      <w:bookmarkEnd w:id="45"/>
      <w:bookmarkEnd w:id="46"/>
      <w:bookmarkEnd w:id="47"/>
      <w:bookmarkEnd w:id="48"/>
    </w:p>
    <w:p w14:paraId="240B353F" w14:textId="6BD9F993" w:rsidR="00F73435" w:rsidRPr="00DE1E9D" w:rsidRDefault="00F73435" w:rsidP="008F2A7B">
      <w:pPr>
        <w:pStyle w:val="Heading3"/>
        <w:jc w:val="both"/>
      </w:pPr>
      <w:bookmarkStart w:id="49" w:name="_Toc204677365"/>
      <w:bookmarkStart w:id="50" w:name="_Toc16159564"/>
      <w:bookmarkStart w:id="51" w:name="_Toc44415312"/>
      <w:bookmarkStart w:id="52" w:name="_Toc79673322"/>
      <w:r w:rsidRPr="00DE1E9D">
        <w:t xml:space="preserve">2025 Board of Fisheries </w:t>
      </w:r>
      <w:r w:rsidR="00AC0063">
        <w:t>– Regulatory Changes</w:t>
      </w:r>
      <w:bookmarkEnd w:id="49"/>
    </w:p>
    <w:p w14:paraId="71A6A745" w14:textId="3FD8ADF3" w:rsidR="00F73435" w:rsidRPr="00DE1E9D" w:rsidRDefault="00F73435" w:rsidP="008F2A7B">
      <w:r w:rsidRPr="00DE1E9D">
        <w:t xml:space="preserve">In January 2025, the Alaska Board of Fisheries adopted new regulations that </w:t>
      </w:r>
      <w:r w:rsidR="001D45B8">
        <w:t xml:space="preserve">are effective June 27, 2025, and will apply </w:t>
      </w:r>
      <w:r w:rsidRPr="00DE1E9D">
        <w:t xml:space="preserve">during the fishing season for the NSEI sablefish commercial fishery. </w:t>
      </w:r>
      <w:r w:rsidR="00AC0063">
        <w:t>N</w:t>
      </w:r>
      <w:r w:rsidRPr="00DE1E9D">
        <w:t xml:space="preserve">ew regulations include: </w:t>
      </w:r>
    </w:p>
    <w:p w14:paraId="33ECEB53" w14:textId="3A58E87B" w:rsidR="00F73435" w:rsidRPr="00DE1E9D" w:rsidRDefault="00AC0063" w:rsidP="00804582">
      <w:pPr>
        <w:pStyle w:val="ListParagraph"/>
        <w:numPr>
          <w:ilvl w:val="0"/>
          <w:numId w:val="6"/>
        </w:numPr>
        <w:tabs>
          <w:tab w:val="left" w:pos="9810"/>
        </w:tabs>
        <w:spacing w:after="0"/>
        <w:rPr>
          <w:sz w:val="22"/>
          <w:szCs w:val="22"/>
        </w:rPr>
      </w:pPr>
      <w:r>
        <w:t>Additional</w:t>
      </w:r>
      <w:r w:rsidR="00F73435" w:rsidRPr="00DE1E9D">
        <w:t xml:space="preserve"> logbook requirements for vessels fishing for groundfish with pot and longline gear.</w:t>
      </w:r>
    </w:p>
    <w:p w14:paraId="230C8E8B" w14:textId="77777777" w:rsidR="00F73435" w:rsidRPr="00DE1E9D" w:rsidRDefault="00F73435" w:rsidP="00804582">
      <w:pPr>
        <w:pStyle w:val="ListParagraph"/>
        <w:numPr>
          <w:ilvl w:val="0"/>
          <w:numId w:val="6"/>
        </w:numPr>
        <w:tabs>
          <w:tab w:val="left" w:pos="9810"/>
        </w:tabs>
        <w:spacing w:after="0"/>
      </w:pPr>
      <w:r w:rsidRPr="00DE1E9D">
        <w:t>Reduction of the minimum inside diameter of circular escape rings from 3.75 inches to 3.5 inches in sablefish pots.</w:t>
      </w:r>
    </w:p>
    <w:p w14:paraId="44C76EED" w14:textId="67286C81" w:rsidR="001D45B8" w:rsidRPr="001D45B8" w:rsidRDefault="001D45B8" w:rsidP="00804582">
      <w:pPr>
        <w:pStyle w:val="ListParagraph"/>
        <w:numPr>
          <w:ilvl w:val="0"/>
          <w:numId w:val="6"/>
        </w:numPr>
        <w:spacing w:before="100" w:beforeAutospacing="1" w:after="100" w:afterAutospacing="1"/>
        <w:jc w:val="left"/>
      </w:pPr>
      <w:r w:rsidRPr="001D45B8">
        <w:t xml:space="preserve">Vessels or permit holders participating in the NSEI commercial sablefish fishery are prohibited from operating any commercial, subsistence, sport, or personal use halibut or groundfish gear </w:t>
      </w:r>
      <w:r w:rsidR="00BF1780">
        <w:t xml:space="preserve">in state internal waters </w:t>
      </w:r>
      <w:r w:rsidRPr="001D45B8">
        <w:t>during the 72 hours before the fishery opens, during the fishery, and for 72 hours after it closes—unless specific exemption</w:t>
      </w:r>
      <w:r w:rsidR="00BF1780">
        <w:t xml:space="preserve">s </w:t>
      </w:r>
      <w:r w:rsidRPr="001D45B8">
        <w:t>are met.</w:t>
      </w:r>
    </w:p>
    <w:p w14:paraId="2938077F" w14:textId="432CAD90" w:rsidR="00C64739" w:rsidRPr="00DE1E9D" w:rsidRDefault="00C64739" w:rsidP="008F2A7B">
      <w:pPr>
        <w:pStyle w:val="Heading3"/>
        <w:jc w:val="both"/>
      </w:pPr>
      <w:bookmarkStart w:id="53" w:name="_Toc204677366"/>
      <w:r w:rsidRPr="00DE1E9D">
        <w:t>Registration and logbook requirements</w:t>
      </w:r>
      <w:bookmarkEnd w:id="50"/>
      <w:bookmarkEnd w:id="51"/>
      <w:bookmarkEnd w:id="52"/>
      <w:bookmarkEnd w:id="53"/>
    </w:p>
    <w:p w14:paraId="33B90A23" w14:textId="181DDF1C" w:rsidR="000927FD" w:rsidRPr="00DE1E9D" w:rsidRDefault="00F46D05" w:rsidP="008F2A7B">
      <w:r w:rsidRPr="00DE1E9D">
        <w:t>Commercial f</w:t>
      </w:r>
      <w:r w:rsidR="00DC2B91" w:rsidRPr="00DE1E9D">
        <w:t>ishers</w:t>
      </w:r>
      <w:r w:rsidR="000927FD" w:rsidRPr="00DE1E9D">
        <w:t xml:space="preserve"> must register prior to fishing [5 AAC 28.106 (b)] and keep a logbook during the fishery. Completed logbook pages must be attached to the ADF&amp;G copy of the fish ticket at the time of delivery. Confidential envelopes for logbook pages may be requested when registering. </w:t>
      </w:r>
    </w:p>
    <w:p w14:paraId="0ED22C14" w14:textId="18880C5C" w:rsidR="000927FD" w:rsidRPr="00B27CD3" w:rsidRDefault="000927FD" w:rsidP="008F2A7B">
      <w:r w:rsidRPr="00DE1E9D">
        <w:t xml:space="preserve">Permit holders will receive a personal quota share (PQS) tracking form at the time of registration. This form is used to record the total round weight landed for each delivery. Each permit holder must, upon request, provide the buyer with the total round weight of sablefish the permit holder has landed to date. </w:t>
      </w:r>
      <w:r w:rsidR="00AD49E0" w:rsidRPr="00DE1E9D">
        <w:t>ADF&amp;G</w:t>
      </w:r>
      <w:r w:rsidRPr="00DE1E9D">
        <w:t xml:space="preserve"> requests that a copy of the completed PQS tracking form is included with </w:t>
      </w:r>
      <w:r w:rsidRPr="00B27CD3">
        <w:t>the final fish ticket of the season for that permit.</w:t>
      </w:r>
    </w:p>
    <w:p w14:paraId="1FD7B83A" w14:textId="7AE1D9C6" w:rsidR="00C64739" w:rsidRPr="004636D3" w:rsidRDefault="00C64739" w:rsidP="008F2A7B">
      <w:r w:rsidRPr="00B27CD3">
        <w:t>Logbooks must include</w:t>
      </w:r>
      <w:r w:rsidR="002F436F" w:rsidRPr="00B27CD3">
        <w:t xml:space="preserve"> the trip target species, port of landing, the date the vessel left port and the date the vessel landed, crew size, bait used</w:t>
      </w:r>
      <w:r w:rsidR="004E7304">
        <w:t>,</w:t>
      </w:r>
      <w:r w:rsidR="002F436F" w:rsidRPr="00B27CD3">
        <w:t xml:space="preserve"> and gear specifications. </w:t>
      </w:r>
      <w:r w:rsidR="00CF47B9" w:rsidRPr="00B27CD3">
        <w:t xml:space="preserve">For each set, the logbook must </w:t>
      </w:r>
      <w:r w:rsidR="00004B18" w:rsidRPr="00B27CD3">
        <w:lastRenderedPageBreak/>
        <w:t>include</w:t>
      </w:r>
      <w:r w:rsidR="00004B18">
        <w:t>: the</w:t>
      </w:r>
      <w:r w:rsidR="00B27CD3" w:rsidRPr="00B27CD3">
        <w:t xml:space="preserve"> set’s</w:t>
      </w:r>
      <w:r w:rsidR="00CF47B9" w:rsidRPr="00B27CD3">
        <w:t xml:space="preserve"> target species</w:t>
      </w:r>
      <w:r w:rsidR="004E7304">
        <w:t>; the</w:t>
      </w:r>
      <w:r w:rsidR="00CF47B9" w:rsidRPr="00B27CD3">
        <w:t xml:space="preserve"> </w:t>
      </w:r>
      <w:r w:rsidRPr="00B27CD3">
        <w:t>date and time gear is set and retrieved</w:t>
      </w:r>
      <w:r w:rsidR="004E7304">
        <w:t>;</w:t>
      </w:r>
      <w:r w:rsidRPr="00B27CD3">
        <w:t xml:space="preserve"> </w:t>
      </w:r>
      <w:r w:rsidR="004E7304">
        <w:t xml:space="preserve">the </w:t>
      </w:r>
      <w:r w:rsidRPr="00B27CD3">
        <w:t>specific location of harvest by latitude and longitude for start and ending positions</w:t>
      </w:r>
      <w:r w:rsidR="004E7304">
        <w:t>;</w:t>
      </w:r>
      <w:r w:rsidRPr="00B27CD3">
        <w:t xml:space="preserve"> </w:t>
      </w:r>
      <w:r w:rsidR="004E7304">
        <w:t xml:space="preserve">the </w:t>
      </w:r>
      <w:r w:rsidRPr="00B27CD3">
        <w:t>hook spacing</w:t>
      </w:r>
      <w:r w:rsidR="004E7304">
        <w:t>;</w:t>
      </w:r>
      <w:r w:rsidRPr="00B27CD3">
        <w:t xml:space="preserve"> </w:t>
      </w:r>
      <w:r w:rsidR="004E7304">
        <w:t xml:space="preserve">the </w:t>
      </w:r>
      <w:r w:rsidRPr="00B27CD3">
        <w:t>amount of gear (number of hooks</w:t>
      </w:r>
      <w:r w:rsidR="00CF47B9" w:rsidRPr="00B27CD3">
        <w:t>, skates, or pots</w:t>
      </w:r>
      <w:r w:rsidRPr="00B27CD3">
        <w:t>) used</w:t>
      </w:r>
      <w:r w:rsidR="004E7304">
        <w:t>;</w:t>
      </w:r>
      <w:r w:rsidR="00CF47B9" w:rsidRPr="00B27CD3">
        <w:t xml:space="preserve"> </w:t>
      </w:r>
      <w:r w:rsidR="004E7304">
        <w:t xml:space="preserve">the </w:t>
      </w:r>
      <w:r w:rsidR="00CF47B9" w:rsidRPr="00B27CD3">
        <w:t>amount of gear lost or impacted by depredation</w:t>
      </w:r>
      <w:r w:rsidR="004E7304">
        <w:t xml:space="preserve">; the </w:t>
      </w:r>
      <w:r w:rsidRPr="00B27CD3">
        <w:t>depth of set</w:t>
      </w:r>
      <w:r w:rsidR="004E7304">
        <w:t>;</w:t>
      </w:r>
      <w:r w:rsidRPr="00B27CD3">
        <w:t xml:space="preserve"> </w:t>
      </w:r>
      <w:r w:rsidR="004E7304">
        <w:t xml:space="preserve">the </w:t>
      </w:r>
      <w:r w:rsidRPr="00B27CD3">
        <w:t xml:space="preserve">estimated </w:t>
      </w:r>
      <w:r w:rsidR="00312355" w:rsidRPr="00B27CD3">
        <w:t xml:space="preserve">number or </w:t>
      </w:r>
      <w:r w:rsidRPr="00B27CD3">
        <w:t>weight of the target species</w:t>
      </w:r>
      <w:r w:rsidR="004E7304">
        <w:t>;</w:t>
      </w:r>
      <w:r w:rsidRPr="00B27CD3">
        <w:t xml:space="preserve"> </w:t>
      </w:r>
      <w:r w:rsidR="004E7304">
        <w:t xml:space="preserve">the </w:t>
      </w:r>
      <w:r w:rsidRPr="00B27CD3">
        <w:t xml:space="preserve">estimated </w:t>
      </w:r>
      <w:r w:rsidR="00312355" w:rsidRPr="00B27CD3">
        <w:t xml:space="preserve">number or </w:t>
      </w:r>
      <w:r w:rsidRPr="00B27CD3">
        <w:t>weight of bycatch by species</w:t>
      </w:r>
      <w:r w:rsidR="00CF47B9" w:rsidRPr="00B27CD3">
        <w:t xml:space="preserve"> retained and released at sea</w:t>
      </w:r>
      <w:r w:rsidR="004E7304">
        <w:t>;</w:t>
      </w:r>
      <w:r w:rsidR="00B27CD3" w:rsidRPr="00B27CD3">
        <w:t xml:space="preserve"> and the tag number of any tagged fish captured</w:t>
      </w:r>
      <w:r w:rsidR="00CF47B9" w:rsidRPr="00B27CD3">
        <w:t xml:space="preserve"> [5 AAC 28.175</w:t>
      </w:r>
      <w:r w:rsidR="004D634C">
        <w:t xml:space="preserve"> </w:t>
      </w:r>
      <w:r w:rsidR="00CF47B9" w:rsidRPr="00B27CD3">
        <w:t>(b)(1)]</w:t>
      </w:r>
      <w:r w:rsidRPr="00B27CD3">
        <w:t>. A permit holder must retain all visibly injured or dead sablefish. Sablefish that are not visibly injured or dead may be released unharmed, and the permit holder must record in the logbook, by set, the number of live sablefish released</w:t>
      </w:r>
      <w:r w:rsidR="00312355" w:rsidRPr="00B27CD3">
        <w:t xml:space="preserve"> </w:t>
      </w:r>
      <w:r w:rsidRPr="00B27CD3">
        <w:t>[5 AAC 28.170</w:t>
      </w:r>
      <w:r w:rsidR="004D634C">
        <w:t xml:space="preserve"> </w:t>
      </w:r>
      <w:r w:rsidRPr="00B27CD3">
        <w:t xml:space="preserve">(f)]. </w:t>
      </w:r>
      <w:r w:rsidR="00217480" w:rsidRPr="00B27CD3">
        <w:t>Permit holders</w:t>
      </w:r>
      <w:r w:rsidRPr="00B27CD3">
        <w:t xml:space="preserve"> must record release </w:t>
      </w:r>
      <w:r w:rsidR="00004B18" w:rsidRPr="00B27CD3">
        <w:t>reasons</w:t>
      </w:r>
      <w:r w:rsidRPr="00B27CD3">
        <w:t xml:space="preserve"> (e.g., fish are small) and whether their personal quota share has been met.</w:t>
      </w:r>
      <w:r w:rsidRPr="004636D3">
        <w:t xml:space="preserve"> </w:t>
      </w:r>
    </w:p>
    <w:p w14:paraId="31C33AE6" w14:textId="77777777" w:rsidR="00C64739" w:rsidRPr="00DE1E9D" w:rsidRDefault="00C64739" w:rsidP="008F2A7B">
      <w:pPr>
        <w:pStyle w:val="Heading3"/>
        <w:jc w:val="both"/>
      </w:pPr>
      <w:bookmarkStart w:id="54" w:name="_Toc16159565"/>
      <w:bookmarkStart w:id="55" w:name="_Toc44415313"/>
      <w:bookmarkStart w:id="56" w:name="_Toc79673323"/>
      <w:bookmarkStart w:id="57" w:name="_Toc204677367"/>
      <w:r w:rsidRPr="00DE1E9D">
        <w:t>Tagged sablefish</w:t>
      </w:r>
      <w:bookmarkEnd w:id="54"/>
      <w:bookmarkEnd w:id="55"/>
      <w:bookmarkEnd w:id="56"/>
      <w:bookmarkEnd w:id="57"/>
    </w:p>
    <w:p w14:paraId="29B75B61" w14:textId="21EF22EF" w:rsidR="00C64739" w:rsidRPr="004636D3" w:rsidRDefault="00DC2B91" w:rsidP="008F2A7B">
      <w:r w:rsidRPr="00DE1E9D">
        <w:t>Fishers</w:t>
      </w:r>
      <w:r w:rsidR="00C64739" w:rsidRPr="00DE1E9D">
        <w:t xml:space="preserve"> are requested to watch for tagged sablefish, record tag number(s), and attach tags directly in the logbook with the corresponding set information. All tags returned will receive a reward </w:t>
      </w:r>
      <w:r w:rsidR="000B6048" w:rsidRPr="00DE1E9D">
        <w:t>which</w:t>
      </w:r>
      <w:r w:rsidR="00C64739" w:rsidRPr="00DE1E9D">
        <w:t xml:space="preserve"> include</w:t>
      </w:r>
      <w:r w:rsidR="00DE1E9D" w:rsidRPr="00DE1E9D">
        <w:t>s</w:t>
      </w:r>
      <w:r w:rsidR="00C64739" w:rsidRPr="00DE1E9D">
        <w:t xml:space="preserve"> a t-shirt </w:t>
      </w:r>
      <w:r w:rsidR="00B3051F" w:rsidRPr="00DE1E9D">
        <w:t xml:space="preserve">or hat </w:t>
      </w:r>
      <w:r w:rsidR="00C64739" w:rsidRPr="00DE1E9D">
        <w:t>and entry into an annual drawing for one $1,000, two $500, and four $250 cash rewards. To qualify for entry in the annual drawing, ADF&amp;G requires the following information: the</w:t>
      </w:r>
      <w:r w:rsidR="00B338D8" w:rsidRPr="00DE1E9D">
        <w:t xml:space="preserve"> physical</w:t>
      </w:r>
      <w:r w:rsidR="00C64739" w:rsidRPr="00DE1E9D">
        <w:t xml:space="preserve"> tag, set location (latitude and longitude), date of capture of the fish, and the name and address of the person recovering the tag.</w:t>
      </w:r>
    </w:p>
    <w:p w14:paraId="7A395933" w14:textId="77777777" w:rsidR="00C64739" w:rsidRPr="0041171C" w:rsidRDefault="00C64739" w:rsidP="008F2A7B">
      <w:pPr>
        <w:pStyle w:val="Heading3"/>
        <w:jc w:val="both"/>
      </w:pPr>
      <w:bookmarkStart w:id="58" w:name="_Toc16159566"/>
      <w:bookmarkStart w:id="59" w:name="_Toc44415314"/>
      <w:bookmarkStart w:id="60" w:name="_Toc79673324"/>
      <w:bookmarkStart w:id="61" w:name="_Toc204677368"/>
      <w:r w:rsidRPr="0041171C">
        <w:t>Sablefish possession and landing requirements</w:t>
      </w:r>
      <w:bookmarkEnd w:id="58"/>
      <w:bookmarkEnd w:id="59"/>
      <w:bookmarkEnd w:id="60"/>
      <w:bookmarkEnd w:id="61"/>
    </w:p>
    <w:p w14:paraId="5DAF59E4" w14:textId="479E5140" w:rsidR="001D1AF4" w:rsidRPr="0041171C" w:rsidRDefault="00C64739" w:rsidP="008F2A7B">
      <w:bookmarkStart w:id="62" w:name="_Toc16159567"/>
      <w:bookmarkStart w:id="63" w:name="_Toc44415315"/>
      <w:r w:rsidRPr="0041171C">
        <w:t xml:space="preserve">In the NSEI Subdistrict, the holder of a CFEC permit for sablefish may not retain more sablefish from the directed fishery than the annual </w:t>
      </w:r>
      <w:r w:rsidR="00B802A2" w:rsidRPr="0041171C">
        <w:t xml:space="preserve">allocation </w:t>
      </w:r>
      <w:r w:rsidRPr="0041171C">
        <w:t xml:space="preserve">of sablefish EQS specified by </w:t>
      </w:r>
      <w:r w:rsidR="00AD49E0" w:rsidRPr="0041171C">
        <w:t>ADF&amp;G</w:t>
      </w:r>
      <w:r w:rsidRPr="0041171C">
        <w:t xml:space="preserve"> [5 AAC 28.170</w:t>
      </w:r>
      <w:r w:rsidR="004D634C">
        <w:t xml:space="preserve"> </w:t>
      </w:r>
      <w:r w:rsidRPr="0041171C">
        <w:t xml:space="preserve">(f)]. However, if a permit holder’s harvest exceeds the EQS for that year by no more than 5%, ADF&amp;G shall reduce the permit holder's EQS for the following year by the amount of </w:t>
      </w:r>
      <w:r w:rsidR="00DC5DB2" w:rsidRPr="0041171C">
        <w:t>overage</w:t>
      </w:r>
      <w:r w:rsidRPr="0041171C">
        <w:t xml:space="preserve">. If a permit holder's harvest exceeds the permit holder's EQS by more than 5%, the proceeds from the sale of the overage in excess of 5% shall be surrendered to the state and the permit holder may be prosecuted under AS 16.05.723 [5 AAC 28.170 (j)]. If a permit holder’s harvest is less than the permit holder’s EQS established for the year, ADF&amp;G shall increase the permit holder’s PQS only for the following year by the amount of the underage that does not exceed 5% of the EQS [5 AAC 28.170 (k)]. For the </w:t>
      </w:r>
      <w:r w:rsidR="005C0C00" w:rsidRPr="0041171C">
        <w:t>2025</w:t>
      </w:r>
      <w:r w:rsidR="00E67FA3" w:rsidRPr="0041171C">
        <w:t xml:space="preserve"> </w:t>
      </w:r>
      <w:r w:rsidRPr="0041171C">
        <w:t xml:space="preserve">fishing season, 5% of the annual EQS is </w:t>
      </w:r>
      <w:r w:rsidR="007A7D4C" w:rsidRPr="0041171C">
        <w:t>1,</w:t>
      </w:r>
      <w:r w:rsidR="00B338D8" w:rsidRPr="0041171C">
        <w:t>226</w:t>
      </w:r>
      <w:r w:rsidR="00E67FA3" w:rsidRPr="0041171C">
        <w:t xml:space="preserve"> </w:t>
      </w:r>
      <w:r w:rsidRPr="0041171C">
        <w:t xml:space="preserve">round </w:t>
      </w:r>
      <w:r w:rsidR="002A3C82" w:rsidRPr="0041171C">
        <w:t>lb</w:t>
      </w:r>
      <w:r w:rsidRPr="0041171C">
        <w:t>.</w:t>
      </w:r>
    </w:p>
    <w:p w14:paraId="63A1DC5C" w14:textId="455F8EF0" w:rsidR="001D1AF4" w:rsidRPr="0041171C" w:rsidRDefault="001D1AF4" w:rsidP="008F2A7B">
      <w:pPr>
        <w:pStyle w:val="Heading3"/>
        <w:jc w:val="both"/>
      </w:pPr>
      <w:bookmarkStart w:id="64" w:name="_Toc204677369"/>
      <w:r w:rsidRPr="0041171C">
        <w:t>Fish ticket requirements</w:t>
      </w:r>
      <w:bookmarkEnd w:id="64"/>
    </w:p>
    <w:p w14:paraId="368ECB4B" w14:textId="08121216" w:rsidR="001D1AF4" w:rsidRPr="004636D3" w:rsidRDefault="001D1AF4" w:rsidP="008F2A7B">
      <w:r w:rsidRPr="0041171C">
        <w:t xml:space="preserve">Landed weights must be recorded on a fish ticket at the time of delivery. If a </w:t>
      </w:r>
      <w:r w:rsidR="00DC2B91" w:rsidRPr="0041171C">
        <w:t>fisher</w:t>
      </w:r>
      <w:r w:rsidRPr="0041171C">
        <w:t xml:space="preserve"> delivers fish in the round, the total round weight delivered must be recorded on the fish ticket. If a </w:t>
      </w:r>
      <w:r w:rsidR="00DC2B91" w:rsidRPr="0041171C">
        <w:t>fisher</w:t>
      </w:r>
      <w:r w:rsidRPr="0041171C">
        <w:t xml:space="preserve"> delivers dressed fish, the fish ticket must include the total landed dressed weight as well as the round weight equivalent, determined by using the standard 0.63 recovery rate. There is a 2% allowance for ice and slime when unrinsed whole iced sablefish are weighed. A fish ticket must be completed prior to the resumption of </w:t>
      </w:r>
      <w:r w:rsidR="00004B18" w:rsidRPr="0041171C">
        <w:t>fishing,</w:t>
      </w:r>
      <w:r w:rsidRPr="0041171C">
        <w:t xml:space="preserve"> and each permit holder must retain, on board their vessel, copies of all NSEI sablefish tickets from the current season and their updated PQS tracking form. When delivering fish out of state, a completed fish ticket must be submitted to ADF&amp;G prior to transporting fish out of Alaska.</w:t>
      </w:r>
    </w:p>
    <w:p w14:paraId="33C28F07" w14:textId="77777777" w:rsidR="00C64739" w:rsidRPr="0041171C" w:rsidRDefault="00C64739" w:rsidP="008F2A7B">
      <w:pPr>
        <w:pStyle w:val="Heading3"/>
        <w:jc w:val="both"/>
      </w:pPr>
      <w:bookmarkStart w:id="65" w:name="_Toc79673325"/>
      <w:bookmarkStart w:id="66" w:name="_Toc204677370"/>
      <w:r w:rsidRPr="0041171C">
        <w:t>Bycatch allowances for other species</w:t>
      </w:r>
      <w:bookmarkEnd w:id="62"/>
      <w:bookmarkEnd w:id="63"/>
      <w:bookmarkEnd w:id="65"/>
      <w:bookmarkEnd w:id="66"/>
    </w:p>
    <w:p w14:paraId="49F5D26A" w14:textId="469D576E" w:rsidR="00C64739" w:rsidRPr="0041171C" w:rsidRDefault="00C64739" w:rsidP="008F2A7B">
      <w:r w:rsidRPr="0041171C">
        <w:t>Full retention and reporting of rockfish</w:t>
      </w:r>
      <w:r w:rsidR="004B629B" w:rsidRPr="0041171C">
        <w:t>, including thornyhead rockfish, is required [5 AAC 28.171 (a)].</w:t>
      </w:r>
      <w:r w:rsidRPr="0041171C">
        <w:t xml:space="preserve"> The allowable bycatch that may be legally landed and sold on an NSEI sablefish permit </w:t>
      </w:r>
      <w:r w:rsidR="00000075" w:rsidRPr="0041171C">
        <w:t xml:space="preserve">is </w:t>
      </w:r>
      <w:r w:rsidRPr="0041171C">
        <w:t>based on round weight of sablefish and bycatch species or species group on board the vessel:</w:t>
      </w:r>
    </w:p>
    <w:p w14:paraId="7696024C" w14:textId="384C990E" w:rsidR="00C64739" w:rsidRPr="0041171C" w:rsidRDefault="00C64739" w:rsidP="008F2A7B">
      <w:pPr>
        <w:pStyle w:val="ListParagraph"/>
        <w:numPr>
          <w:ilvl w:val="0"/>
          <w:numId w:val="3"/>
        </w:numPr>
      </w:pPr>
      <w:r w:rsidRPr="0041171C">
        <w:lastRenderedPageBreak/>
        <w:t>All rockfish, including thornyhead: 15% in aggregate, of which 1% may be demersal shelf rockfish (DSR), which includes yelloweye, quillback, canary, tiger, copper, China, and rosethorn rockfish</w:t>
      </w:r>
    </w:p>
    <w:p w14:paraId="73E31CFC" w14:textId="77777777" w:rsidR="00C64739" w:rsidRPr="0041171C" w:rsidRDefault="00C64739" w:rsidP="008F2A7B">
      <w:pPr>
        <w:pStyle w:val="ListParagraph"/>
        <w:numPr>
          <w:ilvl w:val="0"/>
          <w:numId w:val="3"/>
        </w:numPr>
      </w:pPr>
      <w:r w:rsidRPr="0041171C">
        <w:t>Lingcod: 0%</w:t>
      </w:r>
    </w:p>
    <w:p w14:paraId="6ADBE7A8" w14:textId="77777777" w:rsidR="00C64739" w:rsidRPr="0041171C" w:rsidRDefault="00C64739" w:rsidP="008F2A7B">
      <w:pPr>
        <w:pStyle w:val="ListParagraph"/>
        <w:numPr>
          <w:ilvl w:val="0"/>
          <w:numId w:val="3"/>
        </w:numPr>
      </w:pPr>
      <w:r w:rsidRPr="0041171C">
        <w:t>Pacific cod: 20%</w:t>
      </w:r>
    </w:p>
    <w:p w14:paraId="1152F878" w14:textId="6C7B52BD" w:rsidR="00C64739" w:rsidRPr="0041171C" w:rsidRDefault="00C64739" w:rsidP="008F2A7B">
      <w:pPr>
        <w:pStyle w:val="ListParagraph"/>
        <w:numPr>
          <w:ilvl w:val="0"/>
          <w:numId w:val="3"/>
        </w:numPr>
      </w:pPr>
      <w:r w:rsidRPr="0041171C">
        <w:t>Spiny dogfish: 35%</w:t>
      </w:r>
      <w:r w:rsidR="00126A03" w:rsidRPr="0041171C">
        <w:t xml:space="preserve"> longline/hook and line gear; 20% pot gear</w:t>
      </w:r>
    </w:p>
    <w:p w14:paraId="3712BE61" w14:textId="77777777" w:rsidR="00C64739" w:rsidRPr="0041171C" w:rsidRDefault="00C64739" w:rsidP="008F2A7B">
      <w:pPr>
        <w:pStyle w:val="ListParagraph"/>
        <w:numPr>
          <w:ilvl w:val="0"/>
          <w:numId w:val="3"/>
        </w:numPr>
      </w:pPr>
      <w:r w:rsidRPr="0041171C">
        <w:t>Other groundfish: 20%</w:t>
      </w:r>
    </w:p>
    <w:p w14:paraId="651E5E36" w14:textId="40BE8818" w:rsidR="00C64739" w:rsidRPr="0041171C" w:rsidRDefault="00C64739" w:rsidP="008F2A7B">
      <w:r w:rsidRPr="0041171C">
        <w:t xml:space="preserve">All rockfish retained in excess of allowable bycatch limits shall be reported as bycatch overage on an ADF&amp;G fish ticket. All proceeds from the sale of excess rockfish bycatch shall be surrendered to the state. </w:t>
      </w:r>
    </w:p>
    <w:p w14:paraId="591128B0" w14:textId="1E5807D3" w:rsidR="00C64739" w:rsidRPr="004636D3" w:rsidRDefault="00C64739" w:rsidP="008F2A7B">
      <w:r w:rsidRPr="0041171C">
        <w:t xml:space="preserve">A CFEC permit holder fishing for groundfish must retain all Pacific cod when the directed fishery for Pacific cod is open and up to the maximum retainable bycatch amount (20%) of Pacific cod when a directed fishery for Pacific cod is closed [5 AAC 28.070 (e)]. Pacific cod taken in excess of the bycatch limit in areas open to directed fishing for Pacific cod may be landed on a CFEC miscellaneous saltwater finfish permit designated for the gear that was used. </w:t>
      </w:r>
      <w:r w:rsidR="00DC2B91" w:rsidRPr="0041171C">
        <w:t>Fishers</w:t>
      </w:r>
      <w:r w:rsidRPr="0041171C">
        <w:t xml:space="preserve"> with halibut IFQ in regulatory area 2C and a CFEC halibut permit card must retain all halibut over 32 inches in length, up to the amount of their IFQ.</w:t>
      </w:r>
    </w:p>
    <w:p w14:paraId="0252D76F" w14:textId="77777777" w:rsidR="00C64739" w:rsidRPr="0041171C" w:rsidRDefault="00C64739" w:rsidP="008F2A7B">
      <w:pPr>
        <w:pStyle w:val="Heading3"/>
        <w:jc w:val="both"/>
      </w:pPr>
      <w:bookmarkStart w:id="67" w:name="_Toc16159568"/>
      <w:bookmarkStart w:id="68" w:name="_Toc44415316"/>
      <w:bookmarkStart w:id="69" w:name="_Toc79673326"/>
      <w:bookmarkStart w:id="70" w:name="_Toc204677371"/>
      <w:r w:rsidRPr="0041171C">
        <w:t>Sablefish live market</w:t>
      </w:r>
      <w:bookmarkEnd w:id="67"/>
      <w:bookmarkEnd w:id="68"/>
      <w:bookmarkEnd w:id="69"/>
      <w:bookmarkEnd w:id="70"/>
    </w:p>
    <w:p w14:paraId="3F1F7B97" w14:textId="69A69472" w:rsidR="00C64739" w:rsidRPr="0041171C" w:rsidRDefault="00C64739" w:rsidP="008F2A7B">
      <w:pPr>
        <w:rPr>
          <w:b/>
        </w:rPr>
      </w:pPr>
      <w:bookmarkStart w:id="71" w:name="_Toc16159569"/>
      <w:bookmarkStart w:id="72" w:name="_Toc44415317"/>
      <w:r w:rsidRPr="0041171C">
        <w:t xml:space="preserve">The holder of a CFEC or interim use permit for sablefish may possess live sablefish for delivery as live product except that, upon </w:t>
      </w:r>
      <w:r w:rsidR="00E42F90" w:rsidRPr="0041171C">
        <w:t>the request</w:t>
      </w:r>
      <w:r w:rsidRPr="0041171C">
        <w:t xml:space="preserve"> of a local representative of </w:t>
      </w:r>
      <w:r w:rsidR="00AD49E0" w:rsidRPr="0041171C">
        <w:t>ADF&amp;G</w:t>
      </w:r>
      <w:r w:rsidRPr="0041171C">
        <w:t xml:space="preserve"> or law enforcement, a permit holder must present sablefish for inspection and allow biological samples to be taken [5 AAC 28.170 (l)]. </w:t>
      </w:r>
    </w:p>
    <w:p w14:paraId="35D52786" w14:textId="77777777" w:rsidR="00C64739" w:rsidRPr="0041171C" w:rsidRDefault="00C64739" w:rsidP="008F2A7B">
      <w:pPr>
        <w:pStyle w:val="Heading3"/>
        <w:jc w:val="both"/>
      </w:pPr>
      <w:bookmarkStart w:id="73" w:name="_Toc79673327"/>
      <w:bookmarkStart w:id="74" w:name="_Toc204677372"/>
      <w:r w:rsidRPr="0041171C">
        <w:t>Prohibitions</w:t>
      </w:r>
      <w:bookmarkEnd w:id="71"/>
      <w:bookmarkEnd w:id="72"/>
      <w:bookmarkEnd w:id="73"/>
      <w:bookmarkEnd w:id="74"/>
    </w:p>
    <w:p w14:paraId="4D5A1E17" w14:textId="1811ED49" w:rsidR="00C64739" w:rsidRPr="0041171C" w:rsidRDefault="00C64739" w:rsidP="008F2A7B">
      <w:r w:rsidRPr="0041171C">
        <w:t>The operator of a fishing vessel may not take sablefish in the NSEI area with sablefish from another area on board. Also, the operator of a vessel taking sablefish in the NSEI area shall unload those sablefish before taking sablefish in another area [5 AAC 28.170</w:t>
      </w:r>
      <w:r w:rsidR="00371AA0">
        <w:t xml:space="preserve"> </w:t>
      </w:r>
      <w:r w:rsidRPr="0041171C">
        <w:t>(a</w:t>
      </w:r>
      <w:r w:rsidR="00474BB6" w:rsidRPr="0041171C">
        <w:t>) and (</w:t>
      </w:r>
      <w:r w:rsidRPr="0041171C">
        <w:t xml:space="preserve">b)]. </w:t>
      </w:r>
    </w:p>
    <w:p w14:paraId="006C02A2" w14:textId="399C4ACD" w:rsidR="00C64739" w:rsidRPr="004636D3" w:rsidRDefault="00C64739" w:rsidP="008F2A7B">
      <w:r w:rsidRPr="0041171C">
        <w:t xml:space="preserve">A vessel or </w:t>
      </w:r>
      <w:r w:rsidR="00371AA0">
        <w:t>CFEC permit holder</w:t>
      </w:r>
      <w:r w:rsidRPr="0041171C">
        <w:t xml:space="preserve"> onboard a vessel</w:t>
      </w:r>
      <w:r w:rsidR="00371AA0">
        <w:t xml:space="preserve"> that participates in a commercial sablefish fishery</w:t>
      </w:r>
      <w:r w:rsidRPr="0041171C">
        <w:t xml:space="preserve"> in the NSEI or </w:t>
      </w:r>
      <w:r w:rsidR="00740CF2">
        <w:t>Southern Southeast Inside (</w:t>
      </w:r>
      <w:r w:rsidRPr="0041171C">
        <w:t>SSEI</w:t>
      </w:r>
      <w:r w:rsidR="00740CF2">
        <w:t>)</w:t>
      </w:r>
      <w:r w:rsidRPr="0041171C">
        <w:t xml:space="preserve"> Subdistricts</w:t>
      </w:r>
      <w:r w:rsidR="00371AA0">
        <w:t xml:space="preserve"> may not operate subsistence, sport, or personal use halibut or groundfish fishing gear during the</w:t>
      </w:r>
      <w:r w:rsidRPr="0041171C">
        <w:t xml:space="preserve"> 72</w:t>
      </w:r>
      <w:r w:rsidR="00371AA0">
        <w:t xml:space="preserve"> </w:t>
      </w:r>
      <w:r w:rsidRPr="0041171C">
        <w:t>hour</w:t>
      </w:r>
      <w:r w:rsidR="00371AA0">
        <w:t>s</w:t>
      </w:r>
      <w:r w:rsidRPr="0041171C">
        <w:t xml:space="preserve"> immediately before the start of the commercial sablefish fishery in that subdistrict</w:t>
      </w:r>
      <w:r w:rsidR="00787461">
        <w:t xml:space="preserve"> [5 AAC 28.180 (a)]</w:t>
      </w:r>
      <w:r w:rsidR="00506CDF">
        <w:t xml:space="preserve">. </w:t>
      </w:r>
      <w:r w:rsidR="00506CDF" w:rsidRPr="0041171C">
        <w:t xml:space="preserve">A vessel or </w:t>
      </w:r>
      <w:r w:rsidR="00506CDF">
        <w:t>CFEC permit holder</w:t>
      </w:r>
      <w:r w:rsidR="00506CDF" w:rsidRPr="0041171C">
        <w:t xml:space="preserve"> onboard a vessel</w:t>
      </w:r>
      <w:r w:rsidR="00506CDF">
        <w:t xml:space="preserve"> that participates in a commercial sablefish fishery</w:t>
      </w:r>
      <w:r w:rsidR="00506CDF" w:rsidRPr="0041171C">
        <w:t xml:space="preserve"> in the NSEI or SSEI Subdistricts</w:t>
      </w:r>
      <w:r w:rsidR="00506CDF">
        <w:t xml:space="preserve"> may not operate subsistence, sport, or personal use halibut or groundfish fishing gear during a commercial sablefish opening</w:t>
      </w:r>
      <w:r w:rsidRPr="0041171C">
        <w:t xml:space="preserve"> or</w:t>
      </w:r>
      <w:r w:rsidR="00371AA0">
        <w:t xml:space="preserve"> during the 72 hours immediately following the closure of a commercial sablefish fishery in that subdistrict unless the vessel or CFEC permit holder is not registered for the commercial sablefish fishery in that subdistrict</w:t>
      </w:r>
      <w:r w:rsidR="00601E2A">
        <w:t>;</w:t>
      </w:r>
      <w:r w:rsidR="00371AA0">
        <w:t xml:space="preserve"> the vessel or CFEC permit holder has harvested their EQS and at least 72 hours have passed since the commercially harvested sablefish were offloaded from the vessel</w:t>
      </w:r>
      <w:r w:rsidR="00601E2A">
        <w:t>;</w:t>
      </w:r>
      <w:r w:rsidR="00371AA0">
        <w:t xml:space="preserve"> commercial fishing gear used in</w:t>
      </w:r>
      <w:r w:rsidR="00740CF2">
        <w:t xml:space="preserve"> the</w:t>
      </w:r>
      <w:r w:rsidR="00371AA0">
        <w:t xml:space="preserve"> commercial fishery by the vessel or the CFEC permit holder onboard a vessel has been removed from the water for at least 72 hours</w:t>
      </w:r>
      <w:r w:rsidR="00601E2A">
        <w:t>;</w:t>
      </w:r>
      <w:r w:rsidR="00371AA0">
        <w:t xml:space="preserve"> or at least 72 </w:t>
      </w:r>
      <w:r w:rsidR="00506CDF">
        <w:t>hours have passed since the vessel owner, or owner’s agent, has contacted a local representative of the department and requested that the department cancel the vessel’s commercial sablefish registration, and the department has canceled the vessel’s commercial sablefish registration [5</w:t>
      </w:r>
      <w:r w:rsidR="00787461">
        <w:t xml:space="preserve"> </w:t>
      </w:r>
      <w:r w:rsidR="00506CDF">
        <w:t xml:space="preserve">AAC 28.180 (b)]. </w:t>
      </w:r>
    </w:p>
    <w:p w14:paraId="069AF8CB" w14:textId="4E5543B5" w:rsidR="00C64739" w:rsidRPr="004636D3" w:rsidRDefault="00A311C6" w:rsidP="00371AA0">
      <w:pPr>
        <w:pStyle w:val="Heading1"/>
      </w:pPr>
      <w:bookmarkStart w:id="75" w:name="_Toc44415318"/>
      <w:bookmarkStart w:id="76" w:name="_Toc79673328"/>
      <w:bookmarkStart w:id="77" w:name="_Toc204677373"/>
      <w:bookmarkStart w:id="78" w:name="_Hlk43447811"/>
      <w:r w:rsidRPr="004636D3">
        <w:rPr>
          <w:caps w:val="0"/>
        </w:rPr>
        <w:lastRenderedPageBreak/>
        <w:t>202</w:t>
      </w:r>
      <w:r w:rsidR="00004B18">
        <w:rPr>
          <w:caps w:val="0"/>
        </w:rPr>
        <w:t>5</w:t>
      </w:r>
      <w:r w:rsidRPr="004636D3">
        <w:rPr>
          <w:caps w:val="0"/>
        </w:rPr>
        <w:t xml:space="preserve"> SABLEFISH STOCK ASSESSMENT AND 202</w:t>
      </w:r>
      <w:r w:rsidR="00004B18">
        <w:rPr>
          <w:caps w:val="0"/>
        </w:rPr>
        <w:t>6</w:t>
      </w:r>
      <w:r w:rsidRPr="004636D3">
        <w:rPr>
          <w:caps w:val="0"/>
        </w:rPr>
        <w:t xml:space="preserve"> RECOMMENDED ABC</w:t>
      </w:r>
      <w:bookmarkEnd w:id="75"/>
      <w:bookmarkEnd w:id="76"/>
      <w:bookmarkEnd w:id="77"/>
    </w:p>
    <w:bookmarkEnd w:id="78"/>
    <w:p w14:paraId="12D2F590" w14:textId="77777777" w:rsidR="0041171C" w:rsidRPr="0041171C" w:rsidRDefault="0041171C" w:rsidP="008F2A7B">
      <w:r w:rsidRPr="0041171C">
        <w:t>Sablefish are a highly migratory, long-lived species broadly distributed in the North Pacific Ocean. Although research to date suggests that sablefish comprise a single, panmictic population, they are managed as separate stocks in Alaska state and federal waters, British Columbia, and in state and federal waters off the U.S. west coast. After three decades of declining or suppressed spawning stock biomass in the North Pacific, persistent high catch rates of small sablefish in recent years across multiple surveys and fisheries signal strong recruitment and increasing trends for the stock (Goethel et al. 2022; Goethel and Cheng 2024).</w:t>
      </w:r>
    </w:p>
    <w:p w14:paraId="42234C63" w14:textId="14F9D2A2" w:rsidR="0041171C" w:rsidRPr="0041171C" w:rsidRDefault="0041171C" w:rsidP="008F2A7B">
      <w:r w:rsidRPr="0041171C">
        <w:t xml:space="preserve">Despite these positive population trends, </w:t>
      </w:r>
      <w:r w:rsidR="00601E2A">
        <w:t>ADF&amp;G</w:t>
      </w:r>
      <w:r w:rsidR="00601E2A" w:rsidRPr="0041171C">
        <w:t xml:space="preserve"> </w:t>
      </w:r>
      <w:r w:rsidRPr="0041171C">
        <w:t>continue</w:t>
      </w:r>
      <w:r w:rsidR="00601E2A">
        <w:t>s</w:t>
      </w:r>
      <w:r w:rsidRPr="0041171C">
        <w:t xml:space="preserve"> to </w:t>
      </w:r>
      <w:r w:rsidR="00601E2A">
        <w:t>follow</w:t>
      </w:r>
      <w:r w:rsidR="00601E2A" w:rsidRPr="0041171C">
        <w:t xml:space="preserve"> </w:t>
      </w:r>
      <w:r w:rsidRPr="0041171C">
        <w:t xml:space="preserve">a precautionary approach to setting harvest limits. The target fishing mortality rate of </w:t>
      </w:r>
      <w:r w:rsidRPr="0041171C">
        <w:rPr>
          <w:i/>
          <w:iCs/>
        </w:rPr>
        <w:t>F</w:t>
      </w:r>
      <w:r w:rsidRPr="0041171C">
        <w:rPr>
          <w:i/>
          <w:iCs/>
          <w:vertAlign w:val="subscript"/>
        </w:rPr>
        <w:t>50</w:t>
      </w:r>
      <w:r w:rsidRPr="0041171C">
        <w:t>, which defines the maximum ABC, is based on female spawning stock biomass and does not take into account the relative economic value of sablefish. Because sablefish begin contributing to the spawning stock biomass as young as age 3, ABCs can increase quickly even if average fish size is small. These small sablefish are worth significantly less per pound, making them subject to high release rates in the NSEI where fishery releases are legal. Taken together, steep annual increases in ABCs in response to large recruitment events can result in low fishery value, and the unobserved fishery releases introduce an uncertain source of mortality into the stock assessment. As the 2013</w:t>
      </w:r>
      <w:r w:rsidR="00004B18">
        <w:t xml:space="preserve"> </w:t>
      </w:r>
      <w:r w:rsidR="00601E2A">
        <w:t>–</w:t>
      </w:r>
      <w:r w:rsidR="00004B18">
        <w:t xml:space="preserve"> </w:t>
      </w:r>
      <w:r w:rsidR="00004B18" w:rsidRPr="0041171C">
        <w:t>202</w:t>
      </w:r>
      <w:r w:rsidR="00D35A3D">
        <w:t>1</w:t>
      </w:r>
      <w:r w:rsidR="00004B18" w:rsidRPr="0041171C">
        <w:t>-year</w:t>
      </w:r>
      <w:r w:rsidRPr="0041171C">
        <w:t xml:space="preserve"> classes mature, these strong recruitment events are beginning to translate into higher harvests (</w:t>
      </w:r>
      <w:r w:rsidR="00004B18">
        <w:fldChar w:fldCharType="begin"/>
      </w:r>
      <w:r w:rsidR="00004B18">
        <w:instrText xml:space="preserve"> REF _Ref224113043 \h </w:instrText>
      </w:r>
      <w:r w:rsidR="00004B18">
        <w:fldChar w:fldCharType="separate"/>
      </w:r>
      <w:r w:rsidR="00004B18" w:rsidRPr="005D1E1A">
        <w:t xml:space="preserve">Table </w:t>
      </w:r>
      <w:r w:rsidR="00004B18">
        <w:rPr>
          <w:noProof/>
        </w:rPr>
        <w:t>2</w:t>
      </w:r>
      <w:r w:rsidR="00004B18">
        <w:fldChar w:fldCharType="end"/>
      </w:r>
      <w:r w:rsidR="0062400A">
        <w:t>,</w:t>
      </w:r>
      <w:r w:rsidRPr="0041171C">
        <w:t xml:space="preserve"> </w:t>
      </w:r>
      <w:r w:rsidR="00004B18">
        <w:fldChar w:fldCharType="begin"/>
      </w:r>
      <w:r w:rsidR="00004B18">
        <w:instrText xml:space="preserve"> REF _Ref224112981 \h </w:instrText>
      </w:r>
      <w:r w:rsidR="00004B18">
        <w:fldChar w:fldCharType="separate"/>
      </w:r>
      <w:r w:rsidR="00004B18" w:rsidRPr="004636D3">
        <w:t xml:space="preserve">Figure </w:t>
      </w:r>
      <w:r w:rsidR="00004B18">
        <w:rPr>
          <w:noProof/>
        </w:rPr>
        <w:t>2</w:t>
      </w:r>
      <w:r w:rsidR="00004B18">
        <w:fldChar w:fldCharType="end"/>
      </w:r>
      <w:r w:rsidRPr="0041171C">
        <w:t xml:space="preserve">). As fish </w:t>
      </w:r>
      <w:r w:rsidR="0062400A" w:rsidRPr="0041171C">
        <w:t>grow from these strong years</w:t>
      </w:r>
      <w:r w:rsidRPr="0041171C">
        <w:t>, they are more likely to be retained and sold. Similarly, as these fish mature, they are increasing the size of the spawning biomass. However, as these fish approach full maturity,</w:t>
      </w:r>
      <w:r w:rsidR="004D09A4">
        <w:t xml:space="preserve"> biomass will likely peak and begin to decline as continued maturation and </w:t>
      </w:r>
      <w:r w:rsidRPr="0041171C">
        <w:t>growth of these strong year classes is counteracted by cumulative mortality.</w:t>
      </w:r>
    </w:p>
    <w:p w14:paraId="6633CC19" w14:textId="469AE10C" w:rsidR="0041171C" w:rsidRPr="0041171C" w:rsidRDefault="0041171C" w:rsidP="008F2A7B">
      <w:pPr>
        <w:autoSpaceDE w:val="0"/>
        <w:autoSpaceDN w:val="0"/>
        <w:adjustRightInd w:val="0"/>
      </w:pPr>
      <w:r w:rsidRPr="0041171C">
        <w:t xml:space="preserve">In response to concerns about release practices, a max 15% change </w:t>
      </w:r>
      <w:r w:rsidR="0070535F">
        <w:t xml:space="preserve">in ABC </w:t>
      </w:r>
      <w:r w:rsidRPr="0041171C">
        <w:t xml:space="preserve">management procedure was introduced in 2020; this </w:t>
      </w:r>
      <w:r w:rsidR="0062400A">
        <w:t xml:space="preserve">limit </w:t>
      </w:r>
      <w:r w:rsidRPr="0041171C">
        <w:t xml:space="preserve">constrains the recommended ABC to a 15% annual maximum change. This management procedure was well-received during </w:t>
      </w:r>
      <w:r w:rsidR="00290253">
        <w:t>2</w:t>
      </w:r>
      <w:r w:rsidRPr="0041171C">
        <w:t xml:space="preserve"> stakeholder and industry meetings in April 2020 and 2021</w:t>
      </w:r>
      <w:r w:rsidR="0062400A">
        <w:t>,</w:t>
      </w:r>
      <w:r w:rsidRPr="0041171C">
        <w:t xml:space="preserve"> </w:t>
      </w:r>
      <w:r w:rsidR="0070535F">
        <w:t>showing support</w:t>
      </w:r>
      <w:r w:rsidRPr="0041171C">
        <w:t xml:space="preserve"> </w:t>
      </w:r>
      <w:r w:rsidR="0070535F">
        <w:t>from</w:t>
      </w:r>
      <w:r w:rsidRPr="0041171C">
        <w:t xml:space="preserve"> the fleet. Th</w:t>
      </w:r>
      <w:r w:rsidR="0070535F">
        <w:t xml:space="preserve">is </w:t>
      </w:r>
      <w:r w:rsidRPr="0041171C">
        <w:t>management procedure has been shown to increase fishery stability, maximize catch, and successfully achieve biological goals in long-term simulations conducted by the IPHC</w:t>
      </w:r>
      <w:r w:rsidR="0062400A">
        <w:t>.</w:t>
      </w:r>
      <w:r w:rsidR="0062400A">
        <w:rPr>
          <w:rStyle w:val="FootnoteReference"/>
        </w:rPr>
        <w:footnoteReference w:id="2"/>
      </w:r>
      <w:r w:rsidRPr="0041171C">
        <w:t xml:space="preserve"> The current NSEI harvest policy continues to define maximum permissible ABCs at </w:t>
      </w:r>
      <m:oMath>
        <m:sSub>
          <m:sSubPr>
            <m:ctrlPr>
              <w:rPr>
                <w:rFonts w:ascii="Cambria Math" w:hAnsi="Cambria Math"/>
              </w:rPr>
            </m:ctrlPr>
          </m:sSubPr>
          <m:e>
            <m:r>
              <w:rPr>
                <w:rFonts w:ascii="Cambria Math" w:hAnsi="Cambria Math"/>
              </w:rPr>
              <m:t>F</m:t>
            </m:r>
          </m:e>
          <m:sub>
            <m:r>
              <w:rPr>
                <w:rFonts w:ascii="Cambria Math" w:hAnsi="Cambria Math"/>
              </w:rPr>
              <m:t>50</m:t>
            </m:r>
          </m:sub>
        </m:sSub>
      </m:oMath>
      <w:r w:rsidRPr="0041171C">
        <w:t>, and recommended ABCs will be constrained to a maximum 15% change between years.</w:t>
      </w:r>
    </w:p>
    <w:p w14:paraId="6C29DB22" w14:textId="4ED33491" w:rsidR="0041171C" w:rsidRPr="0041171C" w:rsidRDefault="0041171C" w:rsidP="008F2A7B">
      <w:pPr>
        <w:autoSpaceDE w:val="0"/>
        <w:autoSpaceDN w:val="0"/>
        <w:adjustRightInd w:val="0"/>
      </w:pPr>
      <w:r w:rsidRPr="0041171C">
        <w:t xml:space="preserve">In 2020, </w:t>
      </w:r>
      <w:r w:rsidR="00E11E38">
        <w:t>the previous authors of th</w:t>
      </w:r>
      <w:r w:rsidR="00A372BB">
        <w:t>e NSEI stock</w:t>
      </w:r>
      <w:r w:rsidR="00E11E38">
        <w:t xml:space="preserve"> assessment</w:t>
      </w:r>
      <w:r w:rsidRPr="0041171C">
        <w:t xml:space="preserve"> implemented an integrated statistical catch-at-age (SCAA) model for the NSEI stock, which had been in development for several years (Sullivan et al. 2020). The SCAA model is structured similarly to the federal sablefish model (Goethel et al. 2022) and allows for the estimation of recruitment, spawning stock biomass, and abundance. The model configuration for 202</w:t>
      </w:r>
      <w:r w:rsidR="00D35A3D">
        <w:t>6</w:t>
      </w:r>
      <w:r w:rsidRPr="0041171C">
        <w:t xml:space="preserve"> is similar to </w:t>
      </w:r>
      <w:r w:rsidR="00607D03">
        <w:t xml:space="preserve">that of </w:t>
      </w:r>
      <w:r w:rsidRPr="0041171C">
        <w:t>the 202</w:t>
      </w:r>
      <w:r w:rsidR="00D35A3D">
        <w:t>4</w:t>
      </w:r>
      <w:r w:rsidRPr="0041171C">
        <w:t xml:space="preserve"> model</w:t>
      </w:r>
      <w:r w:rsidR="00D35A3D">
        <w:t>, however estimates are not directly comparable to past assessments as errors (</w:t>
      </w:r>
      <w:r w:rsidR="00D35A3D" w:rsidRPr="00D35A3D">
        <w:rPr>
          <w:highlight w:val="yellow"/>
        </w:rPr>
        <w:t>see section XX</w:t>
      </w:r>
      <w:r w:rsidR="00D35A3D">
        <w:t>) were discovered in the model code pertaining to the application of the retention probability that fish are retained</w:t>
      </w:r>
      <w:r w:rsidRPr="0041171C">
        <w:t>.</w:t>
      </w:r>
      <w:r w:rsidR="00D35A3D">
        <w:t xml:space="preserve"> The corrected model indicates that the total abundance is lower than previously estimated, but that the stock can sustain a higher level of fishing, resulting in a larger ABC than in previous years (</w:t>
      </w:r>
      <w:r w:rsidR="00D35A3D">
        <w:fldChar w:fldCharType="begin"/>
      </w:r>
      <w:r w:rsidR="00D35A3D">
        <w:instrText xml:space="preserve"> REF _Ref224113248 \h </w:instrText>
      </w:r>
      <w:r w:rsidR="00D35A3D">
        <w:fldChar w:fldCharType="separate"/>
      </w:r>
      <w:r w:rsidR="00D35A3D" w:rsidRPr="004636D3">
        <w:rPr>
          <w:szCs w:val="22"/>
        </w:rPr>
        <w:t xml:space="preserve">Table </w:t>
      </w:r>
      <w:r w:rsidR="00D35A3D">
        <w:rPr>
          <w:noProof/>
          <w:szCs w:val="22"/>
        </w:rPr>
        <w:t>1</w:t>
      </w:r>
      <w:r w:rsidR="00D35A3D">
        <w:fldChar w:fldCharType="end"/>
      </w:r>
      <w:r w:rsidR="00D35A3D">
        <w:t>).</w:t>
      </w:r>
    </w:p>
    <w:p w14:paraId="1E5EED0F" w14:textId="13BBB7C6" w:rsidR="00FA4444" w:rsidRPr="004636D3" w:rsidRDefault="0041171C" w:rsidP="008F2A7B">
      <w:pPr>
        <w:autoSpaceDE w:val="0"/>
        <w:autoSpaceDN w:val="0"/>
        <w:adjustRightInd w:val="0"/>
      </w:pPr>
      <w:r w:rsidRPr="00F339C5">
        <w:lastRenderedPageBreak/>
        <w:t xml:space="preserve">The SCAA model results in a maximum permissible ABC of </w:t>
      </w:r>
      <w:r w:rsidR="00D35A3D" w:rsidRPr="00F339C5">
        <w:t>3,150,994</w:t>
      </w:r>
      <w:r w:rsidRPr="00F339C5">
        <w:t xml:space="preserve"> round lb</w:t>
      </w:r>
      <w:r w:rsidR="00D35A3D" w:rsidRPr="00F339C5">
        <w:t>s.</w:t>
      </w:r>
      <w:r w:rsidRPr="00F339C5">
        <w:t xml:space="preserve"> at a target fully selected fishing morality of </w:t>
      </w:r>
      <m:oMath>
        <m:sSub>
          <m:sSubPr>
            <m:ctrlPr>
              <w:rPr>
                <w:rFonts w:ascii="Cambria Math" w:hAnsi="Cambria Math"/>
              </w:rPr>
            </m:ctrlPr>
          </m:sSubPr>
          <m:e>
            <m:r>
              <w:rPr>
                <w:rFonts w:ascii="Cambria Math" w:hAnsi="Cambria Math"/>
              </w:rPr>
              <m:t>F</m:t>
            </m:r>
          </m:e>
          <m:sub>
            <m:r>
              <w:rPr>
                <w:rFonts w:ascii="Cambria Math" w:hAnsi="Cambria Math"/>
              </w:rPr>
              <m:t>50</m:t>
            </m:r>
          </m:sub>
        </m:sSub>
      </m:oMath>
      <w:r w:rsidRPr="00F339C5">
        <w:t xml:space="preserve"> (</w:t>
      </w:r>
      <w:r w:rsidR="00D35A3D" w:rsidRPr="00F339C5">
        <w:fldChar w:fldCharType="begin"/>
      </w:r>
      <w:r w:rsidR="00D35A3D" w:rsidRPr="00F339C5">
        <w:instrText xml:space="preserve"> REF _Ref224113248 \h </w:instrText>
      </w:r>
      <w:r w:rsidR="00F339C5" w:rsidRPr="00F339C5">
        <w:instrText xml:space="preserve"> \* MERGEFORMAT </w:instrText>
      </w:r>
      <w:r w:rsidR="00D35A3D" w:rsidRPr="00F339C5">
        <w:fldChar w:fldCharType="separate"/>
      </w:r>
      <w:r w:rsidR="00D35A3D" w:rsidRPr="00F339C5">
        <w:rPr>
          <w:szCs w:val="22"/>
        </w:rPr>
        <w:t xml:space="preserve">Table </w:t>
      </w:r>
      <w:r w:rsidR="00D35A3D" w:rsidRPr="00F339C5">
        <w:rPr>
          <w:noProof/>
          <w:szCs w:val="22"/>
        </w:rPr>
        <w:t>1</w:t>
      </w:r>
      <w:r w:rsidR="00D35A3D" w:rsidRPr="00F339C5">
        <w:fldChar w:fldCharType="end"/>
      </w:r>
      <w:r w:rsidRPr="00F339C5">
        <w:t xml:space="preserve">). This is a </w:t>
      </w:r>
      <w:r w:rsidR="00D35A3D" w:rsidRPr="00F339C5">
        <w:t>1,051,099</w:t>
      </w:r>
      <w:r w:rsidRPr="00F339C5">
        <w:t xml:space="preserve"> </w:t>
      </w:r>
      <w:r w:rsidR="00D35A3D" w:rsidRPr="00F339C5">
        <w:t>lb.</w:t>
      </w:r>
      <w:r w:rsidRPr="00F339C5">
        <w:t xml:space="preserve"> increase (5</w:t>
      </w:r>
      <w:r w:rsidR="00D35A3D" w:rsidRPr="00F339C5">
        <w:t>0.1</w:t>
      </w:r>
      <w:r w:rsidRPr="00F339C5">
        <w:t>%) from the 202</w:t>
      </w:r>
      <w:r w:rsidR="00D35A3D" w:rsidRPr="00F339C5">
        <w:t>5</w:t>
      </w:r>
      <w:r w:rsidRPr="00F339C5">
        <w:t xml:space="preserve"> ABC of </w:t>
      </w:r>
      <w:r w:rsidR="00D35A3D" w:rsidRPr="00F339C5">
        <w:t>2,099,895</w:t>
      </w:r>
      <w:r w:rsidRPr="00F339C5">
        <w:t xml:space="preserve"> round lb. Under the max 15% change management procedure</w:t>
      </w:r>
      <w:r w:rsidR="0062400A" w:rsidRPr="00F339C5">
        <w:t>—</w:t>
      </w:r>
      <w:r w:rsidRPr="00F339C5">
        <w:t xml:space="preserve">given the 2024 recommended ABC of </w:t>
      </w:r>
      <w:r w:rsidR="00F339C5" w:rsidRPr="00F339C5">
        <w:t xml:space="preserve">2,080,436 </w:t>
      </w:r>
      <w:r w:rsidRPr="00F339C5">
        <w:t>round lb</w:t>
      </w:r>
      <w:r w:rsidR="00BB266E" w:rsidRPr="00F339C5">
        <w:t>—</w:t>
      </w:r>
      <w:r w:rsidRPr="00F339C5">
        <w:t xml:space="preserve">the recommended 2025 ABC is limited to </w:t>
      </w:r>
      <w:r w:rsidR="00D35A3D" w:rsidRPr="00F339C5">
        <w:t>2,392,501</w:t>
      </w:r>
      <w:r w:rsidR="00D35A3D" w:rsidRPr="00F339C5">
        <w:t xml:space="preserve"> </w:t>
      </w:r>
      <w:r w:rsidRPr="00F339C5">
        <w:t xml:space="preserve">round lb. To account for legal releases of small sablefish in NSEI, fixed retention probabilities and an assumed discard mortality of 16% were incorporated directly into the SCAA model following Sullivan et al. (2019). The mortality from fishery releases under </w:t>
      </w:r>
      <m:oMath>
        <m:sSub>
          <m:sSubPr>
            <m:ctrlPr>
              <w:rPr>
                <w:rFonts w:ascii="Cambria Math" w:hAnsi="Cambria Math"/>
              </w:rPr>
            </m:ctrlPr>
          </m:sSubPr>
          <m:e>
            <m:r>
              <w:rPr>
                <w:rFonts w:ascii="Cambria Math" w:hAnsi="Cambria Math"/>
              </w:rPr>
              <m:t>F</m:t>
            </m:r>
          </m:e>
          <m:sub>
            <m:r>
              <w:rPr>
                <w:rFonts w:ascii="Cambria Math" w:hAnsi="Cambria Math"/>
              </w:rPr>
              <m:t>50</m:t>
            </m:r>
          </m:sub>
        </m:sSub>
      </m:oMath>
      <w:r w:rsidRPr="00F339C5">
        <w:t xml:space="preserve"> is estimated to be </w:t>
      </w:r>
      <w:r w:rsidR="00F339C5" w:rsidRPr="00F339C5">
        <w:t>178,603</w:t>
      </w:r>
      <w:r w:rsidR="00F339C5" w:rsidRPr="00F339C5">
        <w:t xml:space="preserve"> lb.</w:t>
      </w:r>
      <w:r w:rsidRPr="00F339C5">
        <w:t xml:space="preserve"> and is incorporated directly into the max ABC calculation (see section titled </w:t>
      </w:r>
      <w:r w:rsidRPr="00F339C5">
        <w:rPr>
          <w:i/>
          <w:iCs/>
        </w:rPr>
        <w:t>ABC Recommendations</w:t>
      </w:r>
      <w:r w:rsidRPr="00F339C5">
        <w:t xml:space="preserve"> for more information).</w:t>
      </w:r>
    </w:p>
    <w:p w14:paraId="24170694" w14:textId="77777777" w:rsidR="0041171C" w:rsidRPr="0041171C" w:rsidRDefault="0041171C" w:rsidP="008F2A7B">
      <w:pPr>
        <w:pStyle w:val="BodyText"/>
        <w:rPr>
          <w:sz w:val="24"/>
          <w:szCs w:val="28"/>
        </w:rPr>
      </w:pPr>
      <w:bookmarkStart w:id="79" w:name="_Toc79673329"/>
      <w:r w:rsidRPr="0041171C">
        <w:rPr>
          <w:sz w:val="24"/>
          <w:szCs w:val="28"/>
        </w:rPr>
        <w:t>The following are notable results from the SCAA model and reflect potential conservation or assessment concerns for this stock:</w:t>
      </w:r>
    </w:p>
    <w:p w14:paraId="226429B1" w14:textId="4EEB725B" w:rsidR="0041171C" w:rsidRDefault="0041171C" w:rsidP="00804582">
      <w:pPr>
        <w:numPr>
          <w:ilvl w:val="0"/>
          <w:numId w:val="8"/>
        </w:numPr>
        <w:spacing w:after="200"/>
      </w:pPr>
      <w:r>
        <w:t>202</w:t>
      </w:r>
      <w:r w:rsidR="004234C5">
        <w:t>5</w:t>
      </w:r>
      <w:r>
        <w:t xml:space="preserve"> was the </w:t>
      </w:r>
      <w:r w:rsidR="006244A0">
        <w:t>4th</w:t>
      </w:r>
      <w:r>
        <w:t xml:space="preserve"> full season </w:t>
      </w:r>
      <w:r w:rsidR="004E0404">
        <w:t xml:space="preserve">in which </w:t>
      </w:r>
      <w:r>
        <w:t xml:space="preserve">pot gear was permitted, and participation in the pot fishery </w:t>
      </w:r>
      <w:r w:rsidR="00CA3AB6">
        <w:t>increased</w:t>
      </w:r>
      <w:r w:rsidR="006244A0">
        <w:t xml:space="preserve"> from 18.1% (2022) to 37.6%</w:t>
      </w:r>
      <w:r>
        <w:t xml:space="preserve"> </w:t>
      </w:r>
      <w:r w:rsidR="006244A0">
        <w:t>of the landed catch</w:t>
      </w:r>
      <w:r w:rsidR="00CA3AB6">
        <w:t xml:space="preserve"> in 2025; a 6.5% increase from 2024</w:t>
      </w:r>
      <w:r w:rsidR="006244A0">
        <w:t xml:space="preserve"> </w:t>
      </w:r>
      <w:r>
        <w:t>(Figure 2</w:t>
      </w:r>
      <w:r w:rsidR="00CA3AB6">
        <w:t>)</w:t>
      </w:r>
      <w:r>
        <w:t>. As in the 202</w:t>
      </w:r>
      <w:r w:rsidR="00CA3AB6">
        <w:t>4 and 2025</w:t>
      </w:r>
      <w:r>
        <w:t xml:space="preserve"> </w:t>
      </w:r>
      <w:r w:rsidR="00CA3AB6">
        <w:t>assessments</w:t>
      </w:r>
      <w:r>
        <w:t xml:space="preserve">, </w:t>
      </w:r>
      <w:r w:rsidR="00243579">
        <w:t>we have included</w:t>
      </w:r>
      <w:r>
        <w:t xml:space="preserve"> a </w:t>
      </w:r>
      <w:r w:rsidR="00C63F52">
        <w:t>3rd</w:t>
      </w:r>
      <w:r>
        <w:t xml:space="preserve"> time block for fishery selectivity</w:t>
      </w:r>
      <w:r w:rsidR="00243579">
        <w:t xml:space="preserve"> to account for this </w:t>
      </w:r>
      <w:r w:rsidR="0087277F">
        <w:t>gear change</w:t>
      </w:r>
      <w:r w:rsidR="00546FA1">
        <w:t xml:space="preserve"> (i.e., the period since the fishery became a mixed gear fishery)</w:t>
      </w:r>
      <w:r>
        <w:t xml:space="preserve">, but </w:t>
      </w:r>
      <w:r w:rsidR="0087277F">
        <w:t xml:space="preserve">further modifications to the assessment may be </w:t>
      </w:r>
      <w:r w:rsidR="003332F8">
        <w:t>prioritized</w:t>
      </w:r>
      <w:r>
        <w:t xml:space="preserve"> if and as the dynamics of the fishery change. For now, participation in the longline fishery remains robust and </w:t>
      </w:r>
      <w:r w:rsidR="00BB266E">
        <w:t xml:space="preserve">has </w:t>
      </w:r>
      <w:r>
        <w:t>provided adequate sample sizes for tracking CPUE trends in the longline fleet. If the pot fishery overtakes the longline fishery and participation in the longline fishery becomes limited, it may be necessary to develop a new CPUE index using methods similar to those used in the federal fishery (Cheng et al. 2023).</w:t>
      </w:r>
    </w:p>
    <w:p w14:paraId="77A0418A" w14:textId="75316D21" w:rsidR="0041171C" w:rsidRDefault="0041171C" w:rsidP="00804582">
      <w:pPr>
        <w:numPr>
          <w:ilvl w:val="0"/>
          <w:numId w:val="8"/>
        </w:numPr>
        <w:spacing w:after="200"/>
      </w:pPr>
      <w:r>
        <w:t xml:space="preserve">Stock status (i.e., where the stock is relative to its virgin state, as approximated by the </w:t>
      </w:r>
      <w:r w:rsidR="004D4A61">
        <w:t>spawning potential rati</w:t>
      </w:r>
      <w:r w:rsidR="000E759D">
        <w:t>o</w:t>
      </w:r>
      <w:r>
        <w:t xml:space="preserve"> estimate) remains uncertain and sensitive to data weighting methodology and </w:t>
      </w:r>
      <w:r w:rsidR="005408E5">
        <w:t xml:space="preserve">to </w:t>
      </w:r>
      <w:r>
        <w:t xml:space="preserve">fishery selectivity values that remain fixed to the federal assessment. The department manages the NSEI fishery for </w:t>
      </w:r>
      <m:oMath>
        <m:sSub>
          <m:sSubPr>
            <m:ctrlPr>
              <w:rPr>
                <w:rFonts w:ascii="Cambria Math" w:hAnsi="Cambria Math"/>
              </w:rPr>
            </m:ctrlPr>
          </m:sSubPr>
          <m:e>
            <m:r>
              <w:rPr>
                <w:rFonts w:ascii="Cambria Math" w:hAnsi="Cambria Math"/>
              </w:rPr>
              <m:t>F</m:t>
            </m:r>
          </m:e>
          <m:sub>
            <m:r>
              <w:rPr>
                <w:rFonts w:ascii="Cambria Math" w:hAnsi="Cambria Math"/>
              </w:rPr>
              <m:t>50</m:t>
            </m:r>
          </m:sub>
        </m:sSub>
      </m:oMath>
      <w:r>
        <w:t xml:space="preserve"> (the fishing mortality that results in a</w:t>
      </w:r>
      <w:r w:rsidR="000E759D">
        <w:t xml:space="preserve"> spawning potential ratio</w:t>
      </w:r>
      <w:r>
        <w:t xml:space="preserve"> of 50%) and changes in model structure and assumptions result in changes to where the population is relative to this target </w:t>
      </w:r>
      <w:r w:rsidR="00C54DAE">
        <w:t>(</w:t>
      </w:r>
      <w:r>
        <w:t>Figure 3</w:t>
      </w:r>
      <w:r w:rsidR="00C54DAE">
        <w:t>)</w:t>
      </w:r>
      <w:r w:rsidR="005408E5">
        <w:t>.</w:t>
      </w:r>
      <w:r>
        <w:t xml:space="preserve"> The 2024 and 2025 assessments indicate that previous assessments underestimated the magnitude of the large recruitment events in recent years, and stock status appears to be much higher than estimated in the 2022 and 2023 assessments. While the trend in the</w:t>
      </w:r>
      <w:r w:rsidR="00F339C5">
        <w:t xml:space="preserve"> NSEI</w:t>
      </w:r>
      <w:r>
        <w:t xml:space="preserve"> stock is clear, managers should be aware of the uncertainty inherent in the current operating model. The max 15% change rule helps to prevent overreaction to swings in the results of a given assessment and helps to accommodate this uncertainty. As the data weighting for this model continues to evolve to be in line with best practices, a goal remains to remove subjective assignment of variances or weighting and allow the model to estimate variance beyond that calculated from the data. Initial steps were taken to address these concerns in 2023 but require more work before they are adopted into the operating model.</w:t>
      </w:r>
    </w:p>
    <w:p w14:paraId="59FF4DF5" w14:textId="114D0724" w:rsidR="0041171C" w:rsidRDefault="0041171C" w:rsidP="00804582">
      <w:pPr>
        <w:numPr>
          <w:ilvl w:val="0"/>
          <w:numId w:val="8"/>
        </w:numPr>
        <w:spacing w:after="200"/>
      </w:pPr>
      <w:r>
        <w:t xml:space="preserve">Fit of the model to the abundance indices remains poor and reliant on the inflated variance terms assigned to fishery CPUE and </w:t>
      </w:r>
      <w:r w:rsidR="00290253">
        <w:t>mark–</w:t>
      </w:r>
      <w:r w:rsidR="005408E5">
        <w:t>recapture estimates</w:t>
      </w:r>
      <w:r>
        <w:t xml:space="preserve"> of abundance. In particular, the abundance estimates derived from the </w:t>
      </w:r>
      <w:r w:rsidR="00290253">
        <w:t>mark–</w:t>
      </w:r>
      <w:r w:rsidR="005408E5">
        <w:t>recapture assumption</w:t>
      </w:r>
      <w:r>
        <w:t xml:space="preserve"> that have underpinned the NSEI sablefish assessment since 2005 and provide scale to the population appear to underestimate abundance</w:t>
      </w:r>
      <w:r w:rsidR="00945D2F">
        <w:t xml:space="preserve"> prior to 2017</w:t>
      </w:r>
      <w:r>
        <w:t xml:space="preserve"> relative to the model estimates</w:t>
      </w:r>
      <w:r w:rsidR="00945D2F">
        <w:t xml:space="preserve"> (</w:t>
      </w:r>
      <w:r w:rsidR="00DA3556" w:rsidRPr="00DA3556">
        <w:rPr>
          <w:highlight w:val="yellow"/>
        </w:rPr>
        <w:fldChar w:fldCharType="begin"/>
      </w:r>
      <w:r w:rsidR="00DA3556" w:rsidRPr="00DA3556">
        <w:instrText xml:space="preserve"> REF _Ref224112560 \h </w:instrText>
      </w:r>
      <w:r w:rsidR="00DA3556" w:rsidRPr="00DA3556">
        <w:rPr>
          <w:highlight w:val="yellow"/>
        </w:rPr>
      </w:r>
      <w:r w:rsidR="00DA3556">
        <w:rPr>
          <w:highlight w:val="yellow"/>
        </w:rPr>
        <w:instrText xml:space="preserve"> \* MERGEFORMAT </w:instrText>
      </w:r>
      <w:r w:rsidR="00DA3556" w:rsidRPr="00DA3556">
        <w:rPr>
          <w:highlight w:val="yellow"/>
        </w:rPr>
        <w:fldChar w:fldCharType="separate"/>
      </w:r>
      <w:r w:rsidR="00DA3556" w:rsidRPr="00DA3556">
        <w:rPr>
          <w:bCs/>
          <w:iCs/>
        </w:rPr>
        <w:t xml:space="preserve">Figure </w:t>
      </w:r>
      <w:r w:rsidR="00DA3556" w:rsidRPr="00DA3556">
        <w:rPr>
          <w:bCs/>
          <w:iCs/>
          <w:noProof/>
        </w:rPr>
        <w:t>15</w:t>
      </w:r>
      <w:r w:rsidR="00DA3556" w:rsidRPr="00DA3556">
        <w:rPr>
          <w:highlight w:val="yellow"/>
        </w:rPr>
        <w:fldChar w:fldCharType="end"/>
      </w:r>
      <w:r w:rsidR="00945D2F" w:rsidRPr="00DA3556">
        <w:t>)</w:t>
      </w:r>
      <w:r w:rsidRPr="00DA3556">
        <w:t>.</w:t>
      </w:r>
      <w:r w:rsidR="00945D2F" w:rsidRPr="00DA3556">
        <w:t xml:space="preserve"> </w:t>
      </w:r>
      <w:r w:rsidR="00945D2F">
        <w:t>Though the 2026 model (v23A) estimates a smaller total population that aligns more closely with mark-recapture estimates from 2018 onward,</w:t>
      </w:r>
      <w:r w:rsidR="00945D2F">
        <w:t xml:space="preserve"> </w:t>
      </w:r>
      <w:r w:rsidR="00945D2F">
        <w:t>t</w:t>
      </w:r>
      <w:r>
        <w:t>here is</w:t>
      </w:r>
      <w:r w:rsidR="00945D2F">
        <w:t xml:space="preserve"> still</w:t>
      </w:r>
      <w:r>
        <w:t xml:space="preserve"> tension between the </w:t>
      </w:r>
      <w:r>
        <w:lastRenderedPageBreak/>
        <w:t xml:space="preserve">other data sources (age and length compositions) that force the aforementioned data weighting to keep the model tethered to those abundance estimates. A thorough review of the </w:t>
      </w:r>
      <w:r w:rsidR="00290253">
        <w:t xml:space="preserve">mark–recapture </w:t>
      </w:r>
      <w:r>
        <w:t xml:space="preserve">experiment to identify and correct biases in the estimate remains a priority for this project. Bias correction may result in better fit to the data both by correcting estimates and modifying the modeling prior (penalized likelihood) describing the relationship between actual abundance and the </w:t>
      </w:r>
      <w:r w:rsidR="00290253">
        <w:t>mark–recapture</w:t>
      </w:r>
      <w:r>
        <w:t xml:space="preserve"> estimate (currently assumed to be a 1:1 ratio).</w:t>
      </w:r>
    </w:p>
    <w:p w14:paraId="325E8F8A" w14:textId="100E5BFB" w:rsidR="0041171C" w:rsidRPr="00AA1B0E" w:rsidRDefault="0041171C" w:rsidP="00804582">
      <w:pPr>
        <w:numPr>
          <w:ilvl w:val="0"/>
          <w:numId w:val="8"/>
        </w:numPr>
        <w:spacing w:after="200"/>
      </w:pPr>
      <w:r>
        <w:t>Fixing fishery selectivity to values estimated in the federal assessment</w:t>
      </w:r>
      <w:r w:rsidR="00945D2F">
        <w:t xml:space="preserve"> continues to</w:t>
      </w:r>
      <w:r>
        <w:t xml:space="preserve"> </w:t>
      </w:r>
      <w:r w:rsidR="00945D2F">
        <w:t>be</w:t>
      </w:r>
      <w:r>
        <w:t xml:space="preserve"> a principal weakness in this model and assessment. Thus far, the model has failed to converge or reliably estimate fishery selectivity; therefore, it remains necessary to leave fishery selectivity fixed. This </w:t>
      </w:r>
      <w:r w:rsidR="005408E5">
        <w:t xml:space="preserve">failure </w:t>
      </w:r>
      <w:r>
        <w:t xml:space="preserve">is likely related to the retention curve used in the model to describe the probability that a fish is retained or released based on size. This curve is based on the price per pound given to fish graded on size and is fixed within the model with no interannual variation. Improving the model’s ability to estimate fishery selectivity may require exploration of how to model this retention curve. Ideally, the retention curve parameters could be freely estimated in the model which may be achievable using priors on those parameters. However, </w:t>
      </w:r>
      <w:r w:rsidR="00A70682">
        <w:t>before</w:t>
      </w:r>
      <w:r>
        <w:t xml:space="preserve"> attempting to estimate that curve it would be advisable to explore different retention curves that could be developed based on the length compositions of the survey and the fishery. The model and stock</w:t>
      </w:r>
      <w:r w:rsidR="009A4076">
        <w:t xml:space="preserve"> </w:t>
      </w:r>
      <w:r>
        <w:t xml:space="preserve">status estimates remain sensitive to these selectivity values and allowing the model to estimate fishery selectivity in the </w:t>
      </w:r>
      <w:r w:rsidRPr="00AA1B0E">
        <w:t xml:space="preserve">NSEI fishery </w:t>
      </w:r>
      <w:r w:rsidR="005408E5">
        <w:t>continues to be</w:t>
      </w:r>
      <w:r w:rsidR="005408E5" w:rsidRPr="00AA1B0E">
        <w:t xml:space="preserve"> </w:t>
      </w:r>
      <w:r w:rsidRPr="00AA1B0E">
        <w:t>a high priority going forward.</w:t>
      </w:r>
    </w:p>
    <w:p w14:paraId="70B56B4F" w14:textId="3FAB2D28" w:rsidR="0041171C" w:rsidRPr="00AA1B0E" w:rsidRDefault="0041171C" w:rsidP="00804582">
      <w:pPr>
        <w:numPr>
          <w:ilvl w:val="0"/>
          <w:numId w:val="8"/>
        </w:numPr>
        <w:spacing w:after="200"/>
      </w:pPr>
      <w:bookmarkStart w:id="80" w:name="_Hlk204671799"/>
      <w:r w:rsidRPr="00AA1B0E">
        <w:t xml:space="preserve">The fit of the model to age data </w:t>
      </w:r>
      <w:r w:rsidR="00696DFA">
        <w:t>continues to improve</w:t>
      </w:r>
      <w:r w:rsidR="00AE2167">
        <w:t xml:space="preserve"> r</w:t>
      </w:r>
      <w:r w:rsidRPr="00AA1B0E">
        <w:t xml:space="preserve">elative to past assessments (prior to 2024) and is the result of the model tuning that resulted in higher estimates of effective sample size than those used in past assessments (a conservative estimate derived from the square root of the raw sample size). </w:t>
      </w:r>
      <w:bookmarkEnd w:id="80"/>
      <w:r w:rsidRPr="00AA1B0E">
        <w:t>The fit is still not satisfactory</w:t>
      </w:r>
      <w:r w:rsidR="006E2B43">
        <w:t>,</w:t>
      </w:r>
      <w:r w:rsidRPr="00AA1B0E">
        <w:t xml:space="preserve"> likely </w:t>
      </w:r>
      <w:r w:rsidR="006E2B43">
        <w:t>due to the use</w:t>
      </w:r>
      <w:r w:rsidRPr="00AA1B0E">
        <w:t xml:space="preserve"> of fixed selectivity values for the fishery. More appropriate estimated selectivity curves remain a priority for addressing the fit of the age data.</w:t>
      </w:r>
    </w:p>
    <w:p w14:paraId="7AE2AF28" w14:textId="55330DC4" w:rsidR="0041171C" w:rsidRPr="008042E6" w:rsidRDefault="0041171C" w:rsidP="00804582">
      <w:pPr>
        <w:numPr>
          <w:ilvl w:val="0"/>
          <w:numId w:val="8"/>
        </w:numPr>
        <w:spacing w:after="200"/>
      </w:pPr>
      <w:r w:rsidRPr="008042E6">
        <w:t>Similarly, while the fit</w:t>
      </w:r>
      <w:r w:rsidR="00080A61" w:rsidRPr="008042E6">
        <w:t xml:space="preserve"> </w:t>
      </w:r>
      <w:r w:rsidRPr="008042E6">
        <w:t xml:space="preserve">to length data </w:t>
      </w:r>
      <w:r w:rsidR="00080A61" w:rsidRPr="008042E6">
        <w:t>has</w:t>
      </w:r>
      <w:r w:rsidRPr="008042E6">
        <w:t xml:space="preserve"> also improved relative to 2023 and earlier, it is far from desirable</w:t>
      </w:r>
      <w:r w:rsidR="008042E6" w:rsidRPr="008042E6">
        <w:t xml:space="preserve"> (</w:t>
      </w:r>
      <w:r w:rsidR="008042E6" w:rsidRPr="008042E6">
        <w:fldChar w:fldCharType="begin"/>
      </w:r>
      <w:r w:rsidR="008042E6" w:rsidRPr="008042E6">
        <w:instrText xml:space="preserve"> REF _Ref224116267 \h </w:instrText>
      </w:r>
      <w:r w:rsidR="008042E6" w:rsidRPr="008042E6">
        <w:instrText xml:space="preserve"> \* MERGEFORMAT </w:instrText>
      </w:r>
      <w:r w:rsidR="008042E6" w:rsidRPr="008042E6">
        <w:fldChar w:fldCharType="separate"/>
      </w:r>
      <w:r w:rsidR="008042E6" w:rsidRPr="008042E6">
        <w:rPr>
          <w:rFonts w:eastAsia="Cambria"/>
          <w:szCs w:val="22"/>
        </w:rPr>
        <w:t xml:space="preserve">Figures </w:t>
      </w:r>
      <w:r w:rsidR="008042E6" w:rsidRPr="008042E6">
        <w:rPr>
          <w:rFonts w:eastAsia="Cambria"/>
          <w:noProof/>
          <w:szCs w:val="22"/>
        </w:rPr>
        <w:t>20</w:t>
      </w:r>
      <w:r w:rsidR="008042E6" w:rsidRPr="008042E6">
        <w:fldChar w:fldCharType="end"/>
      </w:r>
      <w:r w:rsidR="008042E6" w:rsidRPr="008042E6">
        <w:fldChar w:fldCharType="begin"/>
      </w:r>
      <w:r w:rsidR="008042E6" w:rsidRPr="008042E6">
        <w:instrText xml:space="preserve"> REF _Ref224116230 \h </w:instrText>
      </w:r>
      <w:r w:rsidR="008042E6" w:rsidRPr="008042E6">
        <w:instrText xml:space="preserve"> \* MERGEFORMAT </w:instrText>
      </w:r>
      <w:r w:rsidR="008042E6" w:rsidRPr="008042E6">
        <w:fldChar w:fldCharType="separate"/>
      </w:r>
      <w:r w:rsidR="008042E6" w:rsidRPr="008042E6">
        <w:rPr>
          <w:rFonts w:eastAsia="Cambria"/>
          <w:szCs w:val="22"/>
        </w:rPr>
        <w:t xml:space="preserve">, </w:t>
      </w:r>
      <w:r w:rsidR="008042E6" w:rsidRPr="008042E6">
        <w:rPr>
          <w:rFonts w:eastAsia="Cambria"/>
          <w:noProof/>
          <w:szCs w:val="22"/>
        </w:rPr>
        <w:t>21</w:t>
      </w:r>
      <w:r w:rsidR="008042E6" w:rsidRPr="008042E6">
        <w:fldChar w:fldCharType="end"/>
      </w:r>
      <w:r w:rsidR="008042E6" w:rsidRPr="008042E6">
        <w:fldChar w:fldCharType="begin"/>
      </w:r>
      <w:r w:rsidR="008042E6" w:rsidRPr="008042E6">
        <w:instrText xml:space="preserve"> REF _Ref224116233 \h </w:instrText>
      </w:r>
      <w:r w:rsidR="008042E6" w:rsidRPr="008042E6">
        <w:instrText xml:space="preserve"> \* MERGEFORMAT </w:instrText>
      </w:r>
      <w:r w:rsidR="008042E6" w:rsidRPr="008042E6">
        <w:fldChar w:fldCharType="separate"/>
      </w:r>
      <w:r w:rsidR="008042E6" w:rsidRPr="008042E6">
        <w:rPr>
          <w:rFonts w:eastAsia="Cambria"/>
        </w:rPr>
        <w:t xml:space="preserve">, </w:t>
      </w:r>
      <w:r w:rsidR="008042E6" w:rsidRPr="008042E6">
        <w:rPr>
          <w:rFonts w:eastAsia="Cambria"/>
          <w:noProof/>
        </w:rPr>
        <w:t>22</w:t>
      </w:r>
      <w:r w:rsidR="008042E6" w:rsidRPr="008042E6">
        <w:fldChar w:fldCharType="end"/>
      </w:r>
      <w:r w:rsidR="008042E6" w:rsidRPr="008042E6">
        <w:fldChar w:fldCharType="begin"/>
      </w:r>
      <w:r w:rsidR="008042E6" w:rsidRPr="008042E6">
        <w:instrText xml:space="preserve"> REF _Ref224116287 \h </w:instrText>
      </w:r>
      <w:r w:rsidR="008042E6" w:rsidRPr="008042E6">
        <w:instrText xml:space="preserve"> \* MERGEFORMAT </w:instrText>
      </w:r>
      <w:r w:rsidR="008042E6" w:rsidRPr="008042E6">
        <w:fldChar w:fldCharType="separate"/>
      </w:r>
      <w:r w:rsidR="008042E6" w:rsidRPr="008042E6">
        <w:rPr>
          <w:rFonts w:eastAsia="Cambria"/>
        </w:rPr>
        <w:t xml:space="preserve">, and </w:t>
      </w:r>
      <w:r w:rsidR="008042E6" w:rsidRPr="008042E6">
        <w:rPr>
          <w:rFonts w:eastAsia="Cambria"/>
          <w:noProof/>
        </w:rPr>
        <w:t>23</w:t>
      </w:r>
      <w:r w:rsidR="008042E6" w:rsidRPr="008042E6">
        <w:fldChar w:fldCharType="end"/>
      </w:r>
      <w:r w:rsidR="008042E6" w:rsidRPr="008042E6">
        <w:t>)</w:t>
      </w:r>
      <w:r w:rsidRPr="008042E6">
        <w:t>; there is a consistent pattern in the residuals whereby mid-size fish are underestimated and larger fish are overestimated in the model</w:t>
      </w:r>
      <w:r w:rsidR="008042E6" w:rsidRPr="008042E6">
        <w:t xml:space="preserve"> (</w:t>
      </w:r>
      <w:r w:rsidR="008042E6" w:rsidRPr="008042E6">
        <w:fldChar w:fldCharType="begin"/>
      </w:r>
      <w:r w:rsidR="008042E6" w:rsidRPr="008042E6">
        <w:instrText xml:space="preserve"> REF _Ref224116306 \h </w:instrText>
      </w:r>
      <w:r w:rsidR="008042E6" w:rsidRPr="008042E6">
        <w:instrText xml:space="preserve"> \* MERGEFORMAT </w:instrText>
      </w:r>
      <w:r w:rsidR="008042E6" w:rsidRPr="008042E6">
        <w:fldChar w:fldCharType="separate"/>
      </w:r>
      <w:r w:rsidR="008042E6" w:rsidRPr="008042E6">
        <w:rPr>
          <w:rFonts w:eastAsia="Cambria"/>
        </w:rPr>
        <w:t xml:space="preserve">Figure </w:t>
      </w:r>
      <w:r w:rsidR="008042E6" w:rsidRPr="008042E6">
        <w:rPr>
          <w:rFonts w:eastAsia="Cambria"/>
          <w:noProof/>
        </w:rPr>
        <w:t>24</w:t>
      </w:r>
      <w:r w:rsidR="008042E6" w:rsidRPr="008042E6">
        <w:fldChar w:fldCharType="end"/>
      </w:r>
      <w:r w:rsidR="008042E6" w:rsidRPr="008042E6">
        <w:t>)</w:t>
      </w:r>
      <w:r w:rsidRPr="008042E6">
        <w:t>. In conjunction with the retrospective results</w:t>
      </w:r>
      <w:r w:rsidR="008042E6" w:rsidRPr="008042E6">
        <w:t xml:space="preserve"> (</w:t>
      </w:r>
      <w:r w:rsidR="008042E6" w:rsidRPr="008042E6">
        <w:fldChar w:fldCharType="begin"/>
      </w:r>
      <w:r w:rsidR="008042E6" w:rsidRPr="008042E6">
        <w:instrText xml:space="preserve"> REF _Ref224116194 \h </w:instrText>
      </w:r>
      <w:r w:rsidR="008042E6" w:rsidRPr="008042E6">
        <w:instrText xml:space="preserve"> \* MERGEFORMAT </w:instrText>
      </w:r>
      <w:r w:rsidR="008042E6" w:rsidRPr="008042E6">
        <w:fldChar w:fldCharType="separate"/>
      </w:r>
      <w:r w:rsidR="008042E6" w:rsidRPr="008042E6">
        <w:t xml:space="preserve">Figure </w:t>
      </w:r>
      <w:r w:rsidR="008042E6" w:rsidRPr="008042E6">
        <w:rPr>
          <w:noProof/>
        </w:rPr>
        <w:t>25</w:t>
      </w:r>
      <w:r w:rsidR="008042E6" w:rsidRPr="008042E6">
        <w:fldChar w:fldCharType="end"/>
      </w:r>
      <w:r w:rsidR="008042E6" w:rsidRPr="008042E6">
        <w:t>)</w:t>
      </w:r>
      <w:r w:rsidRPr="008042E6">
        <w:t xml:space="preserve">, this </w:t>
      </w:r>
      <w:r w:rsidR="00080A61" w:rsidRPr="008042E6">
        <w:t xml:space="preserve">pattern </w:t>
      </w:r>
      <w:r w:rsidRPr="008042E6">
        <w:t xml:space="preserve">suggests that the model may be underestimating large recruitment events. Better estimation of selectivity in both the fishery and the survey will be necessary to improve the fit </w:t>
      </w:r>
      <w:r w:rsidR="009E3863" w:rsidRPr="008042E6">
        <w:t>to</w:t>
      </w:r>
      <w:r w:rsidRPr="008042E6">
        <w:t xml:space="preserve"> length data.</w:t>
      </w:r>
    </w:p>
    <w:p w14:paraId="65667C4D" w14:textId="0A13CB56" w:rsidR="0041171C" w:rsidRPr="00F54B93" w:rsidRDefault="0041171C" w:rsidP="00804582">
      <w:pPr>
        <w:numPr>
          <w:ilvl w:val="0"/>
          <w:numId w:val="8"/>
        </w:numPr>
        <w:spacing w:after="200"/>
      </w:pPr>
      <w:r w:rsidRPr="00F54B93">
        <w:t>Recruitment of the 2013</w:t>
      </w:r>
      <w:r w:rsidR="00080A61" w:rsidRPr="00F54B93">
        <w:t>–</w:t>
      </w:r>
      <w:r w:rsidR="00F54B93" w:rsidRPr="00F54B93">
        <w:t>2022-year</w:t>
      </w:r>
      <w:r w:rsidRPr="00F54B93">
        <w:t xml:space="preserve"> classes was substantial and above the long-term average</w:t>
      </w:r>
      <w:r w:rsidR="008042E6" w:rsidRPr="00F54B93">
        <w:t xml:space="preserve"> (</w:t>
      </w:r>
      <w:r w:rsidR="008042E6" w:rsidRPr="00F54B93">
        <w:fldChar w:fldCharType="begin"/>
      </w:r>
      <w:r w:rsidR="008042E6" w:rsidRPr="00F54B93">
        <w:instrText xml:space="preserve"> REF _Ref224111751 \h </w:instrText>
      </w:r>
      <w:r w:rsidR="00F54B93" w:rsidRPr="00F54B93">
        <w:instrText xml:space="preserve"> \* MERGEFORMAT </w:instrText>
      </w:r>
      <w:r w:rsidR="008042E6" w:rsidRPr="00F54B93">
        <w:fldChar w:fldCharType="separate"/>
      </w:r>
      <w:r w:rsidR="008042E6" w:rsidRPr="00F54B93">
        <w:t xml:space="preserve">Figure </w:t>
      </w:r>
      <w:r w:rsidR="008042E6" w:rsidRPr="00F54B93">
        <w:rPr>
          <w:noProof/>
        </w:rPr>
        <w:t>16</w:t>
      </w:r>
      <w:r w:rsidR="008042E6" w:rsidRPr="00F54B93">
        <w:fldChar w:fldCharType="end"/>
      </w:r>
      <w:r w:rsidR="008042E6" w:rsidRPr="00F54B93">
        <w:t>)</w:t>
      </w:r>
      <w:r w:rsidRPr="00F54B93">
        <w:t>. These strong year classes are driving the increase in biomass that has occurred over the last several years. These recruitment events are in line with the scale of increase seen in the federal assessment. These fish are</w:t>
      </w:r>
      <w:r w:rsidR="008042E6" w:rsidRPr="00F54B93">
        <w:t xml:space="preserve"> beginning to mature but are</w:t>
      </w:r>
      <w:r w:rsidRPr="00F54B93">
        <w:t xml:space="preserve"> still not fully mature or fully grown and thus biomass </w:t>
      </w:r>
      <w:r w:rsidR="00CF34BF" w:rsidRPr="00F54B93">
        <w:t>may</w:t>
      </w:r>
      <w:r w:rsidRPr="00F54B93">
        <w:t xml:space="preserve"> continue increasing over the next several years as these fish grow and mature in the population. However, they are likely less than optimal size from a price standpoint and may still be subject to high release rates.</w:t>
      </w:r>
    </w:p>
    <w:p w14:paraId="27BB9008" w14:textId="764352E1" w:rsidR="0041171C" w:rsidRPr="001C7D08" w:rsidRDefault="0041171C" w:rsidP="00804582">
      <w:pPr>
        <w:numPr>
          <w:ilvl w:val="0"/>
          <w:numId w:val="8"/>
        </w:numPr>
        <w:spacing w:after="200"/>
      </w:pPr>
      <w:r w:rsidRPr="001C7D08">
        <w:t>Retrospective patterns in the model are</w:t>
      </w:r>
      <w:r w:rsidR="00F54B93" w:rsidRPr="001C7D08">
        <w:t xml:space="preserve"> mixed</w:t>
      </w:r>
      <w:r w:rsidRPr="001C7D08">
        <w:t xml:space="preserve">. The model demonstrates a slightly </w:t>
      </w:r>
      <w:r w:rsidR="008042E6" w:rsidRPr="001C7D08">
        <w:t>negative</w:t>
      </w:r>
      <w:r w:rsidR="00F54B93" w:rsidRPr="001C7D08">
        <w:t xml:space="preserve"> and negligible</w:t>
      </w:r>
      <w:r w:rsidRPr="001C7D08">
        <w:t xml:space="preserve"> </w:t>
      </w:r>
      <w:r w:rsidR="007D56F6" w:rsidRPr="001C7D08">
        <w:t xml:space="preserve">retrospective pattern </w:t>
      </w:r>
      <w:r w:rsidRPr="001C7D08">
        <w:t>in spawning biomass of 3%</w:t>
      </w:r>
      <w:r w:rsidR="00083C24" w:rsidRPr="001C7D08">
        <w:t xml:space="preserve"> (</w:t>
      </w:r>
      <w:r w:rsidR="00F54B93" w:rsidRPr="001C7D08">
        <w:fldChar w:fldCharType="begin"/>
      </w:r>
      <w:r w:rsidR="00F54B93" w:rsidRPr="001C7D08">
        <w:instrText xml:space="preserve"> REF _Ref224117075 \h </w:instrText>
      </w:r>
      <w:r w:rsidR="001C7D08" w:rsidRPr="001C7D08">
        <w:instrText xml:space="preserve"> \* MERGEFORMAT </w:instrText>
      </w:r>
      <w:r w:rsidR="00F54B93" w:rsidRPr="001C7D08">
        <w:fldChar w:fldCharType="separate"/>
      </w:r>
      <w:r w:rsidR="00F54B93" w:rsidRPr="001C7D08">
        <w:t xml:space="preserve">Figure </w:t>
      </w:r>
      <w:r w:rsidR="00F54B93" w:rsidRPr="001C7D08">
        <w:rPr>
          <w:noProof/>
        </w:rPr>
        <w:t>4</w:t>
      </w:r>
      <w:r w:rsidR="00F54B93" w:rsidRPr="001C7D08">
        <w:fldChar w:fldCharType="end"/>
      </w:r>
      <w:r w:rsidR="00F54B93" w:rsidRPr="001C7D08">
        <w:t>; Mohns ρ = 0.03</w:t>
      </w:r>
      <w:r w:rsidR="00083C24" w:rsidRPr="001C7D08">
        <w:t>)</w:t>
      </w:r>
      <w:r w:rsidRPr="001C7D08">
        <w:t xml:space="preserve">, </w:t>
      </w:r>
      <w:r w:rsidRPr="001C7D08">
        <w:lastRenderedPageBreak/>
        <w:t xml:space="preserve">indicating that </w:t>
      </w:r>
      <w:r w:rsidR="00F54B93" w:rsidRPr="001C7D08">
        <w:t>historical spawning biomass estimates are stable and reliable</w:t>
      </w:r>
      <w:r w:rsidRPr="001C7D08">
        <w:t xml:space="preserve">. </w:t>
      </w:r>
      <w:r w:rsidR="00F54B93" w:rsidRPr="001C7D08">
        <w:t xml:space="preserve">However, the recruitment retrospective is more concerning, with a Mohn’s </w:t>
      </w:r>
      <w:r w:rsidR="00F54B93" w:rsidRPr="001C7D08">
        <w:t>ρ</w:t>
      </w:r>
      <w:r w:rsidR="00F54B93" w:rsidRPr="001C7D08">
        <w:t xml:space="preserve"> of -0.30. This negative bias indicates that the model consistently underestimates</w:t>
      </w:r>
      <w:r w:rsidRPr="001C7D08">
        <w:t xml:space="preserve"> recruitment </w:t>
      </w:r>
      <w:r w:rsidR="00F54B93" w:rsidRPr="001C7D08">
        <w:t xml:space="preserve">particularly </w:t>
      </w:r>
      <w:r w:rsidRPr="001C7D08">
        <w:t>during periods of high recruitment. Given strong evidence that the population has experienced a recruitment boom over the last several years, it is likely that the size of those year classes is underestimated</w:t>
      </w:r>
      <w:r w:rsidR="001C7D08" w:rsidRPr="001C7D08">
        <w:t>. While the spawning biomass trajectory suggests the population is growing, the degree of underestimation in recent recruitment means that the continued population growth is probable, but that the magnitude of the increase is uncertain</w:t>
      </w:r>
      <w:r w:rsidRPr="001C7D08">
        <w:t>.</w:t>
      </w:r>
    </w:p>
    <w:p w14:paraId="50AD7D5D" w14:textId="537036C4" w:rsidR="00C64739" w:rsidRPr="004636D3" w:rsidRDefault="00304219" w:rsidP="008F2A7B">
      <w:pPr>
        <w:pStyle w:val="Heading2"/>
        <w:jc w:val="both"/>
        <w:rPr>
          <w:sz w:val="28"/>
          <w:szCs w:val="28"/>
        </w:rPr>
      </w:pPr>
      <w:bookmarkStart w:id="81" w:name="_Toc204677374"/>
      <w:r w:rsidRPr="004636D3">
        <w:rPr>
          <w:sz w:val="28"/>
          <w:szCs w:val="28"/>
        </w:rPr>
        <w:t>CHANGES TO THE 202</w:t>
      </w:r>
      <w:r w:rsidR="00BB482D">
        <w:rPr>
          <w:sz w:val="28"/>
          <w:szCs w:val="28"/>
        </w:rPr>
        <w:t>6</w:t>
      </w:r>
      <w:r w:rsidRPr="004636D3">
        <w:rPr>
          <w:sz w:val="28"/>
          <w:szCs w:val="28"/>
        </w:rPr>
        <w:t xml:space="preserve"> NSEI ASSESSMENT RELATIVE TO </w:t>
      </w:r>
      <w:bookmarkEnd w:id="79"/>
      <w:r w:rsidRPr="004636D3">
        <w:rPr>
          <w:sz w:val="28"/>
          <w:szCs w:val="28"/>
        </w:rPr>
        <w:t>202</w:t>
      </w:r>
      <w:bookmarkEnd w:id="81"/>
      <w:r w:rsidR="00BB482D">
        <w:rPr>
          <w:sz w:val="28"/>
          <w:szCs w:val="28"/>
        </w:rPr>
        <w:t>5</w:t>
      </w:r>
    </w:p>
    <w:p w14:paraId="38BFCED1" w14:textId="77777777" w:rsidR="0041171C" w:rsidRPr="0041171C" w:rsidRDefault="0041171C" w:rsidP="008F2A7B">
      <w:r w:rsidRPr="0041171C">
        <w:t>Updates to the stock assessment are listed here:</w:t>
      </w:r>
    </w:p>
    <w:p w14:paraId="66677C29" w14:textId="0C9B8C6C" w:rsidR="00594FDE" w:rsidRDefault="00594FDE" w:rsidP="00594FDE">
      <w:pPr>
        <w:pStyle w:val="ListParagraph"/>
        <w:numPr>
          <w:ilvl w:val="0"/>
          <w:numId w:val="9"/>
        </w:numPr>
      </w:pPr>
      <w:r>
        <w:t>The 2026 assessment was conducted using a modified version of model v23 (used in the 202</w:t>
      </w:r>
      <w:r>
        <w:t>2</w:t>
      </w:r>
      <w:r>
        <w:t xml:space="preserve"> – 2025 assessments). During initial model exploration, two related mathematical errors were discovered in how retention and discard mortality were implemented in the model code. </w:t>
      </w:r>
    </w:p>
    <w:p w14:paraId="16EE24AF" w14:textId="365E1BD9" w:rsidR="00594FDE" w:rsidRDefault="00C91EA8" w:rsidP="00594FDE">
      <w:pPr>
        <w:pStyle w:val="ListParagraph"/>
        <w:numPr>
          <w:ilvl w:val="1"/>
          <w:numId w:val="9"/>
        </w:numPr>
      </w:pPr>
      <w:r>
        <w:t>Previously</w:t>
      </w:r>
      <w:r w:rsidR="00594FDE">
        <w:t>, the total instantaneous fishing mortality rate included retention and discard mortality terms (</w:t>
      </w:r>
      <m:oMath>
        <m:sSub>
          <m:sSubPr>
            <m:ctrlPr>
              <w:rPr>
                <w:rFonts w:ascii="Cambria Math" w:hAnsi="Cambria Math"/>
                <w:i/>
              </w:rPr>
            </m:ctrlPr>
          </m:sSubPr>
          <m:e>
            <m:r>
              <w:rPr>
                <w:rFonts w:ascii="Cambria Math" w:hAnsi="Cambria Math"/>
              </w:rPr>
              <m:t>F</m:t>
            </m:r>
          </m:e>
          <m:sub>
            <m:r>
              <w:rPr>
                <w:rFonts w:ascii="Cambria Math" w:hAnsi="Cambria Math"/>
              </w:rPr>
              <m:t>total</m:t>
            </m:r>
          </m:sub>
        </m:sSub>
        <m:r>
          <w:rPr>
            <w:rFonts w:ascii="Cambria Math" w:hAnsi="Cambria Math"/>
          </w:rPr>
          <m:t>=F(selectivity)(Retention+Discard_mortality(1-Retention)</m:t>
        </m:r>
      </m:oMath>
      <w:r w:rsidR="00594FDE">
        <w:t>; see equation 9 in the 2025 NSEI stock assessment). However, when calculating the predicted landed catch, the retention function was applied again to this already adjusted fishing mortality, effectively applying retention twice. This double application caused the model to underestimate the predicted landed catch per fish. To match the observed catch data during likelihood evaluation, the model compensated by inflating the total abundance estimates. The same error was also present in the calculation of dead discards (wastage; equation 19) and ABC projections under F</w:t>
      </w:r>
      <w:r w:rsidR="00594FDE" w:rsidRPr="00594FDE">
        <w:rPr>
          <w:vertAlign w:val="subscript"/>
        </w:rPr>
        <w:t>50</w:t>
      </w:r>
      <w:r w:rsidR="00594FDE">
        <w:t>. To correct these errors, F was redefined as the base fishing mortality multiplied by selectivity, with retention and discard mortality applied once in the total mortality rate (</w:t>
      </w:r>
      <m:oMath>
        <m:r>
          <w:rPr>
            <w:rFonts w:ascii="Cambria Math" w:hAnsi="Cambria Math"/>
          </w:rPr>
          <m:t>Z</m:t>
        </m:r>
      </m:oMath>
      <w:r w:rsidR="00594FDE">
        <w:t>; Eq. 8). Predicted landed catch and discard mortality are now calculated using the Baranov catch equation with retention applied appropriately once (Eq. 18).</w:t>
      </w:r>
    </w:p>
    <w:p w14:paraId="49020D6A" w14:textId="77777777" w:rsidR="00594FDE" w:rsidRDefault="00594FDE" w:rsidP="00594FDE">
      <w:pPr>
        <w:pStyle w:val="ListParagraph"/>
        <w:numPr>
          <w:ilvl w:val="1"/>
          <w:numId w:val="9"/>
        </w:numPr>
      </w:pPr>
      <w:r>
        <w:t>Additionally, the spawner-per-recruit (SPR) calculation (Eq. 23 and 24) used only base fishing mortality (</w:t>
      </w:r>
      <m:oMath>
        <m:r>
          <w:rPr>
            <w:rFonts w:ascii="Cambria Math" w:hAnsi="Cambria Math"/>
          </w:rPr>
          <m:t>F=F(Selectivity)</m:t>
        </m:r>
      </m:oMath>
      <w:r>
        <w:t>) without accounting for age-specific retention or discard mortality. This caused the model to overestimate fishing mortality on young fish (which are mostly released with low mortality) and to underestimate F</w:t>
      </w:r>
      <w:r w:rsidRPr="00594FDE">
        <w:rPr>
          <w:vertAlign w:val="subscript"/>
        </w:rPr>
        <w:t>50</w:t>
      </w:r>
      <w:r>
        <w:t>. The corrected model recognizes that young fish experience lower total fishing mortality due to high discarding rates and 84% survival (discard mortality is fixed at 16%). This error was corrected by adding the retention function and discard mortality to the SPR calculations as described for the landed catch, correctly accounting for the survival of young fish to the following year.</w:t>
      </w:r>
    </w:p>
    <w:p w14:paraId="6C3B597E" w14:textId="036F3EFC" w:rsidR="00594FDE" w:rsidRDefault="00594FDE" w:rsidP="00594FDE">
      <w:pPr>
        <w:pStyle w:val="ListParagraph"/>
        <w:numPr>
          <w:ilvl w:val="1"/>
          <w:numId w:val="9"/>
        </w:numPr>
      </w:pPr>
      <w:r>
        <w:t>Given these corrections to the model, abundance estimates, F</w:t>
      </w:r>
      <w:r w:rsidRPr="00594FDE">
        <w:rPr>
          <w:vertAlign w:val="subscript"/>
        </w:rPr>
        <w:t>50</w:t>
      </w:r>
      <w:r>
        <w:t>, and ABC values from previous assessments (2021 – 2025) are not directly comparable to the values in this assessment. Historical F estimates and biomass trends show similar patterns but differ in absolute scale.</w:t>
      </w:r>
    </w:p>
    <w:p w14:paraId="639FD560" w14:textId="0EC221F6" w:rsidR="0041171C" w:rsidRPr="0041171C" w:rsidRDefault="0041171C" w:rsidP="00804582">
      <w:pPr>
        <w:numPr>
          <w:ilvl w:val="0"/>
          <w:numId w:val="9"/>
        </w:numPr>
      </w:pPr>
      <w:r w:rsidRPr="0041171C">
        <w:t xml:space="preserve">As in the </w:t>
      </w:r>
      <w:r w:rsidR="00594FDE">
        <w:t xml:space="preserve">2024 and </w:t>
      </w:r>
      <w:r w:rsidRPr="0041171C">
        <w:t>202</w:t>
      </w:r>
      <w:r w:rsidR="00BB482D">
        <w:t>5</w:t>
      </w:r>
      <w:r w:rsidRPr="0041171C">
        <w:t xml:space="preserve"> assessment, a </w:t>
      </w:r>
      <w:r w:rsidR="00C63F52">
        <w:t>3rd</w:t>
      </w:r>
      <w:r w:rsidRPr="0041171C">
        <w:t xml:space="preserve"> fixed time block was used for fishery selectivity in the SCAA model using the federal values that reflect the mixed gear fishery in federal waters (Goethel et al. 2022). A </w:t>
      </w:r>
      <w:r w:rsidR="00C63F52">
        <w:t>3rd</w:t>
      </w:r>
      <w:r w:rsidRPr="0041171C">
        <w:t xml:space="preserve"> time block was also again used for survey selectivity to </w:t>
      </w:r>
      <w:r w:rsidRPr="0041171C">
        <w:lastRenderedPageBreak/>
        <w:t>account for apparent changes associated with the large recruitment events in recent years. The time blocks were kept the same as in the previous assessment. For the survey, the time blocks were: 1975-1999 (pre-survey standardization), 2000-2016 (survey standardization), and 2017-2024 (post-large recruitment class). For the fishery, the time blocks were: 1975-1994 (pre-EQS), 1995-2021 (longline fishery), and 2022-</w:t>
      </w:r>
      <w:r w:rsidR="00297DF2" w:rsidRPr="0041171C">
        <w:t>202</w:t>
      </w:r>
      <w:r w:rsidR="00297DF2">
        <w:t>4</w:t>
      </w:r>
      <w:r w:rsidRPr="0041171C">
        <w:t xml:space="preserve"> (mixed gear fishery).</w:t>
      </w:r>
    </w:p>
    <w:p w14:paraId="23F638AB" w14:textId="098DBBAB" w:rsidR="0041171C" w:rsidRDefault="0041171C" w:rsidP="00804582">
      <w:pPr>
        <w:numPr>
          <w:ilvl w:val="0"/>
          <w:numId w:val="9"/>
        </w:numPr>
      </w:pPr>
      <w:r w:rsidRPr="0041171C">
        <w:t xml:space="preserve">In the </w:t>
      </w:r>
      <w:r w:rsidR="00594FDE">
        <w:t>2026</w:t>
      </w:r>
      <w:r w:rsidRPr="0041171C">
        <w:t xml:space="preserve"> assessment, survey selectivity was </w:t>
      </w:r>
      <w:r w:rsidR="00594FDE">
        <w:t>estimated</w:t>
      </w:r>
      <w:r w:rsidRPr="0041171C">
        <w:t xml:space="preserve"> for the </w:t>
      </w:r>
      <w:r w:rsidR="00080A61">
        <w:t>2nd</w:t>
      </w:r>
      <w:r w:rsidRPr="0041171C">
        <w:t xml:space="preserve"> and </w:t>
      </w:r>
      <w:r w:rsidR="00080A61">
        <w:t>3rd</w:t>
      </w:r>
      <w:r w:rsidRPr="0041171C">
        <w:t xml:space="preserve"> time blocks. This is a notable change from the 202</w:t>
      </w:r>
      <w:r w:rsidR="00594FDE">
        <w:t>5</w:t>
      </w:r>
      <w:r w:rsidRPr="0041171C">
        <w:t xml:space="preserve"> assessment, where survey selectivity for the </w:t>
      </w:r>
      <w:r w:rsidR="00C63F52">
        <w:t>2nd</w:t>
      </w:r>
      <w:r w:rsidRPr="0041171C">
        <w:t xml:space="preserve"> and </w:t>
      </w:r>
      <w:r w:rsidR="00C63F52">
        <w:t>3rd</w:t>
      </w:r>
      <w:r w:rsidRPr="0041171C">
        <w:t xml:space="preserve"> time blocks </w:t>
      </w:r>
      <w:r w:rsidR="00594FDE" w:rsidRPr="0041171C">
        <w:t>w</w:t>
      </w:r>
      <w:r w:rsidR="00594FDE">
        <w:t>as</w:t>
      </w:r>
      <w:r w:rsidRPr="0041171C">
        <w:t xml:space="preserve"> </w:t>
      </w:r>
      <w:r w:rsidR="00594FDE">
        <w:t>fixed in the model due to model convergence issues</w:t>
      </w:r>
      <w:r w:rsidRPr="0041171C">
        <w:t>.</w:t>
      </w:r>
    </w:p>
    <w:p w14:paraId="2CFEE295" w14:textId="7D8CCE35" w:rsidR="00C91EA8" w:rsidRDefault="003E37BF" w:rsidP="00C91EA8">
      <w:pPr>
        <w:pStyle w:val="font-claude-response-body"/>
        <w:numPr>
          <w:ilvl w:val="0"/>
          <w:numId w:val="9"/>
        </w:numPr>
        <w:jc w:val="both"/>
      </w:pPr>
      <w:r>
        <w:t>Beginning in 2023, model v23 was configured to use a random effects likelihood formula for recruitment deviations</w:t>
      </w:r>
      <w:r>
        <w:t xml:space="preserve">. </w:t>
      </w:r>
      <w:r>
        <w:t xml:space="preserve">However, during 2026 model exploration it was discovered that the corresponding TMB random effects specification was not enabled in the </w:t>
      </w:r>
      <w:r w:rsidR="00C91EA8">
        <w:t>R</w:t>
      </w:r>
      <w:r>
        <w:t xml:space="preserve"> fitting procedure. This resulted in the model using a hybrid approach</w:t>
      </w:r>
      <w:r w:rsidR="00C91EA8">
        <w:t>, whereby</w:t>
      </w:r>
      <w:r>
        <w:t xml:space="preserve"> recruitment deviations were estimated as fixed effect parameters (one parameter per year) but penalized using the random effects likelihood formula rather than the standard penalized likelihood formula.</w:t>
      </w:r>
      <w:r w:rsidR="00C91EA8">
        <w:t xml:space="preserve"> </w:t>
      </w:r>
      <w:r>
        <w:t xml:space="preserve">When the TMB random effects integration was properly configured (using </w:t>
      </w:r>
      <w:r w:rsidRPr="00C91EA8">
        <w:rPr>
          <w:rStyle w:val="HTMLCode"/>
          <w:rFonts w:ascii="Times New Roman" w:hAnsi="Times New Roman" w:cs="Times New Roman"/>
          <w:sz w:val="24"/>
          <w:szCs w:val="24"/>
        </w:rPr>
        <w:t>random = "log_rec_devs"</w:t>
      </w:r>
      <w:r w:rsidRPr="00C91EA8">
        <w:t xml:space="preserve"> in </w:t>
      </w:r>
      <w:r w:rsidRPr="00C91EA8">
        <w:rPr>
          <w:rStyle w:val="HTMLCode"/>
          <w:rFonts w:ascii="Times New Roman" w:hAnsi="Times New Roman" w:cs="Times New Roman"/>
          <w:sz w:val="24"/>
          <w:szCs w:val="24"/>
        </w:rPr>
        <w:t>MakeADFun</w:t>
      </w:r>
      <w:r w:rsidRPr="00C91EA8">
        <w:t>),</w:t>
      </w:r>
      <w:r>
        <w:t xml:space="preserve"> the model failed to converge with numerical errors (NaN values in the objective function). Due to these convergence issues and the added complexity of random effects without clear benefits, the 2026 assessment returns to the standard penalized likelihood approach used prior to 2023.</w:t>
      </w:r>
    </w:p>
    <w:p w14:paraId="22E9A355" w14:textId="4C33E2B3" w:rsidR="00C91EA8" w:rsidRDefault="00C91EA8" w:rsidP="00C91EA8">
      <w:pPr>
        <w:pStyle w:val="font-claude-response-body"/>
        <w:numPr>
          <w:ilvl w:val="1"/>
          <w:numId w:val="9"/>
        </w:numPr>
        <w:jc w:val="both"/>
      </w:pPr>
      <w:r>
        <w:t>For the 2026 assessment, recruitment deviations are estimated as fixed effects with a penalized likelihood that assumes deviations are distributed lognormally with a standard deviation (</w:t>
      </w:r>
      <m:oMath>
        <m:sSub>
          <m:sSubPr>
            <m:ctrlPr>
              <w:rPr>
                <w:rFonts w:ascii="Cambria Math" w:hAnsi="Cambria Math"/>
                <w:i/>
              </w:rPr>
            </m:ctrlPr>
          </m:sSubPr>
          <m:e>
            <m:r>
              <w:rPr>
                <w:rFonts w:ascii="Cambria Math" w:hAnsi="Cambria Math"/>
              </w:rPr>
              <m:t>σ</m:t>
            </m:r>
          </m:e>
          <m:sub>
            <m:r>
              <w:rPr>
                <w:rFonts w:ascii="Cambria Math" w:hAnsi="Cambria Math"/>
              </w:rPr>
              <m:t>R</m:t>
            </m:r>
          </m:sub>
        </m:sSub>
      </m:oMath>
      <w:r>
        <w:t>) that is fixed at 1.2 (based on the federal assessment value). This approach is computationally stable, well-documented in stock assessment literature (CITE), and appropriate for the available data.</w:t>
      </w:r>
    </w:p>
    <w:p w14:paraId="3DE3D40D" w14:textId="1182C43B" w:rsidR="00C64739" w:rsidRPr="004636D3" w:rsidRDefault="0041171C" w:rsidP="008F2A7B">
      <w:r w:rsidRPr="0041171C">
        <w:t xml:space="preserve">We made no additional changes to the SCAA model structure or assumptions, estimation of biological reference points, or population dynamics equations. We used status quo methods to update estimates of weight-at-age, maturity-at-age, catch, survey CPUE, </w:t>
      </w:r>
      <w:r w:rsidR="00290253">
        <w:t>mark–</w:t>
      </w:r>
      <w:r w:rsidR="00C63F52">
        <w:t xml:space="preserve">recapture </w:t>
      </w:r>
      <w:r w:rsidR="00C63F52" w:rsidRPr="0041171C">
        <w:t>abundance</w:t>
      </w:r>
      <w:r w:rsidRPr="0041171C">
        <w:t>, and age/length compositions. For detailed technical information on the SCAA model and data preparation, please visit the GitHub repository for this project</w:t>
      </w:r>
      <w:r w:rsidR="00C63F52">
        <w:t>.</w:t>
      </w:r>
      <w:r w:rsidR="00C63F52">
        <w:rPr>
          <w:rStyle w:val="FootnoteReference"/>
        </w:rPr>
        <w:footnoteReference w:id="3"/>
      </w:r>
      <w:r w:rsidRPr="0041171C">
        <w:t xml:space="preserve"> </w:t>
      </w:r>
    </w:p>
    <w:p w14:paraId="50485E50" w14:textId="4439B655" w:rsidR="00DA3401" w:rsidRPr="004636D3" w:rsidRDefault="00A837CB" w:rsidP="008F2A7B">
      <w:pPr>
        <w:pStyle w:val="Heading2"/>
        <w:jc w:val="both"/>
        <w:rPr>
          <w:sz w:val="28"/>
          <w:szCs w:val="28"/>
        </w:rPr>
      </w:pPr>
      <w:bookmarkStart w:id="83" w:name="_Toc204677375"/>
      <w:r w:rsidRPr="004636D3">
        <w:rPr>
          <w:sz w:val="28"/>
          <w:szCs w:val="28"/>
        </w:rPr>
        <w:t>M</w:t>
      </w:r>
      <w:r w:rsidR="00DA3401" w:rsidRPr="004636D3">
        <w:rPr>
          <w:sz w:val="28"/>
          <w:szCs w:val="28"/>
        </w:rPr>
        <w:t>ODEL STRUCTURE</w:t>
      </w:r>
      <w:bookmarkEnd w:id="83"/>
    </w:p>
    <w:p w14:paraId="7785DA35" w14:textId="326F3594" w:rsidR="0041171C" w:rsidRPr="0041171C" w:rsidRDefault="0041171C" w:rsidP="00D341A8">
      <w:pPr>
        <w:pStyle w:val="FirstParagraph"/>
        <w:jc w:val="both"/>
        <w:rPr>
          <w:b/>
        </w:rPr>
      </w:pPr>
      <w:r w:rsidRPr="0041171C">
        <w:t xml:space="preserve">The integrated statistical catch-at-age (SCAA) model presented here was coded in TMB, an R library that leverages C/C++ functionality to calculate </w:t>
      </w:r>
      <w:r w:rsidR="00C63F52">
        <w:t>1st</w:t>
      </w:r>
      <w:r w:rsidR="00C63F52" w:rsidRPr="0041171C">
        <w:t xml:space="preserve"> </w:t>
      </w:r>
      <w:r w:rsidRPr="0041171C">
        <w:t xml:space="preserve">and </w:t>
      </w:r>
      <w:r w:rsidR="00C63F52">
        <w:t>2nd</w:t>
      </w:r>
      <w:r w:rsidRPr="0041171C">
        <w:t xml:space="preserve"> order </w:t>
      </w:r>
      <w:r w:rsidR="003A1D9F" w:rsidRPr="0041171C">
        <w:t>derivatives and</w:t>
      </w:r>
      <w:r w:rsidRPr="0041171C">
        <w:t xml:space="preserve"> was inspired by a similar C/C++ templating software</w:t>
      </w:r>
      <w:r w:rsidR="009E14A3">
        <w:t>,</w:t>
      </w:r>
      <w:r w:rsidRPr="0041171C">
        <w:t xml:space="preserve"> ADMB (Fournier et al. 2012; Kristensen et al. 2016). The TMB code replicates or makes refinements to methods used in a previous ADMB-based, age-structured model for the NSEI sablefish stock (Mueter 2010) that was based on code from an older federal assessment of sablefish that has also been adapted for several Alaska rockfish stocks (Kimura 1990; Sigler 1999). The model can be run as either a single-sex or sex-structured model; however, data inputs are only shown for the sex-structured model. Variable definitions for all equations used in the statistical catch-at-age model can be found in Table 4. Uncertainty in parameters is estimated using a maximum likelihood approach.</w:t>
      </w:r>
    </w:p>
    <w:p w14:paraId="47C2FDD7" w14:textId="77777777" w:rsidR="00DA3401" w:rsidRPr="004636D3" w:rsidRDefault="00DA3401" w:rsidP="008F2A7B">
      <w:pPr>
        <w:pStyle w:val="Heading3"/>
        <w:jc w:val="both"/>
      </w:pPr>
      <w:bookmarkStart w:id="84" w:name="_Toc204677376"/>
      <w:r w:rsidRPr="004636D3">
        <w:rPr>
          <w:sz w:val="28"/>
          <w:szCs w:val="28"/>
        </w:rPr>
        <w:lastRenderedPageBreak/>
        <w:t>D</w:t>
      </w:r>
      <w:r w:rsidRPr="004636D3">
        <w:t xml:space="preserve">ATA </w:t>
      </w:r>
      <w:r w:rsidRPr="004636D3">
        <w:rPr>
          <w:sz w:val="28"/>
          <w:szCs w:val="28"/>
        </w:rPr>
        <w:t>I</w:t>
      </w:r>
      <w:r w:rsidRPr="004636D3">
        <w:t>NPUTS</w:t>
      </w:r>
      <w:bookmarkEnd w:id="84"/>
    </w:p>
    <w:p w14:paraId="0683E2F0" w14:textId="77777777" w:rsidR="00DA3401" w:rsidRPr="004636D3" w:rsidRDefault="00DA3401" w:rsidP="008F2A7B">
      <w:pPr>
        <w:pStyle w:val="Heading4"/>
        <w:jc w:val="both"/>
        <w:rPr>
          <w:i w:val="0"/>
          <w:iCs/>
        </w:rPr>
      </w:pPr>
      <w:r w:rsidRPr="004636D3">
        <w:rPr>
          <w:i w:val="0"/>
          <w:iCs/>
        </w:rPr>
        <w:t>Weight-at-age</w:t>
      </w:r>
    </w:p>
    <w:p w14:paraId="5FA4B879" w14:textId="666DAA18" w:rsidR="006B1ECB" w:rsidRDefault="006B1ECB" w:rsidP="008F2A7B">
      <w:pPr>
        <w:pStyle w:val="FirstParagraph"/>
        <w:jc w:val="both"/>
      </w:pPr>
      <w:r>
        <w:t>Data from the 2002</w:t>
      </w:r>
      <w:r w:rsidR="003A1D9F">
        <w:t>–</w:t>
      </w:r>
      <w:r>
        <w:t>2024 longline fishery and 1997</w:t>
      </w:r>
      <w:r w:rsidR="00092411">
        <w:t>–</w:t>
      </w:r>
      <w:r>
        <w:t>2024 ADF&amp;G longline survey were used to obtain fishery and survey weight-at-age used in the SCAA model. A weight-based von Bertalanffy growth model was fit to weight-at-age data: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74E10C40" w14:textId="77777777" w:rsidTr="00D90F2B">
        <w:tc>
          <w:tcPr>
            <w:tcW w:w="715" w:type="dxa"/>
          </w:tcPr>
          <w:p w14:paraId="48B02F2D" w14:textId="77777777" w:rsidR="00547880" w:rsidRPr="004636D3" w:rsidRDefault="00547880" w:rsidP="008F2A7B">
            <w:pPr>
              <w:pStyle w:val="Caption"/>
              <w:ind w:firstLine="0"/>
            </w:pPr>
          </w:p>
        </w:tc>
        <w:tc>
          <w:tcPr>
            <w:tcW w:w="7740" w:type="dxa"/>
          </w:tcPr>
          <w:p w14:paraId="2A0EAD23" w14:textId="136881F4" w:rsidR="00547880" w:rsidRPr="004636D3" w:rsidRDefault="00547880" w:rsidP="008F2A7B">
            <w:pPr>
              <w:pStyle w:val="Caption"/>
              <w:ind w:firstLine="0"/>
            </w:pPr>
            <m:oMathPara>
              <m:oMath>
                <m:r>
                  <w:rPr>
                    <w:rFonts w:ascii="Cambria Math" w:hAnsi="Cambria Math"/>
                  </w:rPr>
                  <m:t>ln</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rPr>
                          <m:t>w</m:t>
                        </m:r>
                      </m:e>
                      <m:sub>
                        <m:r>
                          <w:rPr>
                            <w:rFonts w:ascii="Cambria Math" w:hAnsi="Cambria Math"/>
                          </w:rPr>
                          <m:t>a</m:t>
                        </m:r>
                      </m:sub>
                    </m:sSub>
                  </m:e>
                </m:d>
                <m:r>
                  <w:rPr>
                    <w:rFonts w:ascii="Cambria Math" w:hAnsi="Cambria Math"/>
                  </w:rPr>
                  <m:t>=ln</m:t>
                </m:r>
                <m:sSub>
                  <m:sSubPr>
                    <m:ctrlPr>
                      <w:rPr>
                        <w:rFonts w:ascii="Cambria Math" w:hAnsi="Cambria Math"/>
                        <w:i/>
                        <w:sz w:val="24"/>
                        <w:szCs w:val="24"/>
                      </w:rPr>
                    </m:ctrlPr>
                  </m:sSubPr>
                  <m:e>
                    <m:r>
                      <w:rPr>
                        <w:rFonts w:ascii="Cambria Math" w:hAnsi="Cambria Math"/>
                      </w:rPr>
                      <m:t>W</m:t>
                    </m:r>
                  </m:e>
                  <m:sub>
                    <m:r>
                      <w:rPr>
                        <w:rFonts w:ascii="Cambria Math" w:hAnsi="Cambria Math"/>
                      </w:rPr>
                      <m:t>∞</m:t>
                    </m:r>
                  </m:sub>
                </m:sSub>
                <m:r>
                  <w:rPr>
                    <w:rFonts w:ascii="Cambria Math" w:hAnsi="Cambria Math"/>
                  </w:rPr>
                  <m:t>+ β ln</m:t>
                </m:r>
                <m:d>
                  <m:dPr>
                    <m:ctrlPr>
                      <w:rPr>
                        <w:rFonts w:ascii="Cambria Math" w:hAnsi="Cambria Math"/>
                        <w:i/>
                        <w:sz w:val="24"/>
                        <w:szCs w:val="24"/>
                      </w:rPr>
                    </m:ctrlPr>
                  </m:dPr>
                  <m:e>
                    <m:r>
                      <w:rPr>
                        <w:rFonts w:ascii="Cambria Math" w:hAnsi="Cambria Math"/>
                      </w:rPr>
                      <m:t>1-exp</m:t>
                    </m:r>
                    <m:d>
                      <m:dPr>
                        <m:ctrlPr>
                          <w:rPr>
                            <w:rFonts w:ascii="Cambria Math" w:hAnsi="Cambria Math"/>
                            <w:i/>
                            <w:sz w:val="24"/>
                            <w:szCs w:val="24"/>
                          </w:rPr>
                        </m:ctrlPr>
                      </m:dPr>
                      <m:e>
                        <m:r>
                          <w:rPr>
                            <w:rFonts w:ascii="Cambria Math" w:hAnsi="Cambria Math"/>
                          </w:rPr>
                          <m:t>-k</m:t>
                        </m:r>
                        <m:d>
                          <m:dPr>
                            <m:ctrlPr>
                              <w:rPr>
                                <w:rFonts w:ascii="Cambria Math" w:hAnsi="Cambria Math"/>
                                <w:i/>
                                <w:sz w:val="24"/>
                                <w:szCs w:val="24"/>
                              </w:rPr>
                            </m:ctrlPr>
                          </m:dPr>
                          <m:e>
                            <m:r>
                              <w:rPr>
                                <w:rFonts w:ascii="Cambria Math" w:hAnsi="Cambria Math"/>
                              </w:rPr>
                              <m:t>a-</m:t>
                            </m:r>
                            <m:sSub>
                              <m:sSubPr>
                                <m:ctrlPr>
                                  <w:rPr>
                                    <w:rFonts w:ascii="Cambria Math" w:hAnsi="Cambria Math"/>
                                    <w:i/>
                                    <w:sz w:val="24"/>
                                    <w:szCs w:val="24"/>
                                  </w:rPr>
                                </m:ctrlPr>
                              </m:sSubPr>
                              <m:e>
                                <m:r>
                                  <w:rPr>
                                    <w:rFonts w:ascii="Cambria Math" w:hAnsi="Cambria Math"/>
                                  </w:rPr>
                                  <m:t>t</m:t>
                                </m:r>
                              </m:e>
                              <m:sub>
                                <m:r>
                                  <w:rPr>
                                    <w:rFonts w:ascii="Cambria Math" w:hAnsi="Cambria Math"/>
                                  </w:rPr>
                                  <m:t>0</m:t>
                                </m:r>
                              </m:sub>
                            </m:sSub>
                          </m:e>
                        </m:d>
                      </m:e>
                    </m:d>
                  </m:e>
                </m:d>
                <m:r>
                  <w:rPr>
                    <w:rFonts w:ascii="Cambria Math" w:hAnsi="Cambria Math"/>
                  </w:rPr>
                  <m:t>+ ε,</m:t>
                </m:r>
              </m:oMath>
            </m:oMathPara>
          </w:p>
        </w:tc>
        <w:tc>
          <w:tcPr>
            <w:tcW w:w="895" w:type="dxa"/>
            <w:vAlign w:val="center"/>
          </w:tcPr>
          <w:p w14:paraId="1014DEC0" w14:textId="7979FEB1" w:rsidR="00547880" w:rsidRPr="004636D3" w:rsidRDefault="00547880" w:rsidP="008F2A7B">
            <w:pPr>
              <w:pStyle w:val="Caption"/>
            </w:pPr>
            <w:r w:rsidRPr="004636D3">
              <w:t>(</w:t>
            </w:r>
            <w:r>
              <w:fldChar w:fldCharType="begin"/>
            </w:r>
            <w:r>
              <w:instrText xml:space="preserve"> SEQ ( \* ARABIC </w:instrText>
            </w:r>
            <w:r>
              <w:fldChar w:fldCharType="separate"/>
            </w:r>
            <w:r w:rsidRPr="004636D3">
              <w:rPr>
                <w:noProof/>
              </w:rPr>
              <w:t>1</w:t>
            </w:r>
            <w:r>
              <w:rPr>
                <w:noProof/>
              </w:rPr>
              <w:fldChar w:fldCharType="end"/>
            </w:r>
            <w:r w:rsidRPr="004636D3">
              <w:t>)</w:t>
            </w:r>
          </w:p>
        </w:tc>
      </w:tr>
    </w:tbl>
    <w:p w14:paraId="3EFD3359" w14:textId="18234259" w:rsidR="006B1ECB" w:rsidRPr="006B1ECB" w:rsidRDefault="006B1ECB" w:rsidP="008F2A7B">
      <w:pPr>
        <w:pStyle w:val="BodyText"/>
        <w:rPr>
          <w:sz w:val="24"/>
          <w:szCs w:val="28"/>
        </w:rPr>
      </w:pPr>
      <w:r w:rsidRPr="006B1ECB">
        <w:rPr>
          <w:sz w:val="24"/>
          <w:szCs w:val="28"/>
        </w:rPr>
        <w:t xml:space="preserve">where </w:t>
      </w:r>
      <m:oMath>
        <m:sSub>
          <m:sSubPr>
            <m:ctrlPr>
              <w:rPr>
                <w:rFonts w:ascii="Cambria Math" w:hAnsi="Cambria Math"/>
                <w:sz w:val="24"/>
                <w:szCs w:val="28"/>
              </w:rPr>
            </m:ctrlPr>
          </m:sSubPr>
          <m:e>
            <m:r>
              <w:rPr>
                <w:rFonts w:ascii="Cambria Math" w:hAnsi="Cambria Math"/>
                <w:sz w:val="24"/>
                <w:szCs w:val="28"/>
              </w:rPr>
              <m:t>w</m:t>
            </m:r>
          </m:e>
          <m:sub>
            <m:r>
              <w:rPr>
                <w:rFonts w:ascii="Cambria Math" w:hAnsi="Cambria Math"/>
                <w:sz w:val="24"/>
                <w:szCs w:val="28"/>
              </w:rPr>
              <m:t>a</m:t>
            </m:r>
          </m:sub>
        </m:sSub>
      </m:oMath>
      <w:r w:rsidRPr="006B1ECB">
        <w:rPr>
          <w:sz w:val="24"/>
          <w:szCs w:val="28"/>
        </w:rPr>
        <w:t xml:space="preserve"> is weight (lb) at a given age; </w:t>
      </w:r>
      <m:oMath>
        <m:sSub>
          <m:sSubPr>
            <m:ctrlPr>
              <w:rPr>
                <w:rFonts w:ascii="Cambria Math" w:hAnsi="Cambria Math"/>
                <w:sz w:val="24"/>
                <w:szCs w:val="28"/>
              </w:rPr>
            </m:ctrlPr>
          </m:sSubPr>
          <m:e>
            <m:r>
              <w:rPr>
                <w:rFonts w:ascii="Cambria Math" w:hAnsi="Cambria Math"/>
                <w:sz w:val="24"/>
                <w:szCs w:val="28"/>
              </w:rPr>
              <m:t>W</m:t>
            </m:r>
          </m:e>
          <m:sub>
            <m:r>
              <m:rPr>
                <m:sty m:val="p"/>
              </m:rPr>
              <w:rPr>
                <w:rFonts w:ascii="Cambria Math" w:hAnsi="Cambria Math"/>
                <w:sz w:val="24"/>
                <w:szCs w:val="28"/>
              </w:rPr>
              <m:t>∞</m:t>
            </m:r>
          </m:sub>
        </m:sSub>
      </m:oMath>
      <w:r w:rsidRPr="006B1ECB">
        <w:rPr>
          <w:sz w:val="24"/>
          <w:szCs w:val="28"/>
        </w:rPr>
        <w:t xml:space="preserve"> is the mean asymptotic weight (lb); </w:t>
      </w:r>
      <m:oMath>
        <m:r>
          <w:rPr>
            <w:rFonts w:ascii="Cambria Math" w:hAnsi="Cambria Math"/>
            <w:sz w:val="24"/>
            <w:szCs w:val="28"/>
          </w:rPr>
          <m:t>β</m:t>
        </m:r>
      </m:oMath>
      <w:r w:rsidRPr="006B1ECB">
        <w:rPr>
          <w:sz w:val="24"/>
          <w:szCs w:val="28"/>
        </w:rPr>
        <w:t xml:space="preserve"> is the power in the allometric equation; </w:t>
      </w:r>
      <w:r w:rsidRPr="006B1ECB">
        <w:rPr>
          <w:i/>
          <w:iCs/>
          <w:sz w:val="24"/>
          <w:szCs w:val="28"/>
        </w:rPr>
        <w:t>k</w:t>
      </w:r>
      <w:r w:rsidRPr="006B1ECB">
        <w:rPr>
          <w:sz w:val="24"/>
          <w:szCs w:val="28"/>
        </w:rPr>
        <w:t xml:space="preserve"> relates to the rate at which </w:t>
      </w:r>
      <m:oMath>
        <m:sSub>
          <m:sSubPr>
            <m:ctrlPr>
              <w:rPr>
                <w:rFonts w:ascii="Cambria Math" w:hAnsi="Cambria Math"/>
                <w:sz w:val="24"/>
                <w:szCs w:val="28"/>
              </w:rPr>
            </m:ctrlPr>
          </m:sSubPr>
          <m:e>
            <m:r>
              <w:rPr>
                <w:rFonts w:ascii="Cambria Math" w:hAnsi="Cambria Math"/>
                <w:sz w:val="24"/>
                <w:szCs w:val="28"/>
              </w:rPr>
              <m:t>W</m:t>
            </m:r>
          </m:e>
          <m:sub>
            <m:r>
              <m:rPr>
                <m:sty m:val="p"/>
              </m:rPr>
              <w:rPr>
                <w:rFonts w:ascii="Cambria Math" w:hAnsi="Cambria Math"/>
                <w:sz w:val="24"/>
                <w:szCs w:val="28"/>
              </w:rPr>
              <m:t>∞</m:t>
            </m:r>
          </m:sub>
        </m:sSub>
      </m:oMath>
      <w:r w:rsidRPr="006B1ECB">
        <w:rPr>
          <w:sz w:val="24"/>
          <w:szCs w:val="28"/>
        </w:rPr>
        <w:t xml:space="preserve"> is reached; and </w:t>
      </w:r>
      <m:oMath>
        <m:sSub>
          <m:sSubPr>
            <m:ctrlPr>
              <w:rPr>
                <w:rFonts w:ascii="Cambria Math" w:hAnsi="Cambria Math"/>
                <w:sz w:val="24"/>
                <w:szCs w:val="28"/>
              </w:rPr>
            </m:ctrlPr>
          </m:sSubPr>
          <m:e>
            <m:r>
              <w:rPr>
                <w:rFonts w:ascii="Cambria Math" w:hAnsi="Cambria Math"/>
                <w:sz w:val="24"/>
                <w:szCs w:val="28"/>
              </w:rPr>
              <m:t>t</m:t>
            </m:r>
          </m:e>
          <m:sub>
            <m:r>
              <w:rPr>
                <w:rFonts w:ascii="Cambria Math" w:hAnsi="Cambria Math"/>
                <w:sz w:val="24"/>
                <w:szCs w:val="28"/>
              </w:rPr>
              <m:t>0</m:t>
            </m:r>
          </m:sub>
        </m:sSub>
      </m:oMath>
      <w:r w:rsidRPr="006B1ECB">
        <w:rPr>
          <w:sz w:val="24"/>
          <w:szCs w:val="28"/>
        </w:rPr>
        <w:t xml:space="preserve"> is the theoretical age (years) at weight zero. Residuals </w:t>
      </w:r>
      <m:oMath>
        <m:r>
          <w:rPr>
            <w:rFonts w:ascii="Cambria Math" w:hAnsi="Cambria Math"/>
            <w:sz w:val="24"/>
            <w:szCs w:val="28"/>
          </w:rPr>
          <m:t>ε</m:t>
        </m:r>
      </m:oMath>
      <w:r w:rsidRPr="006B1ECB">
        <w:rPr>
          <w:sz w:val="24"/>
          <w:szCs w:val="28"/>
        </w:rPr>
        <w:t xml:space="preserve"> were assumed to be lognormally distributed to account for increasing variability by age, and the variance of these residuals (</w:t>
      </w:r>
      <m:oMath>
        <m:sSub>
          <m:sSubPr>
            <m:ctrlPr>
              <w:rPr>
                <w:rFonts w:ascii="Cambria Math" w:hAnsi="Cambria Math"/>
                <w:sz w:val="24"/>
                <w:szCs w:val="28"/>
              </w:rPr>
            </m:ctrlPr>
          </m:sSubPr>
          <m:e>
            <m:r>
              <w:rPr>
                <w:rFonts w:ascii="Cambria Math" w:hAnsi="Cambria Math"/>
                <w:sz w:val="24"/>
                <w:szCs w:val="28"/>
              </w:rPr>
              <m:t>σ</m:t>
            </m:r>
          </m:e>
          <m:sub>
            <m:r>
              <w:rPr>
                <w:rFonts w:ascii="Cambria Math" w:hAnsi="Cambria Math"/>
                <w:sz w:val="24"/>
                <w:szCs w:val="28"/>
              </w:rPr>
              <m:t>R</m:t>
            </m:r>
          </m:sub>
        </m:sSub>
      </m:oMath>
      <w:r w:rsidRPr="006B1ECB">
        <w:rPr>
          <w:sz w:val="24"/>
          <w:szCs w:val="28"/>
        </w:rPr>
        <w:t>) was estimated. Models were fit separately for each sex and data source using the maximum likelihood and the mle function in R</w:t>
      </w:r>
      <w:r w:rsidR="0074437B">
        <w:rPr>
          <w:sz w:val="24"/>
          <w:szCs w:val="28"/>
        </w:rPr>
        <w:t xml:space="preserve"> </w:t>
      </w:r>
      <w:r w:rsidRPr="006B1ECB">
        <w:rPr>
          <w:sz w:val="24"/>
          <w:szCs w:val="28"/>
        </w:rPr>
        <w:t>.</w:t>
      </w:r>
      <w:r w:rsidR="00092411">
        <w:rPr>
          <w:rStyle w:val="FootnoteReference"/>
          <w:sz w:val="24"/>
          <w:szCs w:val="28"/>
        </w:rPr>
        <w:footnoteReference w:id="4"/>
      </w:r>
    </w:p>
    <w:p w14:paraId="12A7A424" w14:textId="382671E6" w:rsidR="006B1ECB" w:rsidRPr="006B1ECB" w:rsidRDefault="006B1ECB" w:rsidP="008F2A7B">
      <w:pPr>
        <w:pStyle w:val="BodyText"/>
        <w:rPr>
          <w:sz w:val="24"/>
          <w:szCs w:val="28"/>
        </w:rPr>
      </w:pPr>
      <w:r w:rsidRPr="006B1ECB">
        <w:rPr>
          <w:sz w:val="24"/>
          <w:szCs w:val="28"/>
        </w:rPr>
        <w:t>Because discarding is permitted in the NSEI fishery, there are large differences in survey and fishery weight-at-age, especially at younger ages (Figure</w:t>
      </w:r>
      <w:r w:rsidR="000D5AD5">
        <w:rPr>
          <w:sz w:val="24"/>
          <w:szCs w:val="28"/>
        </w:rPr>
        <w:t>s</w:t>
      </w:r>
      <w:r w:rsidRPr="006B1ECB">
        <w:rPr>
          <w:sz w:val="24"/>
          <w:szCs w:val="28"/>
        </w:rPr>
        <w:t xml:space="preserve"> 5 </w:t>
      </w:r>
      <w:r w:rsidR="000D5AD5">
        <w:rPr>
          <w:sz w:val="24"/>
          <w:szCs w:val="28"/>
        </w:rPr>
        <w:t>and</w:t>
      </w:r>
      <w:r w:rsidRPr="006B1ECB">
        <w:rPr>
          <w:sz w:val="24"/>
          <w:szCs w:val="28"/>
        </w:rPr>
        <w:t xml:space="preserve"> 6). Consequently, fishery weight-at-age was fit to landed catch biomass, whereas survey weight-at-age was used to estimate exploitable biomass, spawning biomass, and other quantities of interest in the model.</w:t>
      </w:r>
    </w:p>
    <w:p w14:paraId="29BF7698" w14:textId="77777777" w:rsidR="00D326A8" w:rsidRPr="004636D3" w:rsidRDefault="00D326A8" w:rsidP="008F2A7B">
      <w:pPr>
        <w:pStyle w:val="Heading4"/>
        <w:jc w:val="both"/>
        <w:rPr>
          <w:i w:val="0"/>
          <w:iCs/>
        </w:rPr>
      </w:pPr>
      <w:r w:rsidRPr="004636D3">
        <w:rPr>
          <w:i w:val="0"/>
          <w:iCs/>
        </w:rPr>
        <w:t>Maturity-at-age</w:t>
      </w:r>
    </w:p>
    <w:p w14:paraId="24C1CC03" w14:textId="1BB50BD4" w:rsidR="008B641B" w:rsidRPr="008B641B" w:rsidRDefault="008B641B" w:rsidP="008F2A7B">
      <w:pPr>
        <w:pStyle w:val="FirstParagraph"/>
        <w:jc w:val="both"/>
      </w:pPr>
      <w:r w:rsidRPr="008B641B">
        <w:t>Maturity data from the 1997</w:t>
      </w:r>
      <w:r w:rsidR="00092411">
        <w:t>–</w:t>
      </w:r>
      <w:r w:rsidRPr="008B641B">
        <w:t>2024 ADF&amp;G longline surveys was used to fit a maturity ogive for female sablefish using logistic regression and the glm function in R. Maturity-at-length data for this time period were more abundant than maturity-at-age data and appeared to provide the best estimates of maturity; therefore, maturity curves were fit using maturity-at-length data.</w:t>
      </w:r>
    </w:p>
    <w:p w14:paraId="39BC44AA" w14:textId="77777777" w:rsidR="008B641B" w:rsidRPr="008B641B" w:rsidRDefault="008B641B" w:rsidP="008F2A7B">
      <w:pPr>
        <w:pStyle w:val="BodyText"/>
        <w:rPr>
          <w:sz w:val="24"/>
        </w:rPr>
      </w:pPr>
      <w:r w:rsidRPr="008B641B">
        <w:rPr>
          <w:sz w:val="24"/>
        </w:rPr>
        <w:t xml:space="preserve">Predicted maturity-at-length was transformed to maturity-at-age using fitted values from a length-based von Bertalanffy growth curve fit to survey data. The length at 50% maturity is 60.8 cm; the </w:t>
      </w:r>
      <m:oMath>
        <m:sSub>
          <m:sSubPr>
            <m:ctrlPr>
              <w:rPr>
                <w:rFonts w:ascii="Cambria Math" w:hAnsi="Cambria Math"/>
                <w:sz w:val="24"/>
              </w:rPr>
            </m:ctrlPr>
          </m:sSubPr>
          <m:e>
            <m:r>
              <w:rPr>
                <w:rFonts w:ascii="Cambria Math" w:hAnsi="Cambria Math"/>
                <w:sz w:val="24"/>
              </w:rPr>
              <m:t>k</m:t>
            </m:r>
          </m:e>
          <m:sub>
            <m:r>
              <w:rPr>
                <w:rFonts w:ascii="Cambria Math" w:hAnsi="Cambria Math"/>
                <w:sz w:val="24"/>
              </w:rPr>
              <m:t>mat</m:t>
            </m:r>
          </m:sub>
        </m:sSub>
      </m:oMath>
      <w:r w:rsidRPr="008B641B">
        <w:rPr>
          <w:sz w:val="24"/>
        </w:rPr>
        <w:t xml:space="preserve"> (the slope at the length at 50% maturity) is 0.38; and the age at 50% maturity is 5.7 years (Figure 6). Predicted proportions of maturity-at-age were used as inputs to the SCAA model and in the calculation of spawning stock biomass.</w:t>
      </w:r>
    </w:p>
    <w:p w14:paraId="06A302BB" w14:textId="675C19CA" w:rsidR="008B641B" w:rsidRPr="008B641B" w:rsidRDefault="008B641B" w:rsidP="008F2A7B">
      <w:pPr>
        <w:pStyle w:val="BodyText"/>
        <w:rPr>
          <w:sz w:val="24"/>
        </w:rPr>
      </w:pPr>
      <w:r w:rsidRPr="008B641B">
        <w:rPr>
          <w:sz w:val="24"/>
        </w:rPr>
        <w:t xml:space="preserve">Annual fits of maturity, though not explicitly used in the SCAA model, can provide insight into changes in the population or cohort-specific dynamics. Of note, the fit to maturity data in the last five years suggests that fish matured at younger ages and smaller sizes compared to previous years (Figure 7). It is possible that earlier maturation can be linked to warm environmental conditions in the North Pacific since 2014, or to density-dependent effects driven by the large recruitment events in recent years. Trends in maturity and growth should be monitored in future assessments; moving forward, it may be useful to </w:t>
      </w:r>
      <w:r w:rsidR="005D66AA">
        <w:rPr>
          <w:sz w:val="24"/>
        </w:rPr>
        <w:t>incorporate time blocks for</w:t>
      </w:r>
      <w:r w:rsidRPr="008B641B">
        <w:rPr>
          <w:sz w:val="24"/>
        </w:rPr>
        <w:t xml:space="preserve"> maturity-at-length in the model.</w:t>
      </w:r>
    </w:p>
    <w:p w14:paraId="778D9E0E" w14:textId="77777777" w:rsidR="00D326A8" w:rsidRPr="004636D3" w:rsidRDefault="00D326A8" w:rsidP="008F2A7B">
      <w:pPr>
        <w:pStyle w:val="Heading4"/>
        <w:jc w:val="both"/>
        <w:rPr>
          <w:i w:val="0"/>
          <w:iCs/>
        </w:rPr>
      </w:pPr>
      <w:r w:rsidRPr="004636D3">
        <w:rPr>
          <w:i w:val="0"/>
          <w:iCs/>
        </w:rPr>
        <w:t>Catch</w:t>
      </w:r>
    </w:p>
    <w:p w14:paraId="4FAB97AD" w14:textId="334AEC44" w:rsidR="008B641B" w:rsidRDefault="008B641B" w:rsidP="008F2A7B">
      <w:pPr>
        <w:pStyle w:val="FirstParagraph"/>
        <w:jc w:val="both"/>
      </w:pPr>
      <w:r>
        <w:t>Catch data from 1975</w:t>
      </w:r>
      <w:r w:rsidR="00E9051F">
        <w:t>–</w:t>
      </w:r>
      <w:r>
        <w:t xml:space="preserve">2024 include harvest in the directed sablefish longline and pot fishery, ADF&amp;G longline survey removals, and sablefish retained in other fisheries such as the </w:t>
      </w:r>
      <w:r w:rsidR="00B72CA9">
        <w:t xml:space="preserve">IFQ </w:t>
      </w:r>
      <w:r>
        <w:t>halibut longline fishery (Figure 2</w:t>
      </w:r>
      <w:r w:rsidR="00E9051F">
        <w:t>,</w:t>
      </w:r>
      <w:r>
        <w:t xml:space="preserve"> Figure 8A). Catch estimates from 1975</w:t>
      </w:r>
      <w:r w:rsidR="00E9051F">
        <w:t>–</w:t>
      </w:r>
      <w:r>
        <w:t xml:space="preserve">1984 were obtained from </w:t>
      </w:r>
      <w:r>
        <w:lastRenderedPageBreak/>
        <w:t xml:space="preserve">Carlile et al. (2002), and 1985-present catch was obtained from ADF&amp;G fish tickets. Catch was estimated in the SCAA model assuming a lognormal distribution with a fixed log standard deviation of 0.05. Changes in the management structure during this period included a move to limited entry in 1985 and </w:t>
      </w:r>
      <w:r w:rsidR="008C0E65">
        <w:t>adoption of the</w:t>
      </w:r>
      <w:r>
        <w:t xml:space="preserve"> EQS program in 1994 (Olson et al. 2017). Additional sources of mortality that are not currently included in this model include sport, subsistence, and personal use harvest; estimated bycatch mortality in the halibut fishery; and estimated deadloss including mortality from sand fleas, sharks, and whales. Currently, these additional sources of mortality are accounted for in the decrements process (see the section </w:t>
      </w:r>
      <w:r w:rsidR="00991587">
        <w:t>titled</w:t>
      </w:r>
      <w:r>
        <w:t xml:space="preserve"> </w:t>
      </w:r>
      <w:r w:rsidRPr="00AE2167">
        <w:rPr>
          <w:i/>
          <w:iCs/>
        </w:rPr>
        <w:t>Annual Harvest Objective Determination</w:t>
      </w:r>
      <w:r>
        <w:t xml:space="preserve"> for more information).</w:t>
      </w:r>
    </w:p>
    <w:p w14:paraId="4DDF8434" w14:textId="2AEEA8EF" w:rsidR="00191E06" w:rsidRPr="004636D3" w:rsidRDefault="00191E06" w:rsidP="008F2A7B">
      <w:pPr>
        <w:pStyle w:val="Heading4"/>
        <w:jc w:val="both"/>
        <w:rPr>
          <w:i w:val="0"/>
          <w:iCs/>
        </w:rPr>
      </w:pPr>
      <w:r w:rsidRPr="004636D3">
        <w:rPr>
          <w:i w:val="0"/>
          <w:iCs/>
        </w:rPr>
        <w:t>Fishery CPUE</w:t>
      </w:r>
    </w:p>
    <w:p w14:paraId="25D21802" w14:textId="44E87413" w:rsidR="008B641B" w:rsidRPr="008B641B" w:rsidRDefault="008B641B" w:rsidP="008F2A7B">
      <w:pPr>
        <w:pStyle w:val="FirstParagraph"/>
        <w:jc w:val="both"/>
      </w:pPr>
      <w:r w:rsidRPr="008B641B">
        <w:t>Fishery CPUE, defined as retained lb per hook, for 1980</w:t>
      </w:r>
      <w:r w:rsidR="008C0E65">
        <w:t>–</w:t>
      </w:r>
      <w:r w:rsidRPr="008B641B">
        <w:t>2024</w:t>
      </w:r>
      <w:r w:rsidR="001C7D08">
        <w:t xml:space="preserve">5 </w:t>
      </w:r>
      <w:r w:rsidRPr="008B641B">
        <w:t>was used as an index of abundance (</w:t>
      </w:r>
      <w:r w:rsidR="001C7D08">
        <w:fldChar w:fldCharType="begin"/>
      </w:r>
      <w:r w:rsidR="001C7D08">
        <w:instrText xml:space="preserve"> REF _Ref224117787 \h </w:instrText>
      </w:r>
      <w:r w:rsidR="001C7D08">
        <w:fldChar w:fldCharType="separate"/>
      </w:r>
      <w:r w:rsidR="001C7D08" w:rsidRPr="004636D3">
        <w:t xml:space="preserve">Figure </w:t>
      </w:r>
      <w:r w:rsidR="001C7D08">
        <w:rPr>
          <w:noProof/>
        </w:rPr>
        <w:t>8</w:t>
      </w:r>
      <w:r w:rsidR="001C7D08">
        <w:fldChar w:fldCharType="end"/>
      </w:r>
      <w:r w:rsidRPr="008B641B">
        <w:t>). Fishery CPUE was estimated in the SCAA model assuming a lognormal distribution with a fixed log standard deviation of 0.1 for the historical data from dockside interviews (1980</w:t>
      </w:r>
      <w:r w:rsidR="008C0E65">
        <w:t>–</w:t>
      </w:r>
      <w:r w:rsidRPr="008B641B">
        <w:t>1996; Carlile et al. 2022) and 0.08 for the contemporary logbook data (1997</w:t>
      </w:r>
      <w:r w:rsidR="008C0E65">
        <w:t>–</w:t>
      </w:r>
      <w:r w:rsidRPr="008B641B">
        <w:t>present).</w:t>
      </w:r>
    </w:p>
    <w:p w14:paraId="07EFC372" w14:textId="10398A38" w:rsidR="008B641B" w:rsidRPr="008B641B" w:rsidRDefault="008B641B" w:rsidP="008F2A7B">
      <w:pPr>
        <w:pStyle w:val="BodyText"/>
        <w:rPr>
          <w:sz w:val="24"/>
        </w:rPr>
      </w:pPr>
      <w:r w:rsidRPr="008B641B">
        <w:rPr>
          <w:sz w:val="24"/>
        </w:rPr>
        <w:t>In 2020, ADF&amp;G reviewed and re-entered logbook data to standardize how trip and set targets were identified using the raw logbook data. In past years, this was done ad-hoc on an annual basis and the methods were not documented, leading to confusion following the retirement and turnover of staff. This project established guidelines for identifying trip and set target based on the raw data written on the logbook by the fisher.</w:t>
      </w:r>
      <w:r w:rsidR="008C0E65">
        <w:rPr>
          <w:rStyle w:val="FootnoteReference"/>
          <w:sz w:val="24"/>
        </w:rPr>
        <w:footnoteReference w:id="5"/>
      </w:r>
      <w:r w:rsidRPr="008B641B">
        <w:rPr>
          <w:sz w:val="24"/>
        </w:rPr>
        <w:t xml:space="preserve"> Prior data entry applications did not allow for target species information to be captured, so these data were not entered until 2020 when the advent of the new logbook application allowed for trip- and set-specific target species. Only sets targeting sablefish were used to calculate fishery CPUE values for use in the assessment. Additionally,</w:t>
      </w:r>
      <w:r w:rsidR="005D66AA">
        <w:rPr>
          <w:sz w:val="24"/>
        </w:rPr>
        <w:t xml:space="preserve"> when information on depredation was provided,</w:t>
      </w:r>
      <w:r w:rsidRPr="008B641B">
        <w:rPr>
          <w:sz w:val="24"/>
        </w:rPr>
        <w:t xml:space="preserve"> we removed all sets where depredation had occurred</w:t>
      </w:r>
      <w:r w:rsidR="005D66AA">
        <w:rPr>
          <w:sz w:val="24"/>
        </w:rPr>
        <w:t>; when this information was not available, all sets were included.</w:t>
      </w:r>
    </w:p>
    <w:p w14:paraId="1429A12B" w14:textId="5017F06E" w:rsidR="008B641B" w:rsidRPr="008B641B" w:rsidRDefault="0074437B" w:rsidP="008F2A7B">
      <w:pPr>
        <w:pStyle w:val="BodyText"/>
        <w:rPr>
          <w:sz w:val="24"/>
        </w:rPr>
      </w:pPr>
      <w:r>
        <w:rPr>
          <w:sz w:val="24"/>
        </w:rPr>
        <w:t>Fishery</w:t>
      </w:r>
      <w:r w:rsidR="008B641B" w:rsidRPr="008B641B">
        <w:rPr>
          <w:sz w:val="24"/>
        </w:rPr>
        <w:t xml:space="preserve"> CPUE since 1997 was fully standardized in this year’s assessment to account for shifts in fishing practices and vessel participation over time. Standardization accounts for variability in hook size, fishing depth, soak time, statistical area (fishing location), fishing vessel (as a random effect), Julian day, gear, and set length. CPUE was estimated as the predicted value from generalized additive models (GAMs) fitting CPUE to these variables using the mgcv package</w:t>
      </w:r>
      <w:r w:rsidR="00351BC9">
        <w:rPr>
          <w:sz w:val="24"/>
        </w:rPr>
        <w:t xml:space="preserve"> (Wood 2011)</w:t>
      </w:r>
      <w:r w:rsidR="008B641B" w:rsidRPr="008B641B">
        <w:rPr>
          <w:sz w:val="24"/>
        </w:rPr>
        <w:t xml:space="preserve"> in R and the gamma smoothing feature. The standardized values do a better job than the nominal values of capturing the increase in biomass that has occurred in recent years (</w:t>
      </w:r>
      <w:r w:rsidR="001C7D08" w:rsidRPr="001C7D08">
        <w:rPr>
          <w:sz w:val="24"/>
        </w:rPr>
        <w:fldChar w:fldCharType="begin"/>
      </w:r>
      <w:r w:rsidR="001C7D08" w:rsidRPr="001C7D08">
        <w:rPr>
          <w:sz w:val="24"/>
        </w:rPr>
        <w:instrText xml:space="preserve"> REF _Ref224117940 \h </w:instrText>
      </w:r>
      <w:r w:rsidR="001C7D08" w:rsidRPr="001C7D08">
        <w:rPr>
          <w:sz w:val="24"/>
        </w:rPr>
      </w:r>
      <w:r w:rsidR="001C7D08">
        <w:rPr>
          <w:sz w:val="24"/>
        </w:rPr>
        <w:instrText xml:space="preserve"> \* MERGEFORMAT </w:instrText>
      </w:r>
      <w:r w:rsidR="001C7D08" w:rsidRPr="001C7D08">
        <w:rPr>
          <w:sz w:val="24"/>
        </w:rPr>
        <w:fldChar w:fldCharType="separate"/>
      </w:r>
      <w:r w:rsidR="001C7D08" w:rsidRPr="001C7D08">
        <w:rPr>
          <w:bCs/>
          <w:iCs/>
          <w:sz w:val="24"/>
        </w:rPr>
        <w:t xml:space="preserve">Figure </w:t>
      </w:r>
      <w:r w:rsidR="001C7D08" w:rsidRPr="001C7D08">
        <w:rPr>
          <w:bCs/>
          <w:iCs/>
          <w:noProof/>
          <w:sz w:val="24"/>
        </w:rPr>
        <w:t>9</w:t>
      </w:r>
      <w:r w:rsidR="001C7D08" w:rsidRPr="001C7D08">
        <w:rPr>
          <w:sz w:val="24"/>
        </w:rPr>
        <w:fldChar w:fldCharType="end"/>
      </w:r>
      <w:r w:rsidR="008B641B" w:rsidRPr="008B641B">
        <w:rPr>
          <w:sz w:val="24"/>
        </w:rPr>
        <w:t>).</w:t>
      </w:r>
    </w:p>
    <w:p w14:paraId="1C189D4E" w14:textId="230BD91C" w:rsidR="008B641B" w:rsidRPr="008B641B" w:rsidRDefault="008B641B" w:rsidP="008F2A7B">
      <w:pPr>
        <w:pStyle w:val="BodyText"/>
        <w:rPr>
          <w:sz w:val="24"/>
        </w:rPr>
      </w:pPr>
      <w:r w:rsidRPr="008B641B">
        <w:rPr>
          <w:sz w:val="24"/>
        </w:rPr>
        <w:t xml:space="preserve">Because discarding sablefish is legal in the NSEI fishery, estimating fishery selectivity within the model is not currently possible. To address this issue, the federal selectivity curve is used in the model, which is estimated assuming 100% retention. A sex- and age-specific retention probability, coupled with a fixed discard mortality rate, </w:t>
      </w:r>
      <w:r w:rsidR="00C01804">
        <w:rPr>
          <w:sz w:val="24"/>
        </w:rPr>
        <w:t>is</w:t>
      </w:r>
      <w:r w:rsidR="00C01804" w:rsidRPr="008B641B">
        <w:rPr>
          <w:sz w:val="24"/>
        </w:rPr>
        <w:t xml:space="preserve"> </w:t>
      </w:r>
      <w:r w:rsidRPr="008B641B">
        <w:rPr>
          <w:sz w:val="24"/>
        </w:rPr>
        <w:t xml:space="preserve">used to estimate mortality from fishery releases. </w:t>
      </w:r>
      <w:r w:rsidR="005E4AC8">
        <w:rPr>
          <w:sz w:val="24"/>
        </w:rPr>
        <w:t>R</w:t>
      </w:r>
      <w:r w:rsidRPr="008B641B">
        <w:rPr>
          <w:sz w:val="24"/>
        </w:rPr>
        <w:t xml:space="preserve">esearch </w:t>
      </w:r>
      <w:r w:rsidR="005E4AC8">
        <w:rPr>
          <w:sz w:val="24"/>
        </w:rPr>
        <w:t>is needed to</w:t>
      </w:r>
      <w:r w:rsidRPr="008B641B">
        <w:rPr>
          <w:sz w:val="24"/>
        </w:rPr>
        <w:t xml:space="preserve"> better understand discarding behavior in the NSEI fishery as it relates to economic and biological factors.</w:t>
      </w:r>
    </w:p>
    <w:p w14:paraId="5B9E1D1A" w14:textId="77777777" w:rsidR="00191E06" w:rsidRPr="004636D3" w:rsidRDefault="00191E06" w:rsidP="008F2A7B">
      <w:pPr>
        <w:pStyle w:val="Heading4"/>
        <w:jc w:val="both"/>
        <w:rPr>
          <w:i w:val="0"/>
          <w:iCs/>
        </w:rPr>
      </w:pPr>
      <w:r w:rsidRPr="004636D3">
        <w:rPr>
          <w:i w:val="0"/>
          <w:iCs/>
        </w:rPr>
        <w:lastRenderedPageBreak/>
        <w:t>Survey CPUE</w:t>
      </w:r>
    </w:p>
    <w:p w14:paraId="5B655385" w14:textId="3017729E" w:rsidR="008B641B" w:rsidRPr="008B641B" w:rsidRDefault="008B641B" w:rsidP="008F2A7B">
      <w:pPr>
        <w:pStyle w:val="FirstParagraph"/>
        <w:jc w:val="both"/>
      </w:pPr>
      <w:r>
        <w:t>Longline survey CPUE in numbers per hook for 1997</w:t>
      </w:r>
      <w:r w:rsidR="007F054C">
        <w:t>–</w:t>
      </w:r>
      <w:r>
        <w:t>202</w:t>
      </w:r>
      <w:r w:rsidR="001C7D08">
        <w:t>5</w:t>
      </w:r>
      <w:r>
        <w:t xml:space="preserve"> was used as an index of abundance (</w:t>
      </w:r>
      <w:r w:rsidR="001C7D08">
        <w:fldChar w:fldCharType="begin"/>
      </w:r>
      <w:r w:rsidR="001C7D08">
        <w:instrText xml:space="preserve"> REF _Ref224117787 \h </w:instrText>
      </w:r>
      <w:r w:rsidR="001C7D08">
        <w:fldChar w:fldCharType="separate"/>
      </w:r>
      <w:r w:rsidR="001C7D08" w:rsidRPr="004636D3">
        <w:t xml:space="preserve">Figure </w:t>
      </w:r>
      <w:r w:rsidR="001C7D08">
        <w:rPr>
          <w:noProof/>
        </w:rPr>
        <w:t>8</w:t>
      </w:r>
      <w:r w:rsidR="001C7D08">
        <w:fldChar w:fldCharType="end"/>
      </w:r>
      <w:r>
        <w:t>). This index was assumed to be log-normally distributed, with a fixed log standard deviation derived from the data. The 1988</w:t>
      </w:r>
      <w:r w:rsidR="00E4627F">
        <w:t>–</w:t>
      </w:r>
      <w:r>
        <w:t>1996 longline surveys used a shorter soak time of one hour instead of the current 3</w:t>
      </w:r>
      <w:r w:rsidR="00E4627F">
        <w:t>–</w:t>
      </w:r>
      <w:r>
        <w:t>11 hours (</w:t>
      </w:r>
      <w:r w:rsidRPr="008B641B">
        <w:t xml:space="preserve">Carlile et al. 2002; Dressel 2009). These data were omitted because the </w:t>
      </w:r>
      <w:r w:rsidR="002E5F1F" w:rsidRPr="008B641B">
        <w:t>one-hour</w:t>
      </w:r>
      <w:r w:rsidRPr="008B641B">
        <w:t xml:space="preserve"> soak time was likely too short to provide an accurate measure of relative abundance (Sigler 1993).</w:t>
      </w:r>
    </w:p>
    <w:p w14:paraId="59420D0D" w14:textId="78196D2A" w:rsidR="008B641B" w:rsidRPr="008B641B" w:rsidRDefault="008B641B" w:rsidP="008F2A7B">
      <w:pPr>
        <w:pStyle w:val="BodyText"/>
        <w:rPr>
          <w:sz w:val="24"/>
        </w:rPr>
      </w:pPr>
      <w:r w:rsidRPr="008B641B">
        <w:rPr>
          <w:sz w:val="24"/>
        </w:rPr>
        <w:t xml:space="preserve">Survey CPUE has remained substantially above the long-term mean since 2020, with minimal variation between 2020 and 2023 and an additional increase in 2024 </w:t>
      </w:r>
      <w:r w:rsidRPr="001C7D08">
        <w:rPr>
          <w:sz w:val="24"/>
        </w:rPr>
        <w:t>(</w:t>
      </w:r>
      <w:r w:rsidR="001C7D08" w:rsidRPr="001C7D08">
        <w:rPr>
          <w:sz w:val="24"/>
        </w:rPr>
        <w:fldChar w:fldCharType="begin"/>
      </w:r>
      <w:r w:rsidR="001C7D08" w:rsidRPr="001C7D08">
        <w:rPr>
          <w:sz w:val="24"/>
        </w:rPr>
        <w:instrText xml:space="preserve"> REF _Ref224117787 \h </w:instrText>
      </w:r>
      <w:r w:rsidR="001C7D08" w:rsidRPr="001C7D08">
        <w:rPr>
          <w:sz w:val="24"/>
        </w:rPr>
      </w:r>
      <w:r w:rsidR="001C7D08">
        <w:rPr>
          <w:sz w:val="24"/>
        </w:rPr>
        <w:instrText xml:space="preserve"> \* MERGEFORMAT </w:instrText>
      </w:r>
      <w:r w:rsidR="001C7D08" w:rsidRPr="001C7D08">
        <w:rPr>
          <w:sz w:val="24"/>
        </w:rPr>
        <w:fldChar w:fldCharType="separate"/>
      </w:r>
      <w:r w:rsidR="001C7D08" w:rsidRPr="001C7D08">
        <w:rPr>
          <w:sz w:val="24"/>
        </w:rPr>
        <w:t xml:space="preserve">Figure </w:t>
      </w:r>
      <w:r w:rsidR="001C7D08" w:rsidRPr="001C7D08">
        <w:rPr>
          <w:noProof/>
          <w:sz w:val="24"/>
        </w:rPr>
        <w:t>8</w:t>
      </w:r>
      <w:r w:rsidR="001C7D08" w:rsidRPr="001C7D08">
        <w:rPr>
          <w:sz w:val="24"/>
        </w:rPr>
        <w:fldChar w:fldCharType="end"/>
      </w:r>
      <w:r w:rsidRPr="001C7D08">
        <w:rPr>
          <w:sz w:val="24"/>
        </w:rPr>
        <w:t>).</w:t>
      </w:r>
    </w:p>
    <w:p w14:paraId="1D19E7C0" w14:textId="4A6617A4" w:rsidR="00A537DC" w:rsidRPr="004636D3" w:rsidRDefault="00A537DC" w:rsidP="008F2A7B">
      <w:pPr>
        <w:pStyle w:val="Heading4"/>
        <w:jc w:val="both"/>
        <w:rPr>
          <w:i w:val="0"/>
          <w:iCs/>
        </w:rPr>
      </w:pPr>
      <w:r w:rsidRPr="004636D3">
        <w:rPr>
          <w:i w:val="0"/>
          <w:iCs/>
        </w:rPr>
        <w:t>Mark</w:t>
      </w:r>
      <w:r w:rsidRPr="004636D3">
        <w:rPr>
          <w:rFonts w:ascii="TimesNewRomanPS-BoldMT" w:hAnsi="TimesNewRomanPS-BoldMT" w:cs="TimesNewRomanPS-BoldMT"/>
          <w:i w:val="0"/>
          <w:iCs/>
        </w:rPr>
        <w:t>–</w:t>
      </w:r>
      <w:r w:rsidRPr="004636D3">
        <w:rPr>
          <w:i w:val="0"/>
          <w:iCs/>
        </w:rPr>
        <w:t>recapture abundance</w:t>
      </w:r>
    </w:p>
    <w:p w14:paraId="78FA296E" w14:textId="06066B94" w:rsidR="008B641B" w:rsidRPr="008B641B" w:rsidRDefault="008B641B" w:rsidP="008F2A7B">
      <w:pPr>
        <w:pStyle w:val="FirstParagraph"/>
        <w:jc w:val="both"/>
      </w:pPr>
      <w:r w:rsidRPr="008B641B">
        <w:t>Currently, ADF&amp;G conducts a</w:t>
      </w:r>
      <w:r w:rsidR="00E4627F">
        <w:t xml:space="preserve"> </w:t>
      </w:r>
      <w:r w:rsidR="00290253">
        <w:t>mark–</w:t>
      </w:r>
      <w:r w:rsidR="00E4627F">
        <w:t xml:space="preserve">recapture </w:t>
      </w:r>
      <w:r w:rsidR="00E4627F" w:rsidRPr="008B641B">
        <w:t>survey</w:t>
      </w:r>
      <w:r w:rsidR="00C50584">
        <w:t xml:space="preserve"> as funding allows (every 1-5 years)</w:t>
      </w:r>
      <w:r w:rsidRPr="008B641B">
        <w:t xml:space="preserve"> that serves as the basis for stock assessment and management (Stahl and Holum 2010; Green et al. 2015). Fish are tagged during a pot survey in May and June, with recaptures occurring in the ADF&amp;G longline survey in late July or early August and the longline fishery from August through November (Beder and Stahl 2016).</w:t>
      </w:r>
    </w:p>
    <w:p w14:paraId="30146848" w14:textId="6631BCC9" w:rsidR="008B641B" w:rsidRPr="008B641B" w:rsidRDefault="008B641B" w:rsidP="008F2A7B">
      <w:pPr>
        <w:pStyle w:val="BodyText"/>
        <w:rPr>
          <w:sz w:val="24"/>
        </w:rPr>
      </w:pPr>
      <w:r w:rsidRPr="008B641B">
        <w:rPr>
          <w:sz w:val="24"/>
        </w:rPr>
        <w:t xml:space="preserve">The </w:t>
      </w:r>
      <w:r w:rsidR="00290253">
        <w:rPr>
          <w:sz w:val="24"/>
        </w:rPr>
        <w:t>mark–recapture</w:t>
      </w:r>
      <w:r w:rsidRPr="008B641B">
        <w:rPr>
          <w:sz w:val="24"/>
        </w:rPr>
        <w:t xml:space="preserve"> abundance estimates provide an index of exploitable abundance for years when a marking survey occurred (2003</w:t>
      </w:r>
      <w:r w:rsidR="00E4627F">
        <w:rPr>
          <w:sz w:val="24"/>
        </w:rPr>
        <w:t>–</w:t>
      </w:r>
      <w:r w:rsidRPr="008B641B">
        <w:rPr>
          <w:sz w:val="24"/>
        </w:rPr>
        <w:t>2010; 2012; 2013; 2015; 2017</w:t>
      </w:r>
      <w:r w:rsidR="00E4627F">
        <w:rPr>
          <w:sz w:val="24"/>
        </w:rPr>
        <w:t>–</w:t>
      </w:r>
      <w:r w:rsidRPr="008B641B">
        <w:rPr>
          <w:sz w:val="24"/>
        </w:rPr>
        <w:t xml:space="preserve">2020; 2022; </w:t>
      </w:r>
      <w:r w:rsidR="002445A1" w:rsidRPr="002445A1">
        <w:rPr>
          <w:sz w:val="24"/>
        </w:rPr>
        <w:fldChar w:fldCharType="begin"/>
      </w:r>
      <w:r w:rsidR="002445A1" w:rsidRPr="002445A1">
        <w:rPr>
          <w:sz w:val="24"/>
        </w:rPr>
        <w:instrText xml:space="preserve"> REF _Ref224117787 \h </w:instrText>
      </w:r>
      <w:r w:rsidR="002445A1" w:rsidRPr="002445A1">
        <w:rPr>
          <w:sz w:val="24"/>
        </w:rPr>
      </w:r>
      <w:r w:rsidR="002445A1" w:rsidRPr="002445A1">
        <w:rPr>
          <w:sz w:val="24"/>
        </w:rPr>
        <w:fldChar w:fldCharType="separate"/>
      </w:r>
      <w:r w:rsidR="002445A1" w:rsidRPr="002445A1">
        <w:rPr>
          <w:sz w:val="24"/>
        </w:rPr>
        <w:t>Figure 8</w:t>
      </w:r>
      <w:r w:rsidR="002445A1" w:rsidRPr="002445A1">
        <w:rPr>
          <w:sz w:val="24"/>
        </w:rPr>
        <w:fldChar w:fldCharType="end"/>
      </w:r>
      <w:r w:rsidRPr="008B641B">
        <w:rPr>
          <w:sz w:val="24"/>
        </w:rPr>
        <w:t xml:space="preserve">). This index was assumed to be lognormally distributed with a fixed log standard deviation of 0.05. The </w:t>
      </w:r>
      <w:r w:rsidR="00290253">
        <w:rPr>
          <w:sz w:val="24"/>
        </w:rPr>
        <w:t>mark–recapture</w:t>
      </w:r>
      <w:r w:rsidRPr="008B641B">
        <w:rPr>
          <w:sz w:val="24"/>
        </w:rPr>
        <w:t xml:space="preserve"> abundance index increased from 3.01 to 3.14 million fish (+4.3%) between 2020 and 2022, and the 2022 estimate is the highest </w:t>
      </w:r>
      <w:r w:rsidR="005C29F6">
        <w:rPr>
          <w:sz w:val="24"/>
        </w:rPr>
        <w:t>on record</w:t>
      </w:r>
      <w:r w:rsidRPr="008B641B">
        <w:rPr>
          <w:sz w:val="24"/>
        </w:rPr>
        <w:t xml:space="preserve"> (Figure 8D).</w:t>
      </w:r>
    </w:p>
    <w:p w14:paraId="19F16DCC" w14:textId="34AF0F16" w:rsidR="008B641B" w:rsidRPr="008B641B" w:rsidRDefault="00C27F9C" w:rsidP="008F2A7B">
      <w:pPr>
        <w:pStyle w:val="BodyText"/>
        <w:rPr>
          <w:sz w:val="24"/>
        </w:rPr>
      </w:pPr>
      <w:r w:rsidRPr="008B641B">
        <w:rPr>
          <w:sz w:val="24"/>
        </w:rPr>
        <w:t xml:space="preserve">A summary of data used in the </w:t>
      </w:r>
      <w:r w:rsidR="00290253">
        <w:rPr>
          <w:sz w:val="24"/>
        </w:rPr>
        <w:t>mark–recapture</w:t>
      </w:r>
      <w:r w:rsidRPr="008B641B">
        <w:rPr>
          <w:sz w:val="24"/>
        </w:rPr>
        <w:t xml:space="preserve"> models is in</w:t>
      </w:r>
      <w:r w:rsidR="002445A1">
        <w:rPr>
          <w:sz w:val="24"/>
        </w:rPr>
        <w:t xml:space="preserve"> </w:t>
      </w:r>
      <w:r w:rsidR="002445A1" w:rsidRPr="002445A1">
        <w:rPr>
          <w:sz w:val="24"/>
        </w:rPr>
        <w:fldChar w:fldCharType="begin"/>
      </w:r>
      <w:r w:rsidR="002445A1" w:rsidRPr="002445A1">
        <w:rPr>
          <w:sz w:val="24"/>
        </w:rPr>
        <w:instrText xml:space="preserve"> REF _Ref224118027 \h </w:instrText>
      </w:r>
      <w:r w:rsidR="002445A1" w:rsidRPr="002445A1">
        <w:rPr>
          <w:sz w:val="24"/>
        </w:rPr>
      </w:r>
      <w:r w:rsidR="002445A1">
        <w:rPr>
          <w:sz w:val="24"/>
        </w:rPr>
        <w:instrText xml:space="preserve"> \* MERGEFORMAT </w:instrText>
      </w:r>
      <w:r w:rsidR="002445A1" w:rsidRPr="002445A1">
        <w:rPr>
          <w:sz w:val="24"/>
        </w:rPr>
        <w:fldChar w:fldCharType="separate"/>
      </w:r>
      <w:r w:rsidR="002445A1" w:rsidRPr="002445A1">
        <w:rPr>
          <w:sz w:val="24"/>
        </w:rPr>
        <w:t xml:space="preserve">Table </w:t>
      </w:r>
      <w:r w:rsidR="002445A1" w:rsidRPr="002445A1">
        <w:rPr>
          <w:noProof/>
          <w:sz w:val="24"/>
        </w:rPr>
        <w:t>6</w:t>
      </w:r>
      <w:r w:rsidR="002445A1" w:rsidRPr="002445A1">
        <w:rPr>
          <w:sz w:val="24"/>
        </w:rPr>
        <w:fldChar w:fldCharType="end"/>
      </w:r>
      <w:r w:rsidRPr="008B641B">
        <w:rPr>
          <w:sz w:val="24"/>
        </w:rPr>
        <w:t>.</w:t>
      </w:r>
      <w:r>
        <w:rPr>
          <w:sz w:val="24"/>
        </w:rPr>
        <w:t xml:space="preserve"> </w:t>
      </w:r>
      <w:r w:rsidR="008B641B" w:rsidRPr="008B641B">
        <w:rPr>
          <w:sz w:val="24"/>
        </w:rPr>
        <w:t>The 2022 marking survey released 8,654 tagged fish (</w:t>
      </w:r>
      <w:r w:rsidR="002445A1" w:rsidRPr="002445A1">
        <w:rPr>
          <w:sz w:val="24"/>
        </w:rPr>
        <w:fldChar w:fldCharType="begin"/>
      </w:r>
      <w:r w:rsidR="002445A1" w:rsidRPr="002445A1">
        <w:rPr>
          <w:sz w:val="24"/>
        </w:rPr>
        <w:instrText xml:space="preserve"> REF _Ref224118027 \h </w:instrText>
      </w:r>
      <w:r w:rsidR="002445A1" w:rsidRPr="002445A1">
        <w:rPr>
          <w:sz w:val="24"/>
        </w:rPr>
      </w:r>
      <w:r w:rsidR="002445A1">
        <w:rPr>
          <w:sz w:val="24"/>
        </w:rPr>
        <w:instrText xml:space="preserve"> \* MERGEFORMAT </w:instrText>
      </w:r>
      <w:r w:rsidR="002445A1" w:rsidRPr="002445A1">
        <w:rPr>
          <w:sz w:val="24"/>
        </w:rPr>
        <w:fldChar w:fldCharType="separate"/>
      </w:r>
      <w:r w:rsidR="002445A1" w:rsidRPr="002445A1">
        <w:rPr>
          <w:sz w:val="24"/>
        </w:rPr>
        <w:t xml:space="preserve">Table </w:t>
      </w:r>
      <w:r w:rsidR="002445A1" w:rsidRPr="002445A1">
        <w:rPr>
          <w:noProof/>
          <w:sz w:val="24"/>
        </w:rPr>
        <w:t>6</w:t>
      </w:r>
      <w:r w:rsidR="002445A1" w:rsidRPr="002445A1">
        <w:rPr>
          <w:sz w:val="24"/>
        </w:rPr>
        <w:fldChar w:fldCharType="end"/>
      </w:r>
      <w:r w:rsidR="008B641B" w:rsidRPr="008B641B">
        <w:rPr>
          <w:sz w:val="24"/>
        </w:rPr>
        <w:t xml:space="preserve">). Following methods in past assessments, we accounted for tags recovered outside of the NSEI area or period of recapture, natural and fishing mortality, and differences in the size of fish captured in the pot survey and longline fishery (Appendix A in Sullivan et al. 2019). </w:t>
      </w:r>
    </w:p>
    <w:p w14:paraId="5E0DE434" w14:textId="398B62D2" w:rsidR="008B641B" w:rsidRPr="008B641B" w:rsidRDefault="00290253" w:rsidP="008F2A7B">
      <w:pPr>
        <w:pStyle w:val="BodyText"/>
        <w:rPr>
          <w:sz w:val="24"/>
        </w:rPr>
      </w:pPr>
      <w:r>
        <w:rPr>
          <w:sz w:val="24"/>
        </w:rPr>
        <w:t>Mark–recapture</w:t>
      </w:r>
      <w:r w:rsidR="00E4627F">
        <w:rPr>
          <w:sz w:val="24"/>
        </w:rPr>
        <w:t xml:space="preserve"> </w:t>
      </w:r>
      <w:r w:rsidR="008B641B" w:rsidRPr="008B641B">
        <w:rPr>
          <w:sz w:val="24"/>
        </w:rPr>
        <w:t xml:space="preserve">abundance estimates were obtained using a time-stratified Petersen </w:t>
      </w:r>
      <w:r>
        <w:rPr>
          <w:sz w:val="24"/>
        </w:rPr>
        <w:t>mark–</w:t>
      </w:r>
      <w:r w:rsidR="00AA79DA">
        <w:rPr>
          <w:sz w:val="24"/>
        </w:rPr>
        <w:t xml:space="preserve">recapture </w:t>
      </w:r>
      <w:r w:rsidR="00AA79DA" w:rsidRPr="008B641B">
        <w:rPr>
          <w:sz w:val="24"/>
        </w:rPr>
        <w:t>model</w:t>
      </w:r>
      <w:r w:rsidR="008B641B" w:rsidRPr="008B641B">
        <w:rPr>
          <w:sz w:val="24"/>
        </w:rPr>
        <w:t xml:space="preserve"> implemented in the Bayesian software JAGS 4.3.0 (Depaoli et al. 2016). For any given time period </w:t>
      </w:r>
      <w:r w:rsidR="008B641B" w:rsidRPr="008B641B">
        <w:rPr>
          <w:i/>
          <w:iCs/>
          <w:sz w:val="24"/>
        </w:rPr>
        <w:t>i</w:t>
      </w:r>
      <w:r w:rsidR="008B641B" w:rsidRPr="008B641B">
        <w:rPr>
          <w:sz w:val="24"/>
        </w:rPr>
        <w:t>, the number of tagged fish in Chatham Strait (</w:t>
      </w:r>
      <w:r w:rsidR="008B641B" w:rsidRPr="008B641B">
        <w:rPr>
          <w:i/>
          <w:iCs/>
          <w:sz w:val="24"/>
        </w:rPr>
        <w:t>K</w:t>
      </w:r>
      <w:r w:rsidR="008B641B" w:rsidRPr="008B641B">
        <w:rPr>
          <w:sz w:val="24"/>
        </w:rPr>
        <w:t>) and subsequent abundance (</w:t>
      </w:r>
      <w:r w:rsidR="008B641B" w:rsidRPr="008B641B">
        <w:rPr>
          <w:i/>
          <w:iCs/>
          <w:sz w:val="24"/>
        </w:rPr>
        <w:t>N</w:t>
      </w:r>
      <w:r w:rsidR="008B641B" w:rsidRPr="008B641B">
        <w:rPr>
          <w:sz w:val="24"/>
        </w:rPr>
        <w:t>) were modeled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6401A7B5" w14:textId="77777777" w:rsidTr="00D90F2B">
        <w:tc>
          <w:tcPr>
            <w:tcW w:w="715" w:type="dxa"/>
          </w:tcPr>
          <w:p w14:paraId="1FF9CDD9" w14:textId="77777777" w:rsidR="00F24A63" w:rsidRPr="004636D3" w:rsidRDefault="00F24A63" w:rsidP="008F2A7B">
            <w:pPr>
              <w:pStyle w:val="Caption"/>
              <w:ind w:firstLine="0"/>
            </w:pPr>
          </w:p>
        </w:tc>
        <w:tc>
          <w:tcPr>
            <w:tcW w:w="7740" w:type="dxa"/>
          </w:tcPr>
          <w:p w14:paraId="4D5AB068" w14:textId="3C5ABA21" w:rsidR="00F24A63" w:rsidRPr="004636D3" w:rsidRDefault="00000000" w:rsidP="008F2A7B">
            <w:pPr>
              <w:pStyle w:val="Caption"/>
              <w:ind w:firstLine="0"/>
            </w:pPr>
            <m:oMathPara>
              <m:oMath>
                <m:sSub>
                  <m:sSubPr>
                    <m:ctrlPr>
                      <w:rPr>
                        <w:rFonts w:ascii="Cambria Math" w:hAnsi="Cambria Math"/>
                        <w:i/>
                        <w:sz w:val="24"/>
                        <w:szCs w:val="24"/>
                      </w:rPr>
                    </m:ctrlPr>
                  </m:sSubPr>
                  <m:e>
                    <m:r>
                      <w:rPr>
                        <w:rFonts w:ascii="Cambria Math" w:hAnsi="Cambria Math"/>
                      </w:rPr>
                      <m:t>K</m:t>
                    </m:r>
                  </m:e>
                  <m:sub>
                    <m:r>
                      <w:rPr>
                        <w:rFonts w:ascii="Cambria Math" w:hAnsi="Cambria Math"/>
                      </w:rPr>
                      <m:t>i</m:t>
                    </m:r>
                  </m:sub>
                </m:sSub>
                <m:r>
                  <w:rPr>
                    <w:rFonts w:ascii="Cambria Math" w:hAnsi="Cambria Math"/>
                  </w:rPr>
                  <m:t xml:space="preserve">= </m:t>
                </m:r>
                <m:d>
                  <m:dPr>
                    <m:begChr m:val="{"/>
                    <m:endChr m:val=""/>
                    <m:ctrlPr>
                      <w:rPr>
                        <w:rFonts w:ascii="Cambria Math" w:hAnsi="Cambria Math"/>
                        <w:i/>
                        <w:sz w:val="24"/>
                        <w:szCs w:val="24"/>
                      </w:rPr>
                    </m:ctrlPr>
                  </m:dPr>
                  <m:e>
                    <m:eqArr>
                      <m:eqArrPr>
                        <m:ctrlPr>
                          <w:rPr>
                            <w:rFonts w:ascii="Cambria Math" w:hAnsi="Cambria Math"/>
                            <w:i/>
                            <w:sz w:val="24"/>
                            <w:szCs w:val="24"/>
                          </w:rPr>
                        </m:ctrlPr>
                      </m:eqArr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rPr>
                                  <m:t>K</m:t>
                                </m:r>
                              </m:e>
                              <m:sub>
                                <m:r>
                                  <w:rPr>
                                    <w:rFonts w:ascii="Cambria Math" w:hAnsi="Cambria Math"/>
                                  </w:rPr>
                                  <m:t>0</m:t>
                                </m:r>
                              </m:sub>
                            </m:sSub>
                            <m:r>
                              <w:rPr>
                                <w:rFonts w:ascii="Cambria Math" w:hAnsi="Cambria Math"/>
                              </w:rPr>
                              <m:t>-</m:t>
                            </m:r>
                            <m:sSub>
                              <m:sSubPr>
                                <m:ctrlPr>
                                  <w:rPr>
                                    <w:rFonts w:ascii="Cambria Math" w:hAnsi="Cambria Math"/>
                                    <w:i/>
                                    <w:sz w:val="24"/>
                                    <w:szCs w:val="24"/>
                                  </w:rPr>
                                </m:ctrlPr>
                              </m:sSubPr>
                              <m:e>
                                <m:r>
                                  <w:rPr>
                                    <w:rFonts w:ascii="Cambria Math" w:hAnsi="Cambria Math"/>
                                  </w:rPr>
                                  <m:t>D</m:t>
                                </m:r>
                              </m:e>
                              <m:sub>
                                <m:r>
                                  <w:rPr>
                                    <w:rFonts w:ascii="Cambria Math" w:hAnsi="Cambria Math"/>
                                  </w:rPr>
                                  <m:t>0</m:t>
                                </m:r>
                              </m:sub>
                            </m:sSub>
                          </m:e>
                        </m:d>
                        <m:sSup>
                          <m:sSupPr>
                            <m:ctrlPr>
                              <w:rPr>
                                <w:rFonts w:ascii="Cambria Math" w:hAnsi="Cambria Math"/>
                                <w:i/>
                              </w:rPr>
                            </m:ctrlPr>
                          </m:sSupPr>
                          <m:e>
                            <m:r>
                              <w:rPr>
                                <w:rFonts w:ascii="Cambria Math" w:hAnsi="Cambria Math"/>
                              </w:rPr>
                              <m:t>e</m:t>
                            </m:r>
                          </m:e>
                          <m:sup>
                            <m:d>
                              <m:dPr>
                                <m:ctrlPr>
                                  <w:rPr>
                                    <w:rFonts w:ascii="Cambria Math" w:hAnsi="Cambria Math"/>
                                    <w:i/>
                                    <w:sz w:val="24"/>
                                    <w:szCs w:val="24"/>
                                  </w:rPr>
                                </m:ctrlPr>
                              </m:dPr>
                              <m:e>
                                <m:r>
                                  <w:rPr>
                                    <w:rFonts w:ascii="Cambria Math" w:hAnsi="Cambria Math"/>
                                  </w:rPr>
                                  <m:t>-M</m:t>
                                </m:r>
                                <m:sSub>
                                  <m:sSubPr>
                                    <m:ctrlPr>
                                      <w:rPr>
                                        <w:rFonts w:ascii="Cambria Math" w:hAnsi="Cambria Math"/>
                                        <w:i/>
                                        <w:sz w:val="24"/>
                                        <w:szCs w:val="24"/>
                                      </w:rPr>
                                    </m:ctrlPr>
                                  </m:sSubPr>
                                  <m:e>
                                    <m:r>
                                      <w:rPr>
                                        <w:rFonts w:ascii="Cambria Math" w:hAnsi="Cambria Math"/>
                                      </w:rPr>
                                      <m:t>t</m:t>
                                    </m:r>
                                  </m:e>
                                  <m:sub>
                                    <m:r>
                                      <w:rPr>
                                        <w:rFonts w:ascii="Cambria Math" w:hAnsi="Cambria Math"/>
                                      </w:rPr>
                                      <m:t>i</m:t>
                                    </m:r>
                                  </m:sub>
                                </m:sSub>
                              </m:e>
                            </m:d>
                            <m:r>
                              <w:rPr>
                                <w:rFonts w:ascii="Cambria Math" w:hAnsi="Cambria Math"/>
                              </w:rPr>
                              <m:t xml:space="preserve"> </m:t>
                            </m:r>
                          </m:sup>
                        </m:sSup>
                        <m:r>
                          <w:rPr>
                            <w:rFonts w:ascii="Cambria Math" w:hAnsi="Cambria Math"/>
                          </w:rPr>
                          <m:t xml:space="preserve">                        i=1</m:t>
                        </m:r>
                      </m:e>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rPr>
                                  <m:t>K</m:t>
                                </m:r>
                              </m:e>
                              <m:sub>
                                <m:r>
                                  <w:rPr>
                                    <w:rFonts w:ascii="Cambria Math" w:hAnsi="Cambria Math"/>
                                  </w:rPr>
                                  <m:t>i-1</m:t>
                                </m:r>
                              </m:sub>
                            </m:sSub>
                            <m:r>
                              <w:rPr>
                                <w:rFonts w:ascii="Cambria Math" w:hAnsi="Cambria Math"/>
                              </w:rPr>
                              <m:t>-</m:t>
                            </m:r>
                            <m:sSub>
                              <m:sSubPr>
                                <m:ctrlPr>
                                  <w:rPr>
                                    <w:rFonts w:ascii="Cambria Math" w:hAnsi="Cambria Math"/>
                                    <w:i/>
                                    <w:sz w:val="24"/>
                                    <w:szCs w:val="24"/>
                                  </w:rPr>
                                </m:ctrlPr>
                              </m:sSubPr>
                              <m:e>
                                <m:r>
                                  <w:rPr>
                                    <w:rFonts w:ascii="Cambria Math" w:hAnsi="Cambria Math"/>
                                  </w:rPr>
                                  <m:t>k</m:t>
                                </m:r>
                              </m:e>
                              <m:sub>
                                <m:r>
                                  <w:rPr>
                                    <w:rFonts w:ascii="Cambria Math" w:hAnsi="Cambria Math"/>
                                  </w:rPr>
                                  <m:t>i-1</m:t>
                                </m:r>
                              </m:sub>
                            </m:sSub>
                            <m:r>
                              <w:rPr>
                                <w:rFonts w:ascii="Cambria Math" w:hAnsi="Cambria Math"/>
                              </w:rPr>
                              <m:t>-</m:t>
                            </m:r>
                            <m:sSub>
                              <m:sSubPr>
                                <m:ctrlPr>
                                  <w:rPr>
                                    <w:rFonts w:ascii="Cambria Math" w:hAnsi="Cambria Math"/>
                                    <w:i/>
                                    <w:sz w:val="24"/>
                                    <w:szCs w:val="24"/>
                                  </w:rPr>
                                </m:ctrlPr>
                              </m:sSubPr>
                              <m:e>
                                <m:r>
                                  <w:rPr>
                                    <w:rFonts w:ascii="Cambria Math" w:hAnsi="Cambria Math"/>
                                  </w:rPr>
                                  <m:t>D</m:t>
                                </m:r>
                              </m:e>
                              <m:sub>
                                <m:r>
                                  <w:rPr>
                                    <w:rFonts w:ascii="Cambria Math" w:hAnsi="Cambria Math"/>
                                  </w:rPr>
                                  <m:t>i-1</m:t>
                                </m:r>
                              </m:sub>
                            </m:sSub>
                          </m:e>
                        </m:d>
                        <m:sSup>
                          <m:sSupPr>
                            <m:ctrlPr>
                              <w:rPr>
                                <w:rFonts w:ascii="Cambria Math" w:hAnsi="Cambria Math"/>
                                <w:i/>
                              </w:rPr>
                            </m:ctrlPr>
                          </m:sSupPr>
                          <m:e>
                            <m:r>
                              <w:rPr>
                                <w:rFonts w:ascii="Cambria Math" w:hAnsi="Cambria Math"/>
                              </w:rPr>
                              <m:t>e</m:t>
                            </m:r>
                          </m:e>
                          <m:sup>
                            <m:d>
                              <m:dPr>
                                <m:ctrlPr>
                                  <w:rPr>
                                    <w:rFonts w:ascii="Cambria Math" w:hAnsi="Cambria Math"/>
                                    <w:i/>
                                    <w:sz w:val="24"/>
                                    <w:szCs w:val="24"/>
                                  </w:rPr>
                                </m:ctrlPr>
                              </m:dPr>
                              <m:e>
                                <m:r>
                                  <w:rPr>
                                    <w:rFonts w:ascii="Cambria Math" w:hAnsi="Cambria Math"/>
                                  </w:rPr>
                                  <m:t>-M</m:t>
                                </m:r>
                                <m:sSub>
                                  <m:sSubPr>
                                    <m:ctrlPr>
                                      <w:rPr>
                                        <w:rFonts w:ascii="Cambria Math" w:hAnsi="Cambria Math"/>
                                        <w:i/>
                                        <w:sz w:val="24"/>
                                        <w:szCs w:val="24"/>
                                      </w:rPr>
                                    </m:ctrlPr>
                                  </m:sSubPr>
                                  <m:e>
                                    <m:r>
                                      <w:rPr>
                                        <w:rFonts w:ascii="Cambria Math" w:hAnsi="Cambria Math"/>
                                      </w:rPr>
                                      <m:t>t</m:t>
                                    </m:r>
                                  </m:e>
                                  <m:sub>
                                    <m:r>
                                      <w:rPr>
                                        <w:rFonts w:ascii="Cambria Math" w:hAnsi="Cambria Math"/>
                                      </w:rPr>
                                      <m:t>i</m:t>
                                    </m:r>
                                  </m:sub>
                                </m:sSub>
                              </m:e>
                            </m:d>
                          </m:sup>
                        </m:sSup>
                        <m:r>
                          <w:rPr>
                            <w:rFonts w:ascii="Cambria Math" w:hAnsi="Cambria Math"/>
                          </w:rPr>
                          <m:t xml:space="preserve">     i&gt;1</m:t>
                        </m:r>
                      </m:e>
                    </m:eqArr>
                  </m:e>
                </m:d>
              </m:oMath>
            </m:oMathPara>
          </w:p>
        </w:tc>
        <w:tc>
          <w:tcPr>
            <w:tcW w:w="895" w:type="dxa"/>
            <w:vAlign w:val="center"/>
          </w:tcPr>
          <w:p w14:paraId="30952037" w14:textId="3918E9AB" w:rsidR="00F24A63" w:rsidRPr="004636D3" w:rsidRDefault="00F24A63" w:rsidP="008F2A7B">
            <w:pPr>
              <w:pStyle w:val="Caption"/>
            </w:pPr>
            <w:r w:rsidRPr="004636D3">
              <w:t>(2)</w:t>
            </w:r>
          </w:p>
        </w:tc>
      </w:tr>
    </w:tbl>
    <w:p w14:paraId="758D08A5" w14:textId="77777777" w:rsidR="00A537DC" w:rsidRPr="004636D3" w:rsidRDefault="00A537DC" w:rsidP="008F2A7B">
      <w:pPr>
        <w:autoSpaceDE w:val="0"/>
        <w:autoSpaceDN w:val="0"/>
        <w:adjustRightInd w:val="0"/>
      </w:pPr>
      <w:r w:rsidRPr="004636D3">
        <w:t>and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312FF1B9" w14:textId="77777777" w:rsidTr="00D90F2B">
        <w:tc>
          <w:tcPr>
            <w:tcW w:w="715" w:type="dxa"/>
          </w:tcPr>
          <w:p w14:paraId="533B995B" w14:textId="77777777" w:rsidR="00F24A63" w:rsidRPr="004636D3" w:rsidRDefault="00F24A63" w:rsidP="008F2A7B">
            <w:pPr>
              <w:pStyle w:val="Caption"/>
              <w:ind w:firstLine="0"/>
            </w:pPr>
          </w:p>
        </w:tc>
        <w:tc>
          <w:tcPr>
            <w:tcW w:w="7740" w:type="dxa"/>
          </w:tcPr>
          <w:p w14:paraId="3077284D" w14:textId="15BAE432" w:rsidR="00F24A63" w:rsidRPr="004636D3" w:rsidRDefault="00000000" w:rsidP="008F2A7B">
            <w:pPr>
              <w:pStyle w:val="Caption"/>
              <w:ind w:firstLine="0"/>
            </w:pPr>
            <m:oMathPara>
              <m:oMath>
                <m:sSub>
                  <m:sSubPr>
                    <m:ctrlPr>
                      <w:rPr>
                        <w:rFonts w:ascii="Cambria Math" w:hAnsi="Cambria Math"/>
                        <w:i/>
                        <w:sz w:val="24"/>
                        <w:szCs w:val="24"/>
                      </w:rPr>
                    </m:ctrlPr>
                  </m:sSubPr>
                  <m:e>
                    <m:r>
                      <w:rPr>
                        <w:rFonts w:ascii="Cambria Math" w:hAnsi="Cambria Math"/>
                      </w:rPr>
                      <m:t>N</m:t>
                    </m:r>
                  </m:e>
                  <m:sub>
                    <m:r>
                      <w:rPr>
                        <w:rFonts w:ascii="Cambria Math" w:hAnsi="Cambria Math"/>
                      </w:rPr>
                      <m:t>i</m:t>
                    </m:r>
                  </m:sub>
                </m:sSub>
                <m:r>
                  <w:rPr>
                    <w:rFonts w:ascii="Cambria Math" w:hAnsi="Cambria Math"/>
                  </w:rPr>
                  <m:t>=</m:t>
                </m:r>
                <m:d>
                  <m:dPr>
                    <m:begChr m:val="{"/>
                    <m:endChr m:val=""/>
                    <m:ctrlPr>
                      <w:rPr>
                        <w:rFonts w:ascii="Cambria Math" w:hAnsi="Cambria Math"/>
                        <w:i/>
                        <w:sz w:val="24"/>
                        <w:szCs w:val="24"/>
                      </w:rPr>
                    </m:ctrlPr>
                  </m:dPr>
                  <m:e>
                    <m:eqArr>
                      <m:eqArrPr>
                        <m:ctrlPr>
                          <w:rPr>
                            <w:rFonts w:ascii="Cambria Math" w:hAnsi="Cambria Math"/>
                            <w:i/>
                            <w:sz w:val="24"/>
                            <w:szCs w:val="24"/>
                          </w:rPr>
                        </m:ctrlPr>
                      </m:eqArrPr>
                      <m:e>
                        <m:sSub>
                          <m:sSubPr>
                            <m:ctrlPr>
                              <w:rPr>
                                <w:rFonts w:ascii="Cambria Math" w:hAnsi="Cambria Math"/>
                                <w:i/>
                                <w:sz w:val="24"/>
                                <w:szCs w:val="24"/>
                              </w:rPr>
                            </m:ctrlPr>
                          </m:sSubPr>
                          <m:e>
                            <m:r>
                              <w:rPr>
                                <w:rFonts w:ascii="Cambria Math" w:hAnsi="Cambria Math"/>
                              </w:rPr>
                              <m:t>N</m:t>
                            </m:r>
                          </m:e>
                          <m:sub>
                            <m:r>
                              <w:rPr>
                                <w:rFonts w:ascii="Cambria Math" w:hAnsi="Cambria Math"/>
                              </w:rPr>
                              <m:t>i</m:t>
                            </m:r>
                          </m:sub>
                        </m:sSub>
                        <m:sSup>
                          <m:sSupPr>
                            <m:ctrlPr>
                              <w:rPr>
                                <w:rFonts w:ascii="Cambria Math" w:hAnsi="Cambria Math"/>
                                <w:i/>
                              </w:rPr>
                            </m:ctrlPr>
                          </m:sSupPr>
                          <m:e>
                            <m:r>
                              <w:rPr>
                                <w:rFonts w:ascii="Cambria Math" w:hAnsi="Cambria Math"/>
                              </w:rPr>
                              <m:t>e</m:t>
                            </m:r>
                          </m:e>
                          <m:sup>
                            <m:d>
                              <m:dPr>
                                <m:ctrlPr>
                                  <w:rPr>
                                    <w:rFonts w:ascii="Cambria Math" w:hAnsi="Cambria Math"/>
                                    <w:i/>
                                    <w:sz w:val="24"/>
                                    <w:szCs w:val="24"/>
                                  </w:rPr>
                                </m:ctrlPr>
                              </m:dPr>
                              <m:e>
                                <m:r>
                                  <w:rPr>
                                    <w:rFonts w:ascii="Cambria Math" w:hAnsi="Cambria Math"/>
                                  </w:rPr>
                                  <m:t>-M</m:t>
                                </m:r>
                                <m:sSub>
                                  <m:sSubPr>
                                    <m:ctrlPr>
                                      <w:rPr>
                                        <w:rFonts w:ascii="Cambria Math" w:hAnsi="Cambria Math"/>
                                        <w:i/>
                                        <w:sz w:val="24"/>
                                        <w:szCs w:val="24"/>
                                      </w:rPr>
                                    </m:ctrlPr>
                                  </m:sSubPr>
                                  <m:e>
                                    <m:r>
                                      <w:rPr>
                                        <w:rFonts w:ascii="Cambria Math" w:hAnsi="Cambria Math"/>
                                      </w:rPr>
                                      <m:t>t</m:t>
                                    </m:r>
                                  </m:e>
                                  <m:sub>
                                    <m:r>
                                      <w:rPr>
                                        <w:rFonts w:ascii="Cambria Math" w:hAnsi="Cambria Math"/>
                                      </w:rPr>
                                      <m:t>i</m:t>
                                    </m:r>
                                  </m:sub>
                                </m:sSub>
                              </m:e>
                            </m:d>
                          </m:sup>
                        </m:sSup>
                        <m:r>
                          <w:rPr>
                            <w:rFonts w:ascii="Cambria Math" w:hAnsi="Cambria Math"/>
                          </w:rPr>
                          <m:t xml:space="preserve">                          i=1</m:t>
                        </m:r>
                      </m:e>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rPr>
                                  <m:t>N</m:t>
                                </m:r>
                              </m:e>
                              <m:sub>
                                <m:r>
                                  <w:rPr>
                                    <w:rFonts w:ascii="Cambria Math" w:hAnsi="Cambria Math"/>
                                  </w:rPr>
                                  <m:t>i-1</m:t>
                                </m:r>
                              </m:sub>
                            </m:sSub>
                            <m:r>
                              <w:rPr>
                                <w:rFonts w:ascii="Cambria Math" w:hAnsi="Cambria Math"/>
                              </w:rPr>
                              <m:t>-</m:t>
                            </m:r>
                            <m:sSub>
                              <m:sSubPr>
                                <m:ctrlPr>
                                  <w:rPr>
                                    <w:rFonts w:ascii="Cambria Math" w:hAnsi="Cambria Math"/>
                                    <w:i/>
                                    <w:sz w:val="24"/>
                                    <w:szCs w:val="24"/>
                                  </w:rPr>
                                </m:ctrlPr>
                              </m:sSubPr>
                              <m:e>
                                <m:r>
                                  <w:rPr>
                                    <w:rFonts w:ascii="Cambria Math" w:hAnsi="Cambria Math"/>
                                  </w:rPr>
                                  <m:t>C</m:t>
                                </m:r>
                              </m:e>
                              <m:sub>
                                <m:r>
                                  <w:rPr>
                                    <w:rFonts w:ascii="Cambria Math" w:hAnsi="Cambria Math"/>
                                  </w:rPr>
                                  <m:t>i-1</m:t>
                                </m:r>
                              </m:sub>
                            </m:sSub>
                          </m:e>
                        </m:d>
                        <m:sSup>
                          <m:sSupPr>
                            <m:ctrlPr>
                              <w:rPr>
                                <w:rFonts w:ascii="Cambria Math" w:hAnsi="Cambria Math"/>
                                <w:i/>
                              </w:rPr>
                            </m:ctrlPr>
                          </m:sSupPr>
                          <m:e>
                            <m:r>
                              <w:rPr>
                                <w:rFonts w:ascii="Cambria Math" w:hAnsi="Cambria Math"/>
                              </w:rPr>
                              <m:t>e</m:t>
                            </m:r>
                          </m:e>
                          <m:sup>
                            <m:d>
                              <m:dPr>
                                <m:ctrlPr>
                                  <w:rPr>
                                    <w:rFonts w:ascii="Cambria Math" w:hAnsi="Cambria Math"/>
                                    <w:i/>
                                    <w:sz w:val="24"/>
                                    <w:szCs w:val="24"/>
                                  </w:rPr>
                                </m:ctrlPr>
                              </m:dPr>
                              <m:e>
                                <m:r>
                                  <w:rPr>
                                    <w:rFonts w:ascii="Cambria Math" w:hAnsi="Cambria Math"/>
                                  </w:rPr>
                                  <m:t>-M</m:t>
                                </m:r>
                                <m:sSub>
                                  <m:sSubPr>
                                    <m:ctrlPr>
                                      <w:rPr>
                                        <w:rFonts w:ascii="Cambria Math" w:hAnsi="Cambria Math"/>
                                        <w:i/>
                                        <w:sz w:val="24"/>
                                        <w:szCs w:val="24"/>
                                      </w:rPr>
                                    </m:ctrlPr>
                                  </m:sSubPr>
                                  <m:e>
                                    <m:r>
                                      <w:rPr>
                                        <w:rFonts w:ascii="Cambria Math" w:hAnsi="Cambria Math"/>
                                      </w:rPr>
                                      <m:t>t</m:t>
                                    </m:r>
                                  </m:e>
                                  <m:sub>
                                    <m:r>
                                      <w:rPr>
                                        <w:rFonts w:ascii="Cambria Math" w:hAnsi="Cambria Math"/>
                                      </w:rPr>
                                      <m:t>i</m:t>
                                    </m:r>
                                  </m:sub>
                                </m:sSub>
                              </m:e>
                            </m:d>
                          </m:sup>
                        </m:sSup>
                        <m:r>
                          <w:rPr>
                            <w:rFonts w:ascii="Cambria Math" w:hAnsi="Cambria Math"/>
                          </w:rPr>
                          <m:t xml:space="preserve">    i&gt;1</m:t>
                        </m:r>
                      </m:e>
                    </m:eqArr>
                  </m:e>
                </m:d>
              </m:oMath>
            </m:oMathPara>
          </w:p>
        </w:tc>
        <w:tc>
          <w:tcPr>
            <w:tcW w:w="895" w:type="dxa"/>
            <w:vAlign w:val="center"/>
          </w:tcPr>
          <w:p w14:paraId="706015C4" w14:textId="624FB821" w:rsidR="00F24A63" w:rsidRPr="004636D3" w:rsidRDefault="00F24A63" w:rsidP="008F2A7B">
            <w:pPr>
              <w:pStyle w:val="Caption"/>
            </w:pPr>
            <w:r w:rsidRPr="004636D3">
              <w:t>(3)</w:t>
            </w:r>
          </w:p>
        </w:tc>
      </w:tr>
    </w:tbl>
    <w:p w14:paraId="3CE32306" w14:textId="77777777" w:rsidR="008B641B" w:rsidRPr="008B641B" w:rsidRDefault="008B641B" w:rsidP="008F2A7B">
      <w:pPr>
        <w:pStyle w:val="FirstParagraph"/>
        <w:jc w:val="both"/>
      </w:pPr>
      <w:r w:rsidRPr="008B641B">
        <w:t xml:space="preserve">where </w:t>
      </w:r>
      <m:oMath>
        <m:sSub>
          <m:sSubPr>
            <m:ctrlPr>
              <w:rPr>
                <w:rFonts w:ascii="Cambria Math" w:hAnsi="Cambria Math"/>
              </w:rPr>
            </m:ctrlPr>
          </m:sSubPr>
          <m:e>
            <m:r>
              <w:rPr>
                <w:rFonts w:ascii="Cambria Math" w:hAnsi="Cambria Math"/>
              </w:rPr>
              <m:t>K</m:t>
            </m:r>
          </m:e>
          <m:sub>
            <m:r>
              <w:rPr>
                <w:rFonts w:ascii="Cambria Math" w:hAnsi="Cambria Math"/>
              </w:rPr>
              <m:t>0</m:t>
            </m:r>
          </m:sub>
        </m:sSub>
      </m:oMath>
      <w:r w:rsidRPr="008B641B">
        <w:t xml:space="preserve"> is the number of tags released in the ADF&amp;G pot survey; </w:t>
      </w:r>
      <m:oMath>
        <m:sSub>
          <m:sSubPr>
            <m:ctrlPr>
              <w:rPr>
                <w:rFonts w:ascii="Cambria Math" w:hAnsi="Cambria Math"/>
              </w:rPr>
            </m:ctrlPr>
          </m:sSubPr>
          <m:e>
            <m:r>
              <w:rPr>
                <w:rFonts w:ascii="Cambria Math" w:hAnsi="Cambria Math"/>
              </w:rPr>
              <m:t>D</m:t>
            </m:r>
          </m:e>
          <m:sub>
            <m:r>
              <w:rPr>
                <w:rFonts w:ascii="Cambria Math" w:hAnsi="Cambria Math"/>
              </w:rPr>
              <m:t>0</m:t>
            </m:r>
          </m:sub>
        </m:sSub>
      </m:oMath>
      <w:r w:rsidRPr="008B641B">
        <w:t xml:space="preserve"> is the number of tagged fish that are not available to either the ADF&amp;G longline survey or to the fishery (tags recovered in the halibut fishery or outside of Chatham Strait); </w:t>
      </w:r>
      <w:r w:rsidRPr="008B641B">
        <w:rPr>
          <w:i/>
          <w:iCs/>
        </w:rPr>
        <w:t>M</w:t>
      </w:r>
      <w:r w:rsidRPr="008B641B">
        <w:t xml:space="preserve"> is the assumed natural mortality of 0.10 (Johnson and Quinn 1988); </w:t>
      </w:r>
      <w:r w:rsidRPr="008B641B">
        <w:rPr>
          <w:i/>
          <w:iCs/>
        </w:rPr>
        <w:t>k</w:t>
      </w:r>
      <w:r w:rsidRPr="008B641B">
        <w:t xml:space="preserve"> is the number of marked fish recovered; and </w:t>
      </w:r>
      <w:r w:rsidRPr="008B641B">
        <w:rPr>
          <w:i/>
          <w:iCs/>
        </w:rPr>
        <w:t>C</w:t>
      </w:r>
      <w:r w:rsidRPr="008B641B">
        <w:t xml:space="preserve"> is the total catch or </w:t>
      </w:r>
      <w:r w:rsidRPr="008B641B">
        <w:lastRenderedPageBreak/>
        <w:t xml:space="preserve">number of sablefish removed. </w:t>
      </w:r>
      <m:oMath>
        <m:sSub>
          <m:sSubPr>
            <m:ctrlPr>
              <w:rPr>
                <w:rFonts w:ascii="Cambria Math" w:hAnsi="Cambria Math"/>
              </w:rPr>
            </m:ctrlPr>
          </m:sSubPr>
          <m:e>
            <m:r>
              <w:rPr>
                <w:rFonts w:ascii="Cambria Math" w:hAnsi="Cambria Math"/>
              </w:rPr>
              <m:t>N</m:t>
            </m:r>
          </m:e>
          <m:sub>
            <m:r>
              <w:rPr>
                <w:rFonts w:ascii="Cambria Math" w:hAnsi="Cambria Math"/>
              </w:rPr>
              <m:t>1</m:t>
            </m:r>
          </m:sub>
        </m:sSub>
      </m:oMath>
      <w:r w:rsidRPr="008B641B">
        <w:t xml:space="preserve"> was assumed to follow a normal distribution with an uninformed prior (precision =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rsidRPr="008B641B">
        <w:t>) centered on past assessments’ forecasts of abundance.</w:t>
      </w:r>
    </w:p>
    <w:p w14:paraId="70C36E06" w14:textId="5C069366" w:rsidR="008B641B" w:rsidRPr="008B641B" w:rsidRDefault="008B641B" w:rsidP="008F2A7B">
      <w:pPr>
        <w:pStyle w:val="BodyText"/>
        <w:rPr>
          <w:sz w:val="24"/>
        </w:rPr>
      </w:pPr>
      <w:r w:rsidRPr="008B641B">
        <w:rPr>
          <w:sz w:val="24"/>
        </w:rPr>
        <w:t xml:space="preserve">The probability that a sablefish caught in a given time period is marked </w:t>
      </w:r>
      <m:oMath>
        <m:sSub>
          <m:sSubPr>
            <m:ctrlPr>
              <w:rPr>
                <w:rFonts w:ascii="Cambria Math" w:hAnsi="Cambria Math"/>
                <w:sz w:val="24"/>
              </w:rPr>
            </m:ctrlPr>
          </m:sSubPr>
          <m:e>
            <m:r>
              <w:rPr>
                <w:rFonts w:ascii="Cambria Math" w:hAnsi="Cambria Math"/>
                <w:sz w:val="24"/>
              </w:rPr>
              <m:t>p</m:t>
            </m:r>
          </m:e>
          <m:sub>
            <m:r>
              <w:rPr>
                <w:rFonts w:ascii="Cambria Math" w:hAnsi="Cambria Math"/>
                <w:sz w:val="24"/>
              </w:rPr>
              <m:t>i</m:t>
            </m:r>
          </m:sub>
        </m:sSub>
      </m:oMath>
      <w:r w:rsidRPr="008B641B">
        <w:rPr>
          <w:sz w:val="24"/>
        </w:rPr>
        <w:t xml:space="preserve"> is informed by the ratio of marks in the population to the total population at that time </w:t>
      </w:r>
      <m:oMath>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K</m:t>
                </m:r>
              </m:e>
              <m:sub>
                <m:r>
                  <w:rPr>
                    <w:rFonts w:ascii="Cambria Math" w:hAnsi="Cambria Math"/>
                    <w:sz w:val="24"/>
                  </w:rPr>
                  <m:t>i</m:t>
                </m:r>
              </m:sub>
            </m:sSub>
            <m:ctrlPr>
              <w:rPr>
                <w:rFonts w:ascii="Cambria Math" w:hAnsi="Cambria Math"/>
                <w:i/>
                <w:sz w:val="24"/>
              </w:rPr>
            </m:ctrlPr>
          </m:num>
          <m:den>
            <m:sSub>
              <m:sSubPr>
                <m:ctrlPr>
                  <w:rPr>
                    <w:rFonts w:ascii="Cambria Math" w:hAnsi="Cambria Math"/>
                    <w:sz w:val="24"/>
                  </w:rPr>
                </m:ctrlPr>
              </m:sSubPr>
              <m:e>
                <m:r>
                  <w:rPr>
                    <w:rFonts w:ascii="Cambria Math" w:hAnsi="Cambria Math"/>
                    <w:sz w:val="24"/>
                  </w:rPr>
                  <m:t>N</m:t>
                </m:r>
              </m:e>
              <m:sub>
                <m:r>
                  <w:rPr>
                    <w:rFonts w:ascii="Cambria Math" w:hAnsi="Cambria Math"/>
                    <w:sz w:val="24"/>
                  </w:rPr>
                  <m:t>i</m:t>
                </m:r>
              </m:sub>
            </m:sSub>
          </m:den>
        </m:f>
      </m:oMath>
      <w:r w:rsidRPr="008B641B">
        <w:rPr>
          <w:sz w:val="24"/>
        </w:rPr>
        <w:t xml:space="preserve">. Each </w:t>
      </w:r>
      <m:oMath>
        <m:sSub>
          <m:sSubPr>
            <m:ctrlPr>
              <w:rPr>
                <w:rFonts w:ascii="Cambria Math" w:hAnsi="Cambria Math"/>
                <w:sz w:val="24"/>
              </w:rPr>
            </m:ctrlPr>
          </m:sSubPr>
          <m:e>
            <m:r>
              <w:rPr>
                <w:rFonts w:ascii="Cambria Math" w:hAnsi="Cambria Math"/>
                <w:sz w:val="24"/>
              </w:rPr>
              <m:t>p</m:t>
            </m:r>
          </m:e>
          <m:sub>
            <m:r>
              <w:rPr>
                <w:rFonts w:ascii="Cambria Math" w:hAnsi="Cambria Math"/>
                <w:sz w:val="24"/>
              </w:rPr>
              <m:t>i</m:t>
            </m:r>
          </m:sub>
        </m:sSub>
      </m:oMath>
      <w:r w:rsidRPr="008B641B">
        <w:rPr>
          <w:sz w:val="24"/>
        </w:rPr>
        <w:t xml:space="preserve"> is assumed to follow a beta prior distribution </w:t>
      </w:r>
      <m:oMath>
        <m:sSub>
          <m:sSubPr>
            <m:ctrlPr>
              <w:rPr>
                <w:rFonts w:ascii="Cambria Math" w:hAnsi="Cambria Math"/>
                <w:sz w:val="24"/>
              </w:rPr>
            </m:ctrlPr>
          </m:sSubPr>
          <m:e>
            <m:r>
              <w:rPr>
                <w:rFonts w:ascii="Cambria Math" w:hAnsi="Cambria Math"/>
                <w:sz w:val="24"/>
              </w:rPr>
              <m:t>p</m:t>
            </m:r>
          </m:e>
          <m:sub>
            <m:r>
              <w:rPr>
                <w:rFonts w:ascii="Cambria Math" w:hAnsi="Cambria Math"/>
                <w:sz w:val="24"/>
              </w:rPr>
              <m:t>i</m:t>
            </m:r>
          </m:sub>
        </m:sSub>
      </m:oMath>
      <w:r w:rsidRPr="008B641B">
        <w:rPr>
          <w:sz w:val="24"/>
        </w:rPr>
        <w:t xml:space="preserve"> = </w:t>
      </w:r>
      <m:oMath>
        <m:r>
          <w:rPr>
            <w:rFonts w:ascii="Cambria Math" w:hAnsi="Cambria Math"/>
            <w:sz w:val="24"/>
          </w:rPr>
          <m:t>β</m:t>
        </m:r>
      </m:oMath>
      <w:r w:rsidRPr="008B641B">
        <w:rPr>
          <w:sz w:val="24"/>
        </w:rPr>
        <w:t>(</w:t>
      </w:r>
      <m:oMath>
        <m:r>
          <w:rPr>
            <w:rFonts w:ascii="Cambria Math" w:hAnsi="Cambria Math"/>
            <w:sz w:val="24"/>
          </w:rPr>
          <m:t>α</m:t>
        </m:r>
      </m:oMath>
      <w:r w:rsidRPr="008B641B">
        <w:rPr>
          <w:sz w:val="24"/>
        </w:rPr>
        <w:t xml:space="preserve">, </w:t>
      </w:r>
      <m:oMath>
        <m:r>
          <w:rPr>
            <w:rFonts w:ascii="Cambria Math" w:hAnsi="Cambria Math"/>
            <w:sz w:val="24"/>
          </w:rPr>
          <m:t>β</m:t>
        </m:r>
      </m:oMath>
      <w:r w:rsidRPr="008B641B">
        <w:rPr>
          <w:sz w:val="24"/>
        </w:rPr>
        <w:t xml:space="preserve">), where </w:t>
      </w:r>
      <m:oMath>
        <m:r>
          <w:rPr>
            <w:rFonts w:ascii="Cambria Math" w:hAnsi="Cambria Math"/>
            <w:sz w:val="24"/>
          </w:rPr>
          <m:t>α</m:t>
        </m:r>
      </m:oMath>
      <w:r w:rsidRPr="008B641B">
        <w:rPr>
          <w:sz w:val="24"/>
        </w:rPr>
        <w:t xml:space="preserve"> = (</w:t>
      </w:r>
      <m:oMath>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K</m:t>
                </m:r>
              </m:e>
              <m:sub>
                <m:r>
                  <w:rPr>
                    <w:rFonts w:ascii="Cambria Math" w:hAnsi="Cambria Math"/>
                    <w:sz w:val="24"/>
                  </w:rPr>
                  <m:t>i</m:t>
                </m:r>
              </m:sub>
            </m:sSub>
            <m:ctrlPr>
              <w:rPr>
                <w:rFonts w:ascii="Cambria Math" w:hAnsi="Cambria Math"/>
                <w:i/>
                <w:sz w:val="24"/>
              </w:rPr>
            </m:ctrlPr>
          </m:num>
          <m:den>
            <m:sSub>
              <m:sSubPr>
                <m:ctrlPr>
                  <w:rPr>
                    <w:rFonts w:ascii="Cambria Math" w:hAnsi="Cambria Math"/>
                    <w:sz w:val="24"/>
                  </w:rPr>
                </m:ctrlPr>
              </m:sSubPr>
              <m:e>
                <m:r>
                  <w:rPr>
                    <w:rFonts w:ascii="Cambria Math" w:hAnsi="Cambria Math"/>
                    <w:sz w:val="24"/>
                  </w:rPr>
                  <m:t>N</m:t>
                </m:r>
              </m:e>
              <m:sub>
                <m:r>
                  <w:rPr>
                    <w:rFonts w:ascii="Cambria Math" w:hAnsi="Cambria Math"/>
                    <w:sz w:val="24"/>
                  </w:rPr>
                  <m:t>i</m:t>
                </m:r>
              </m:sub>
            </m:sSub>
          </m:den>
        </m:f>
      </m:oMath>
      <w:r w:rsidRPr="008B641B">
        <w:rPr>
          <w:sz w:val="24"/>
        </w:rPr>
        <w:t xml:space="preserve"> )</w:t>
      </w:r>
      <w:r w:rsidRPr="008B641B">
        <w:rPr>
          <w:i/>
          <w:iCs/>
          <w:sz w:val="24"/>
        </w:rPr>
        <w:t>x</w:t>
      </w:r>
      <w:r w:rsidRPr="008B641B">
        <w:rPr>
          <w:sz w:val="24"/>
        </w:rPr>
        <w:t xml:space="preserve">, </w:t>
      </w:r>
      <m:oMath>
        <m:r>
          <w:rPr>
            <w:rFonts w:ascii="Cambria Math" w:hAnsi="Cambria Math"/>
            <w:sz w:val="24"/>
          </w:rPr>
          <m:t>β</m:t>
        </m:r>
      </m:oMath>
      <w:r w:rsidRPr="008B641B">
        <w:rPr>
          <w:sz w:val="24"/>
        </w:rPr>
        <w:t xml:space="preserve"> = (</w:t>
      </w:r>
      <w:r w:rsidRPr="008B641B">
        <w:rPr>
          <w:i/>
          <w:iCs/>
          <w:sz w:val="24"/>
        </w:rPr>
        <w:t xml:space="preserve">1 </w:t>
      </w:r>
      <w:r w:rsidR="008B3BAB">
        <w:rPr>
          <w:i/>
          <w:iCs/>
          <w:sz w:val="24"/>
        </w:rPr>
        <w:t>–</w:t>
      </w:r>
      <w:r w:rsidRPr="008B641B">
        <w:rPr>
          <w:i/>
          <w:iCs/>
          <w:sz w:val="24"/>
        </w:rPr>
        <w:t xml:space="preserve"> </w:t>
      </w:r>
      <m:oMath>
        <m:sSub>
          <m:sSubPr>
            <m:ctrlPr>
              <w:rPr>
                <w:rFonts w:ascii="Cambria Math" w:hAnsi="Cambria Math"/>
                <w:sz w:val="24"/>
              </w:rPr>
            </m:ctrlPr>
          </m:sSubPr>
          <m:e>
            <m:r>
              <w:rPr>
                <w:rFonts w:ascii="Cambria Math" w:hAnsi="Cambria Math"/>
                <w:sz w:val="24"/>
              </w:rPr>
              <m:t>K</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N</m:t>
            </m:r>
          </m:e>
          <m:sub>
            <m:r>
              <w:rPr>
                <w:rFonts w:ascii="Cambria Math" w:hAnsi="Cambria Math"/>
                <w:sz w:val="24"/>
              </w:rPr>
              <m:t>i</m:t>
            </m:r>
          </m:sub>
        </m:sSub>
      </m:oMath>
      <w:r w:rsidRPr="008B641B">
        <w:rPr>
          <w:i/>
          <w:iCs/>
          <w:sz w:val="24"/>
        </w:rPr>
        <w:t xml:space="preserve"> </w:t>
      </w:r>
      <w:r w:rsidRPr="008B641B">
        <w:rPr>
          <w:sz w:val="24"/>
        </w:rPr>
        <w:t>)/</w:t>
      </w:r>
      <w:r w:rsidRPr="008B641B">
        <w:rPr>
          <w:i/>
          <w:iCs/>
          <w:sz w:val="24"/>
        </w:rPr>
        <w:t>x</w:t>
      </w:r>
      <w:r w:rsidRPr="008B641B">
        <w:rPr>
          <w:sz w:val="24"/>
        </w:rPr>
        <w:t xml:space="preserve">, and a large </w:t>
      </w:r>
      <w:r w:rsidRPr="008B641B">
        <w:rPr>
          <w:i/>
          <w:iCs/>
          <w:sz w:val="24"/>
        </w:rPr>
        <w:t>x</w:t>
      </w:r>
      <w:r w:rsidRPr="008B641B">
        <w:rPr>
          <w:sz w:val="24"/>
        </w:rPr>
        <w:t xml:space="preserve"> indicates confidence in </w:t>
      </w:r>
      <m:oMath>
        <m:sSub>
          <m:sSubPr>
            <m:ctrlPr>
              <w:rPr>
                <w:rFonts w:ascii="Cambria Math" w:hAnsi="Cambria Math"/>
                <w:sz w:val="24"/>
              </w:rPr>
            </m:ctrlPr>
          </m:sSubPr>
          <m:e>
            <m:r>
              <w:rPr>
                <w:rFonts w:ascii="Cambria Math" w:hAnsi="Cambria Math"/>
                <w:sz w:val="24"/>
              </w:rPr>
              <m:t>K</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N</m:t>
            </m:r>
          </m:e>
          <m:sub>
            <m:r>
              <w:rPr>
                <w:rFonts w:ascii="Cambria Math" w:hAnsi="Cambria Math"/>
                <w:sz w:val="24"/>
              </w:rPr>
              <m:t>i</m:t>
            </m:r>
          </m:sub>
        </m:sSub>
      </m:oMath>
      <w:r w:rsidRPr="008B641B">
        <w:rPr>
          <w:sz w:val="24"/>
        </w:rPr>
        <w:t xml:space="preserve">. Because </w:t>
      </w:r>
      <m:oMath>
        <m:sSub>
          <m:sSubPr>
            <m:ctrlPr>
              <w:rPr>
                <w:rFonts w:ascii="Cambria Math" w:hAnsi="Cambria Math"/>
                <w:sz w:val="24"/>
              </w:rPr>
            </m:ctrlPr>
          </m:sSubPr>
          <m:e>
            <m:r>
              <w:rPr>
                <w:rFonts w:ascii="Cambria Math" w:hAnsi="Cambria Math"/>
                <w:sz w:val="24"/>
              </w:rPr>
              <m:t>N</m:t>
            </m:r>
          </m:e>
          <m:sub>
            <m:r>
              <w:rPr>
                <w:rFonts w:ascii="Cambria Math" w:hAnsi="Cambria Math"/>
                <w:sz w:val="24"/>
              </w:rPr>
              <m:t>i</m:t>
            </m:r>
          </m:sub>
        </m:sSub>
      </m:oMath>
      <w:r w:rsidRPr="008B641B">
        <w:rPr>
          <w:sz w:val="24"/>
        </w:rPr>
        <w:t xml:space="preserve"> was previously assumed to follow a vague normal prior, </w:t>
      </w:r>
      <m:oMath>
        <m:sSub>
          <m:sSubPr>
            <m:ctrlPr>
              <w:rPr>
                <w:rFonts w:ascii="Cambria Math" w:hAnsi="Cambria Math"/>
                <w:sz w:val="24"/>
              </w:rPr>
            </m:ctrlPr>
          </m:sSubPr>
          <m:e>
            <m:r>
              <w:rPr>
                <w:rFonts w:ascii="Cambria Math" w:hAnsi="Cambria Math"/>
                <w:sz w:val="24"/>
              </w:rPr>
              <m:t>p</m:t>
            </m:r>
          </m:e>
          <m:sub>
            <m:r>
              <w:rPr>
                <w:rFonts w:ascii="Cambria Math" w:hAnsi="Cambria Math"/>
                <w:sz w:val="24"/>
              </w:rPr>
              <m:t>i</m:t>
            </m:r>
          </m:sub>
        </m:sSub>
      </m:oMath>
      <w:r w:rsidRPr="008B641B">
        <w:rPr>
          <w:sz w:val="24"/>
        </w:rPr>
        <w:t xml:space="preserve"> was assigned to an informed prior by setting </w:t>
      </w:r>
      <w:r w:rsidRPr="008B641B">
        <w:rPr>
          <w:i/>
          <w:iCs/>
          <w:sz w:val="24"/>
        </w:rPr>
        <w:t>x</w:t>
      </w:r>
      <w:r w:rsidRPr="008B641B">
        <w:rPr>
          <w:sz w:val="24"/>
        </w:rPr>
        <w:t xml:space="preserve"> equal to 10,000.</w:t>
      </w:r>
    </w:p>
    <w:p w14:paraId="1460DC03" w14:textId="77777777" w:rsidR="008B641B" w:rsidRPr="008B641B" w:rsidRDefault="008B641B" w:rsidP="008F2A7B">
      <w:pPr>
        <w:pStyle w:val="BodyText"/>
        <w:rPr>
          <w:sz w:val="24"/>
        </w:rPr>
      </w:pPr>
      <w:r w:rsidRPr="008B641B">
        <w:rPr>
          <w:sz w:val="24"/>
        </w:rPr>
        <w:t xml:space="preserve">In each time period, the likelihood of recapturing </w:t>
      </w:r>
      <w:r w:rsidRPr="008B641B">
        <w:rPr>
          <w:i/>
          <w:iCs/>
          <w:sz w:val="24"/>
        </w:rPr>
        <w:t>k</w:t>
      </w:r>
      <w:r w:rsidRPr="008B641B">
        <w:rPr>
          <w:sz w:val="24"/>
        </w:rPr>
        <w:t xml:space="preserve"> marked sablefish given </w:t>
      </w:r>
      <w:r w:rsidRPr="008B641B">
        <w:rPr>
          <w:i/>
          <w:iCs/>
          <w:sz w:val="24"/>
        </w:rPr>
        <w:t>n</w:t>
      </w:r>
      <w:r w:rsidRPr="008B641B">
        <w:rPr>
          <w:sz w:val="24"/>
        </w:rPr>
        <w:t xml:space="preserve"> sampled fish follows a binomial distribution, where: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725EAA99" w14:textId="77777777" w:rsidTr="004E6411">
        <w:tc>
          <w:tcPr>
            <w:tcW w:w="715" w:type="dxa"/>
          </w:tcPr>
          <w:p w14:paraId="695747F6" w14:textId="77777777" w:rsidR="00F24A63" w:rsidRPr="004636D3" w:rsidRDefault="00F24A63" w:rsidP="008F2A7B">
            <w:pPr>
              <w:pStyle w:val="Caption"/>
              <w:ind w:firstLine="0"/>
            </w:pPr>
          </w:p>
        </w:tc>
        <w:tc>
          <w:tcPr>
            <w:tcW w:w="7740" w:type="dxa"/>
          </w:tcPr>
          <w:p w14:paraId="547086A0" w14:textId="39FF05F5" w:rsidR="00F24A63" w:rsidRPr="004636D3" w:rsidRDefault="00F24A63" w:rsidP="008F2A7B">
            <w:pPr>
              <w:pStyle w:val="Caption"/>
              <w:ind w:firstLine="0"/>
            </w:pPr>
            <m:oMath>
              <m:r>
                <w:rPr>
                  <w:rFonts w:ascii="Cambria Math" w:eastAsia="CambriaMath" w:hAnsi="Cambria Math"/>
                </w:rPr>
                <m:t>Pr</m:t>
              </m:r>
              <m:d>
                <m:dPr>
                  <m:ctrlPr>
                    <w:rPr>
                      <w:rFonts w:ascii="Cambria Math" w:eastAsia="CambriaMath" w:hAnsi="Cambria Math"/>
                      <w:i/>
                      <w:sz w:val="24"/>
                      <w:szCs w:val="24"/>
                    </w:rPr>
                  </m:ctrlPr>
                </m:dPr>
                <m:e>
                  <m:r>
                    <w:rPr>
                      <w:rFonts w:ascii="Cambria Math" w:eastAsia="CambriaMath" w:hAnsi="Cambria Math"/>
                    </w:rPr>
                    <m:t>k|n,p</m:t>
                  </m:r>
                </m:e>
              </m:d>
              <m:r>
                <w:rPr>
                  <w:rFonts w:ascii="Cambria Math" w:eastAsia="CambriaMath" w:hAnsi="Cambria Math"/>
                </w:rPr>
                <m:t>=</m:t>
              </m:r>
              <m:d>
                <m:dPr>
                  <m:ctrlPr>
                    <w:rPr>
                      <w:rFonts w:ascii="Cambria Math" w:eastAsia="CambriaMath" w:hAnsi="Cambria Math"/>
                      <w:i/>
                      <w:sz w:val="24"/>
                      <w:szCs w:val="24"/>
                    </w:rPr>
                  </m:ctrlPr>
                </m:dPr>
                <m:e>
                  <m:m>
                    <m:mPr>
                      <m:mcs>
                        <m:mc>
                          <m:mcPr>
                            <m:count m:val="1"/>
                            <m:mcJc m:val="center"/>
                          </m:mcPr>
                        </m:mc>
                      </m:mcs>
                      <m:ctrlPr>
                        <w:rPr>
                          <w:rFonts w:ascii="Cambria Math" w:eastAsia="CambriaMath" w:hAnsi="Cambria Math"/>
                          <w:i/>
                          <w:sz w:val="24"/>
                          <w:szCs w:val="24"/>
                        </w:rPr>
                      </m:ctrlPr>
                    </m:mPr>
                    <m:mr>
                      <m:e>
                        <m:r>
                          <w:rPr>
                            <w:rFonts w:ascii="Cambria Math" w:eastAsia="CambriaMath" w:hAnsi="Cambria Math"/>
                          </w:rPr>
                          <m:t>n</m:t>
                        </m:r>
                      </m:e>
                    </m:mr>
                    <m:mr>
                      <m:e>
                        <m:r>
                          <w:rPr>
                            <w:rFonts w:ascii="Cambria Math" w:eastAsia="CambriaMath" w:hAnsi="Cambria Math"/>
                          </w:rPr>
                          <m:t>k</m:t>
                        </m:r>
                      </m:e>
                    </m:mr>
                  </m:m>
                </m:e>
              </m:d>
              <m:sSup>
                <m:sSupPr>
                  <m:ctrlPr>
                    <w:rPr>
                      <w:rFonts w:ascii="Cambria Math" w:eastAsia="CambriaMath" w:hAnsi="Cambria Math"/>
                      <w:i/>
                      <w:sz w:val="24"/>
                      <w:szCs w:val="24"/>
                    </w:rPr>
                  </m:ctrlPr>
                </m:sSupPr>
                <m:e>
                  <m:r>
                    <w:rPr>
                      <w:rFonts w:ascii="Cambria Math" w:eastAsia="CambriaMath" w:hAnsi="Cambria Math"/>
                    </w:rPr>
                    <m:t>p</m:t>
                  </m:r>
                </m:e>
                <m:sup>
                  <m:r>
                    <w:rPr>
                      <w:rFonts w:ascii="Cambria Math" w:eastAsia="CambriaMath" w:hAnsi="Cambria Math"/>
                    </w:rPr>
                    <m:t>k</m:t>
                  </m:r>
                </m:sup>
              </m:sSup>
              <m:sSup>
                <m:sSupPr>
                  <m:ctrlPr>
                    <w:rPr>
                      <w:rFonts w:ascii="Cambria Math" w:eastAsia="CambriaMath" w:hAnsi="Cambria Math"/>
                      <w:i/>
                      <w:sz w:val="24"/>
                      <w:szCs w:val="24"/>
                    </w:rPr>
                  </m:ctrlPr>
                </m:sSupPr>
                <m:e>
                  <m:d>
                    <m:dPr>
                      <m:ctrlPr>
                        <w:rPr>
                          <w:rFonts w:ascii="Cambria Math" w:eastAsia="CambriaMath" w:hAnsi="Cambria Math"/>
                          <w:i/>
                          <w:sz w:val="24"/>
                          <w:szCs w:val="24"/>
                        </w:rPr>
                      </m:ctrlPr>
                    </m:dPr>
                    <m:e>
                      <m:r>
                        <w:rPr>
                          <w:rFonts w:ascii="Cambria Math" w:eastAsia="CambriaMath" w:hAnsi="Cambria Math"/>
                        </w:rPr>
                        <m:t>1-p</m:t>
                      </m:r>
                    </m:e>
                  </m:d>
                </m:e>
                <m:sup>
                  <m:r>
                    <w:rPr>
                      <w:rFonts w:ascii="Cambria Math" w:eastAsia="CambriaMath" w:hAnsi="Cambria Math"/>
                    </w:rPr>
                    <m:t>n-k</m:t>
                  </m:r>
                </m:sup>
              </m:sSup>
            </m:oMath>
            <w:r w:rsidR="00430C74" w:rsidRPr="004636D3">
              <w:rPr>
                <w:sz w:val="24"/>
                <w:szCs w:val="24"/>
              </w:rPr>
              <w:t>.</w:t>
            </w:r>
          </w:p>
        </w:tc>
        <w:tc>
          <w:tcPr>
            <w:tcW w:w="895" w:type="dxa"/>
          </w:tcPr>
          <w:p w14:paraId="4B115109" w14:textId="33DA2B2A" w:rsidR="00F24A63" w:rsidRPr="004636D3" w:rsidRDefault="00F24A63" w:rsidP="008F2A7B">
            <w:pPr>
              <w:pStyle w:val="Caption"/>
            </w:pPr>
            <w:r w:rsidRPr="004636D3">
              <w:t>(4)</w:t>
            </w:r>
          </w:p>
        </w:tc>
      </w:tr>
    </w:tbl>
    <w:p w14:paraId="101CA4BC" w14:textId="086AADD0" w:rsidR="008B641B" w:rsidRPr="008B641B" w:rsidRDefault="008B641B" w:rsidP="008F2A7B">
      <w:pPr>
        <w:pStyle w:val="FirstParagraph"/>
        <w:jc w:val="both"/>
      </w:pPr>
      <w:r w:rsidRPr="008B641B">
        <w:t xml:space="preserve">Additional information on </w:t>
      </w:r>
      <w:r w:rsidR="00290253">
        <w:t>mark–</w:t>
      </w:r>
      <w:r w:rsidR="00276472">
        <w:t xml:space="preserve">recapture </w:t>
      </w:r>
      <w:r w:rsidR="00276472" w:rsidRPr="008B641B">
        <w:t>modeling</w:t>
      </w:r>
      <w:r w:rsidRPr="008B641B">
        <w:t>, alternative methods considered, and model selection methodology is detailed in Appendix A of Sullivan et al. (2019).</w:t>
      </w:r>
    </w:p>
    <w:p w14:paraId="1E814A90" w14:textId="335B4993" w:rsidR="003B6046" w:rsidRPr="008B641B" w:rsidRDefault="008B641B" w:rsidP="008F2A7B">
      <w:pPr>
        <w:pStyle w:val="BodyText"/>
        <w:rPr>
          <w:sz w:val="24"/>
        </w:rPr>
      </w:pPr>
      <w:r w:rsidRPr="008B641B">
        <w:rPr>
          <w:sz w:val="24"/>
        </w:rPr>
        <w:t xml:space="preserve">The </w:t>
      </w:r>
      <w:r w:rsidR="00290253">
        <w:rPr>
          <w:sz w:val="24"/>
        </w:rPr>
        <w:t>mark–</w:t>
      </w:r>
      <w:r w:rsidR="00276472">
        <w:rPr>
          <w:sz w:val="24"/>
        </w:rPr>
        <w:t xml:space="preserve">recapture </w:t>
      </w:r>
      <w:r w:rsidR="00276472" w:rsidRPr="008B641B">
        <w:rPr>
          <w:sz w:val="24"/>
        </w:rPr>
        <w:t>experiment</w:t>
      </w:r>
      <w:r w:rsidRPr="008B641B">
        <w:rPr>
          <w:sz w:val="24"/>
        </w:rPr>
        <w:t xml:space="preserve"> likely overestimates precision and is biased to some degree given that there are currently no diagnostics that examine differences in capture probability based on fish size or location. Furthermore, the project relies on reported marked fish, and the accounting done at processing plants by ADF&amp;G staff and tag returns from industry seldom agree. A thorough re-evaluation of this project remains a priority both to detect and potentially correct biases in the estimates and produce more accurate estimates of uncertainty in the estimate.</w:t>
      </w:r>
    </w:p>
    <w:p w14:paraId="7B35D6E7" w14:textId="77777777" w:rsidR="00A537DC" w:rsidRPr="004636D3" w:rsidRDefault="00A537DC" w:rsidP="008F2A7B">
      <w:pPr>
        <w:pStyle w:val="Heading4"/>
        <w:jc w:val="both"/>
        <w:rPr>
          <w:i w:val="0"/>
          <w:iCs/>
        </w:rPr>
      </w:pPr>
      <w:r w:rsidRPr="004636D3">
        <w:rPr>
          <w:i w:val="0"/>
          <w:iCs/>
        </w:rPr>
        <w:t>Age compositions</w:t>
      </w:r>
    </w:p>
    <w:p w14:paraId="028DA75D" w14:textId="073CB828" w:rsidR="008B641B" w:rsidRPr="008B641B" w:rsidRDefault="008B641B" w:rsidP="008F2A7B">
      <w:pPr>
        <w:pStyle w:val="FirstParagraph"/>
        <w:jc w:val="both"/>
      </w:pPr>
      <w:r>
        <w:t>Fishery age compositions from the 2002</w:t>
      </w:r>
      <w:r w:rsidR="00276472">
        <w:t>–</w:t>
      </w:r>
      <w:r>
        <w:t>202</w:t>
      </w:r>
      <w:r w:rsidR="002445A1">
        <w:t>5</w:t>
      </w:r>
      <w:r>
        <w:t xml:space="preserve"> longline fishery and survey age compositions from the 1997</w:t>
      </w:r>
      <w:r w:rsidR="00276472">
        <w:t>–</w:t>
      </w:r>
      <w:r>
        <w:t>202</w:t>
      </w:r>
      <w:r w:rsidR="002445A1">
        <w:t>5</w:t>
      </w:r>
      <w:r>
        <w:t xml:space="preserve"> longline surveys (</w:t>
      </w:r>
      <w:r w:rsidR="002445A1" w:rsidRPr="002445A1">
        <w:fldChar w:fldCharType="begin"/>
      </w:r>
      <w:r w:rsidR="002445A1" w:rsidRPr="002445A1">
        <w:instrText xml:space="preserve"> REF _Ref224118139 \h </w:instrText>
      </w:r>
      <w:r w:rsidR="002445A1">
        <w:instrText xml:space="preserve"> \* MERGEFORMAT </w:instrText>
      </w:r>
      <w:r w:rsidR="002445A1" w:rsidRPr="002445A1">
        <w:fldChar w:fldCharType="separate"/>
      </w:r>
      <w:r w:rsidR="002445A1" w:rsidRPr="002445A1">
        <w:t xml:space="preserve">Figure </w:t>
      </w:r>
      <w:r w:rsidR="002445A1" w:rsidRPr="002445A1">
        <w:rPr>
          <w:noProof/>
        </w:rPr>
        <w:t>10</w:t>
      </w:r>
      <w:r w:rsidR="002445A1" w:rsidRPr="002445A1">
        <w:fldChar w:fldCharType="end"/>
      </w:r>
      <w:r>
        <w:t xml:space="preserve">) were included in the model. In 2020, </w:t>
      </w:r>
      <w:r w:rsidR="0074437B">
        <w:t>to</w:t>
      </w:r>
      <w:r>
        <w:t xml:space="preserve"> be consistent with the federal assessment, the plus group age in the model was updated to be </w:t>
      </w:r>
      <w:r w:rsidR="0007686A">
        <w:t xml:space="preserve">above </w:t>
      </w:r>
      <w:r>
        <w:t xml:space="preserve">31 </w:t>
      </w:r>
      <w:r w:rsidR="0074437B">
        <w:t>years</w:t>
      </w:r>
      <w:r w:rsidR="0007686A">
        <w:t xml:space="preserve"> old</w:t>
      </w:r>
      <w:r w:rsidR="0074437B">
        <w:t xml:space="preserve"> </w:t>
      </w:r>
      <w:r>
        <w:t>(instead of 43</w:t>
      </w:r>
      <w:r w:rsidR="0074437B">
        <w:t xml:space="preserve"> years</w:t>
      </w:r>
      <w:r>
        <w:t xml:space="preserve">). Sample sizes were deemed insufficient to fit age compositions by sex, so age data have been aggregated for both the survey and fishery. The McAllister and Ianelli (1997) method of tuning composition data by iteratively reweighting the sample size has been applied to the SCAA model and was </w:t>
      </w:r>
      <w:r w:rsidRPr="008B641B">
        <w:t>implemented in the assessment.</w:t>
      </w:r>
    </w:p>
    <w:p w14:paraId="0F5A40ED" w14:textId="7F78C37B" w:rsidR="008B641B" w:rsidRPr="008B641B" w:rsidRDefault="008B641B" w:rsidP="008F2A7B">
      <w:pPr>
        <w:pStyle w:val="BodyText"/>
        <w:rPr>
          <w:sz w:val="24"/>
        </w:rPr>
      </w:pPr>
      <w:r w:rsidRPr="008B641B">
        <w:rPr>
          <w:sz w:val="24"/>
        </w:rPr>
        <w:t>Currently, no NSEI-specific ageing error matrix exists. Until this has been fully developed and reviewed, the federal sablefish ageing error matrix has been made available and used for this assessment (Heifetz et al. 1999; Hanselman et al. 2018; D. Hanselman, Fisheries Research Biologist, NOAA, Juneau, personal communication, April 2019). The ageing error matrix (</w:t>
      </w:r>
      <m:oMath>
        <m:sSub>
          <m:sSubPr>
            <m:ctrlPr>
              <w:rPr>
                <w:rFonts w:ascii="Cambria Math" w:hAnsi="Cambria Math"/>
                <w:sz w:val="24"/>
              </w:rPr>
            </m:ctrlPr>
          </m:sSubPr>
          <m:e>
            <m:r>
              <w:rPr>
                <w:rFonts w:ascii="Cambria Math" w:hAnsi="Cambria Math"/>
                <w:sz w:val="24"/>
              </w:rPr>
              <m:t>Ω</m:t>
            </m:r>
          </m:e>
          <m:sub>
            <m:r>
              <w:rPr>
                <w:rFonts w:ascii="Cambria Math" w:hAnsi="Cambria Math"/>
                <w:sz w:val="24"/>
              </w:rPr>
              <m:t>a</m:t>
            </m:r>
            <m:r>
              <m:rPr>
                <m:sty m:val="p"/>
              </m:rPr>
              <w:rPr>
                <w:rFonts w:ascii="Cambria Math" w:hAnsi="Cambria Math"/>
                <w:sz w:val="24"/>
              </w:rPr>
              <m:t>',</m:t>
            </m:r>
            <m:r>
              <w:rPr>
                <w:rFonts w:ascii="Cambria Math" w:hAnsi="Cambria Math"/>
                <w:sz w:val="24"/>
              </w:rPr>
              <m:t>a</m:t>
            </m:r>
          </m:sub>
        </m:sSub>
      </m:oMath>
      <w:r w:rsidRPr="008B641B">
        <w:rPr>
          <w:sz w:val="24"/>
        </w:rPr>
        <w:t xml:space="preserve">) is the proportion observed at age </w:t>
      </w:r>
      <w:r w:rsidRPr="008B641B">
        <w:rPr>
          <w:i/>
          <w:iCs/>
          <w:sz w:val="24"/>
        </w:rPr>
        <w:t>a</w:t>
      </w:r>
      <w:r w:rsidRPr="008B641B">
        <w:rPr>
          <w:sz w:val="24"/>
        </w:rPr>
        <w:t xml:space="preserve"> given the true age </w:t>
      </w:r>
      <m:oMath>
        <m:sSup>
          <m:sSupPr>
            <m:ctrlPr>
              <w:rPr>
                <w:rFonts w:ascii="Cambria Math" w:hAnsi="Cambria Math"/>
                <w:sz w:val="24"/>
              </w:rPr>
            </m:ctrlPr>
          </m:sSupPr>
          <m:e>
            <m:r>
              <w:rPr>
                <w:rFonts w:ascii="Cambria Math" w:hAnsi="Cambria Math"/>
                <w:sz w:val="24"/>
              </w:rPr>
              <m:t>a</m:t>
            </m:r>
          </m:e>
          <m:sup>
            <m:r>
              <m:rPr>
                <m:sty m:val="p"/>
              </m:rPr>
              <w:rPr>
                <w:rFonts w:ascii="Cambria Math" w:hAnsi="Cambria Math"/>
                <w:sz w:val="24"/>
              </w:rPr>
              <m:t>'</m:t>
            </m:r>
          </m:sup>
        </m:sSup>
      </m:oMath>
      <w:r w:rsidRPr="008B641B">
        <w:rPr>
          <w:sz w:val="24"/>
        </w:rPr>
        <w:t>. Ageing error matrices are critical for correcting observed age compositions and estimating recruitment (Fournier and Archibald 1982). Future research should include the development of an ageing error matrix for NSEI in conjunction with the ADF&amp;G Age Determination Unit.</w:t>
      </w:r>
    </w:p>
    <w:p w14:paraId="0646A659" w14:textId="77777777" w:rsidR="0086080E" w:rsidRPr="004636D3" w:rsidRDefault="0086080E" w:rsidP="008F2A7B">
      <w:pPr>
        <w:pStyle w:val="Heading4"/>
        <w:jc w:val="both"/>
        <w:rPr>
          <w:i w:val="0"/>
          <w:iCs/>
        </w:rPr>
      </w:pPr>
      <w:r w:rsidRPr="004636D3">
        <w:rPr>
          <w:i w:val="0"/>
          <w:iCs/>
        </w:rPr>
        <w:t>Length compositions</w:t>
      </w:r>
    </w:p>
    <w:p w14:paraId="0157EEA5" w14:textId="748FFF60" w:rsidR="000C44FB" w:rsidRPr="000C44FB" w:rsidRDefault="000C44FB" w:rsidP="008F2A7B">
      <w:pPr>
        <w:pStyle w:val="FirstParagraph"/>
        <w:jc w:val="both"/>
      </w:pPr>
      <w:r w:rsidRPr="000C44FB">
        <w:t>Sex-structured length data from the longline fishery (2002</w:t>
      </w:r>
      <w:r w:rsidR="00C45C3B">
        <w:t>–</w:t>
      </w:r>
      <w:r w:rsidRPr="000C44FB">
        <w:t>2024) and the ADF&amp;G longline surveys (1997</w:t>
      </w:r>
      <w:r w:rsidR="00C45C3B">
        <w:t>–</w:t>
      </w:r>
      <w:r w:rsidRPr="000C44FB">
        <w:t>2024;</w:t>
      </w:r>
      <w:r w:rsidR="002445A1">
        <w:t xml:space="preserve"> </w:t>
      </w:r>
      <w:r w:rsidR="002445A1">
        <w:fldChar w:fldCharType="begin"/>
      </w:r>
      <w:r w:rsidR="002445A1">
        <w:instrText xml:space="preserve"> REF _Ref224118343 \h </w:instrText>
      </w:r>
      <w:r w:rsidR="002445A1">
        <w:fldChar w:fldCharType="separate"/>
      </w:r>
      <w:r w:rsidR="002445A1">
        <w:t xml:space="preserve">Figure </w:t>
      </w:r>
      <w:r w:rsidR="002445A1">
        <w:rPr>
          <w:noProof/>
        </w:rPr>
        <w:t>11</w:t>
      </w:r>
      <w:r w:rsidR="002445A1">
        <w:fldChar w:fldCharType="end"/>
      </w:r>
      <w:r w:rsidRPr="000C44FB">
        <w:t>) were summarized using the federal conventions for length compositions (Hanselman et al. 2018). The federal assessment uses 2 cm length bins ranging from 41-99 cm. Fish less than 41 cm (</w:t>
      </w:r>
      <w:r w:rsidRPr="000C44FB">
        <w:rPr>
          <w:i/>
          <w:iCs/>
        </w:rPr>
        <w:t>l</w:t>
      </w:r>
      <w:r w:rsidRPr="000C44FB">
        <w:rPr>
          <w:i/>
          <w:iCs/>
          <w:vertAlign w:val="subscript"/>
        </w:rPr>
        <w:t>0</w:t>
      </w:r>
      <w:r w:rsidRPr="000C44FB">
        <w:t xml:space="preserve">) were omitted from the analysis, and fish greater than 99 cm </w:t>
      </w:r>
      <w:r w:rsidRPr="000C44FB">
        <w:lastRenderedPageBreak/>
        <w:t>were aggregated into the 99 cm length bin (</w:t>
      </w:r>
      <w:r w:rsidRPr="000C44FB">
        <w:rPr>
          <w:i/>
          <w:iCs/>
        </w:rPr>
        <w:t>l+</w:t>
      </w:r>
      <w:r w:rsidRPr="000C44FB">
        <w:t>). Effective sample sizes were estimated using the McAllister and Ianelli (1997) method of tuning composition data by iteratively reweighting the sample size.</w:t>
      </w:r>
    </w:p>
    <w:p w14:paraId="256AD808" w14:textId="13796950" w:rsidR="000C44FB" w:rsidRPr="000C44FB" w:rsidRDefault="000C44FB" w:rsidP="008F2A7B">
      <w:pPr>
        <w:pStyle w:val="BodyText"/>
        <w:rPr>
          <w:sz w:val="24"/>
        </w:rPr>
      </w:pPr>
      <w:r w:rsidRPr="000C44FB">
        <w:rPr>
          <w:sz w:val="24"/>
        </w:rPr>
        <w:t>Length distributions in the fishery have dramatically different patterns than the survey (</w:t>
      </w:r>
      <w:r w:rsidR="002445A1" w:rsidRPr="002445A1">
        <w:rPr>
          <w:sz w:val="24"/>
        </w:rPr>
        <w:fldChar w:fldCharType="begin"/>
      </w:r>
      <w:r w:rsidR="002445A1" w:rsidRPr="002445A1">
        <w:rPr>
          <w:sz w:val="24"/>
        </w:rPr>
        <w:instrText xml:space="preserve"> REF _Ref224118365 \h </w:instrText>
      </w:r>
      <w:r w:rsidR="002445A1" w:rsidRPr="002445A1">
        <w:rPr>
          <w:sz w:val="24"/>
        </w:rPr>
      </w:r>
      <w:r w:rsidR="002445A1">
        <w:rPr>
          <w:sz w:val="24"/>
        </w:rPr>
        <w:instrText xml:space="preserve"> \* MERGEFORMAT </w:instrText>
      </w:r>
      <w:r w:rsidR="002445A1" w:rsidRPr="002445A1">
        <w:rPr>
          <w:sz w:val="24"/>
        </w:rPr>
        <w:fldChar w:fldCharType="separate"/>
      </w:r>
      <w:r w:rsidR="002445A1" w:rsidRPr="002445A1">
        <w:rPr>
          <w:sz w:val="24"/>
        </w:rPr>
        <w:t xml:space="preserve">Figure </w:t>
      </w:r>
      <w:r w:rsidR="002445A1" w:rsidRPr="002445A1">
        <w:rPr>
          <w:noProof/>
          <w:sz w:val="24"/>
        </w:rPr>
        <w:t>5</w:t>
      </w:r>
      <w:r w:rsidR="002445A1" w:rsidRPr="002445A1">
        <w:rPr>
          <w:sz w:val="24"/>
        </w:rPr>
        <w:fldChar w:fldCharType="end"/>
      </w:r>
      <w:r w:rsidR="002445A1">
        <w:rPr>
          <w:sz w:val="24"/>
        </w:rPr>
        <w:t xml:space="preserve">, </w:t>
      </w:r>
      <w:r w:rsidR="002445A1" w:rsidRPr="002445A1">
        <w:rPr>
          <w:sz w:val="24"/>
        </w:rPr>
        <w:fldChar w:fldCharType="begin"/>
      </w:r>
      <w:r w:rsidR="002445A1" w:rsidRPr="002445A1">
        <w:rPr>
          <w:sz w:val="24"/>
        </w:rPr>
        <w:instrText xml:space="preserve"> REF _Ref224118343 \h </w:instrText>
      </w:r>
      <w:r w:rsidR="002445A1" w:rsidRPr="002445A1">
        <w:rPr>
          <w:sz w:val="24"/>
        </w:rPr>
      </w:r>
      <w:r w:rsidR="002445A1">
        <w:rPr>
          <w:sz w:val="24"/>
        </w:rPr>
        <w:instrText xml:space="preserve"> \* MERGEFORMAT </w:instrText>
      </w:r>
      <w:r w:rsidR="002445A1" w:rsidRPr="002445A1">
        <w:rPr>
          <w:sz w:val="24"/>
        </w:rPr>
        <w:fldChar w:fldCharType="separate"/>
      </w:r>
      <w:r w:rsidR="002445A1" w:rsidRPr="002445A1">
        <w:rPr>
          <w:sz w:val="24"/>
        </w:rPr>
        <w:t xml:space="preserve">Figure </w:t>
      </w:r>
      <w:r w:rsidR="002445A1" w:rsidRPr="002445A1">
        <w:rPr>
          <w:noProof/>
          <w:sz w:val="24"/>
        </w:rPr>
        <w:t>11</w:t>
      </w:r>
      <w:r w:rsidR="002445A1" w:rsidRPr="002445A1">
        <w:rPr>
          <w:sz w:val="24"/>
        </w:rPr>
        <w:fldChar w:fldCharType="end"/>
      </w:r>
      <w:r w:rsidRPr="000C44FB">
        <w:rPr>
          <w:sz w:val="24"/>
        </w:rPr>
        <w:t>), with few lengths in the fishery less than 60 cm. Full retention is not a requirement in state waters and the length differences between the survey and fishery are attributed to fishery releases of small fish. Because of the bias introduced by allowing fish to be released in the fishery, fishery age and length compositions tend to be poorly fit by the model.</w:t>
      </w:r>
    </w:p>
    <w:p w14:paraId="0EEE6534" w14:textId="77777777" w:rsidR="000C44FB" w:rsidRPr="000C44FB" w:rsidRDefault="000C44FB" w:rsidP="008F2A7B">
      <w:pPr>
        <w:pStyle w:val="BodyText"/>
        <w:rPr>
          <w:sz w:val="24"/>
        </w:rPr>
      </w:pPr>
      <w:r w:rsidRPr="000C44FB">
        <w:rPr>
          <w:sz w:val="24"/>
        </w:rPr>
        <w:t>Finally, the selective harvest of larger-bodied fish results in large differences between survey and fishery size-at-age. Until an age-length key is developed for NSEI, the federal age-length keys (</w:t>
      </w:r>
      <m:oMath>
        <m:sSub>
          <m:sSubPr>
            <m:ctrlPr>
              <w:rPr>
                <w:rFonts w:ascii="Cambria Math" w:hAnsi="Cambria Math"/>
                <w:sz w:val="24"/>
              </w:rPr>
            </m:ctrlPr>
          </m:sSubPr>
          <m:e>
            <m:r>
              <w:rPr>
                <w:rFonts w:ascii="Cambria Math" w:hAnsi="Cambria Math"/>
                <w:sz w:val="24"/>
              </w:rPr>
              <m:t>Λ</m:t>
            </m:r>
          </m:e>
          <m:sub>
            <m:r>
              <w:rPr>
                <w:rFonts w:ascii="Cambria Math" w:hAnsi="Cambria Math"/>
                <w:sz w:val="24"/>
              </w:rPr>
              <m:t>a</m:t>
            </m:r>
            <m:r>
              <m:rPr>
                <m:sty m:val="p"/>
              </m:rPr>
              <w:rPr>
                <w:rFonts w:ascii="Cambria Math" w:hAnsi="Cambria Math"/>
                <w:sz w:val="24"/>
              </w:rPr>
              <m:t>,</m:t>
            </m:r>
            <m:r>
              <w:rPr>
                <w:rFonts w:ascii="Cambria Math" w:hAnsi="Cambria Math"/>
                <w:sz w:val="24"/>
              </w:rPr>
              <m:t>l</m:t>
            </m:r>
            <m:r>
              <m:rPr>
                <m:sty m:val="p"/>
              </m:rPr>
              <w:rPr>
                <w:rFonts w:ascii="Cambria Math" w:hAnsi="Cambria Math"/>
                <w:sz w:val="24"/>
              </w:rPr>
              <m:t>,</m:t>
            </m:r>
            <m:r>
              <w:rPr>
                <w:rFonts w:ascii="Cambria Math" w:hAnsi="Cambria Math"/>
                <w:sz w:val="24"/>
              </w:rPr>
              <m:t>k</m:t>
            </m:r>
          </m:sub>
        </m:sSub>
      </m:oMath>
      <w:r w:rsidRPr="000C44FB">
        <w:rPr>
          <w:sz w:val="24"/>
        </w:rPr>
        <w:t>) will be used to fit both survey and fishery length compositions (Echave et al. 2012; Hanselman et al. 2018; D. Hanselman, Fisheries Research Biologist, NOAA, Juneau, personal communication, April 2019). Ultimately, separate age-length keys should be developed for each data source to account for the differences in survey and fishery size-at-age.</w:t>
      </w:r>
    </w:p>
    <w:p w14:paraId="0C405682" w14:textId="77777777" w:rsidR="0086080E" w:rsidRPr="004636D3" w:rsidRDefault="0086080E" w:rsidP="008F2A7B">
      <w:pPr>
        <w:pStyle w:val="Heading4"/>
        <w:jc w:val="both"/>
        <w:rPr>
          <w:i w:val="0"/>
          <w:iCs/>
        </w:rPr>
      </w:pPr>
      <w:r w:rsidRPr="004636D3">
        <w:rPr>
          <w:i w:val="0"/>
          <w:iCs/>
        </w:rPr>
        <w:t>Retention probability</w:t>
      </w:r>
    </w:p>
    <w:p w14:paraId="153F0B5D" w14:textId="3D68087E" w:rsidR="000C44FB" w:rsidRDefault="000C44FB" w:rsidP="008F2A7B">
      <w:pPr>
        <w:pStyle w:val="FirstParagraph"/>
        <w:jc w:val="both"/>
      </w:pPr>
      <w:r>
        <w:t>The release of healthy (i.e., not dead, sand flea-bitten, etc.) sablefish is allowed in state waters. To model the discarding behavior in the NSEI fishery, processor grade and price per pound data were used to inform retention probabilities-at-size (Figure 1</w:t>
      </w:r>
      <w:r w:rsidR="009242A2">
        <w:t>2</w:t>
      </w:r>
      <w:r>
        <w:t>). Based on conversations with groundfish port sampling staff and fishers, the lower bound of the Grade 2/3 (3.</w:t>
      </w:r>
      <w:r w:rsidR="00592DAA">
        <w:t>2</w:t>
      </w:r>
      <w:r>
        <w:t xml:space="preserve"> round lb) was assigned a 10% retention probability, the lower bound of the Grade 3/4 (4.</w:t>
      </w:r>
      <w:r w:rsidR="00592DAA">
        <w:t>8</w:t>
      </w:r>
      <w:r>
        <w:t xml:space="preserve"> round lb) was assigned a 50% retention probability, and everything greater than 8 round lb was assigned a 100% retention probability (A. Olson, Groundfish project leader, ADF&amp;G, personal communication, July 2018). Remaining retention probabilities were interpolated between these fixed values. Weight-based retention probabilities were translated to sex and age using the longline survey sex- and weight-based von Bertalanffy growth curves (</w:t>
      </w:r>
      <w:r w:rsidR="002445A1">
        <w:fldChar w:fldCharType="begin"/>
      </w:r>
      <w:r w:rsidR="002445A1">
        <w:instrText xml:space="preserve"> REF _Ref224118421 \h </w:instrText>
      </w:r>
      <w:r w:rsidR="002445A1">
        <w:fldChar w:fldCharType="separate"/>
      </w:r>
      <w:r w:rsidR="002445A1" w:rsidRPr="004636D3">
        <w:t xml:space="preserve">Figure </w:t>
      </w:r>
      <w:r w:rsidR="002445A1">
        <w:rPr>
          <w:noProof/>
        </w:rPr>
        <w:t>6</w:t>
      </w:r>
      <w:r w:rsidR="002445A1">
        <w:fldChar w:fldCharType="end"/>
      </w:r>
      <w:r>
        <w:t>).</w:t>
      </w:r>
    </w:p>
    <w:p w14:paraId="517A4A99" w14:textId="77777777" w:rsidR="00252646" w:rsidRPr="004636D3" w:rsidRDefault="00252646" w:rsidP="008F2A7B">
      <w:pPr>
        <w:pStyle w:val="Heading3"/>
        <w:jc w:val="both"/>
      </w:pPr>
      <w:bookmarkStart w:id="85" w:name="_Toc204677377"/>
      <w:r w:rsidRPr="004636D3">
        <w:rPr>
          <w:sz w:val="28"/>
          <w:szCs w:val="28"/>
        </w:rPr>
        <w:t>M</w:t>
      </w:r>
      <w:r w:rsidRPr="004636D3">
        <w:t xml:space="preserve">ODEL </w:t>
      </w:r>
      <w:r w:rsidRPr="004636D3">
        <w:rPr>
          <w:sz w:val="28"/>
          <w:szCs w:val="28"/>
        </w:rPr>
        <w:t>P</w:t>
      </w:r>
      <w:r w:rsidRPr="004636D3">
        <w:t>ARAMETERS</w:t>
      </w:r>
      <w:bookmarkEnd w:id="85"/>
    </w:p>
    <w:p w14:paraId="5B8CC2F8" w14:textId="77777777" w:rsidR="00252646" w:rsidRPr="004636D3" w:rsidRDefault="00252646" w:rsidP="008F2A7B">
      <w:pPr>
        <w:pStyle w:val="Heading4"/>
        <w:jc w:val="both"/>
        <w:rPr>
          <w:i w:val="0"/>
          <w:iCs/>
        </w:rPr>
      </w:pPr>
      <w:r w:rsidRPr="004636D3">
        <w:rPr>
          <w:i w:val="0"/>
          <w:iCs/>
        </w:rPr>
        <w:t>Natural mortality</w:t>
      </w:r>
    </w:p>
    <w:p w14:paraId="62A31882" w14:textId="1051C49C" w:rsidR="006F06DD" w:rsidRDefault="006F06DD" w:rsidP="008F2A7B">
      <w:pPr>
        <w:pStyle w:val="FirstParagraph"/>
        <w:jc w:val="both"/>
      </w:pPr>
      <w:r>
        <w:t xml:space="preserve">Natural mortality </w:t>
      </w:r>
      <w:r>
        <w:rPr>
          <w:i/>
          <w:iCs/>
        </w:rPr>
        <w:t>M</w:t>
      </w:r>
      <w:r>
        <w:t xml:space="preserve"> was assumed </w:t>
      </w:r>
      <w:r w:rsidR="002445A1">
        <w:t>to be constant</w:t>
      </w:r>
      <w:r>
        <w:t xml:space="preserve"> over time and </w:t>
      </w:r>
      <w:r w:rsidR="003E2ADA">
        <w:t>age and</w:t>
      </w:r>
      <w:r>
        <w:t xml:space="preserve"> was fixed at 0.10 (Johnson and Quinn 1988). Code infrastructure has been developed to estimate </w:t>
      </w:r>
      <w:r>
        <w:rPr>
          <w:i/>
          <w:iCs/>
        </w:rPr>
        <w:t>M</w:t>
      </w:r>
      <w:r>
        <w:t xml:space="preserve"> using a prior as is done in the federal assessment, but this methodology will not be implemented until prior distributions can be thoroughly analyzed.</w:t>
      </w:r>
    </w:p>
    <w:p w14:paraId="6EA21CF4" w14:textId="77777777" w:rsidR="00252646" w:rsidRPr="004636D3" w:rsidRDefault="00252646" w:rsidP="008F2A7B">
      <w:pPr>
        <w:pStyle w:val="Heading4"/>
        <w:jc w:val="both"/>
        <w:rPr>
          <w:i w:val="0"/>
          <w:iCs/>
        </w:rPr>
      </w:pPr>
      <w:r w:rsidRPr="004636D3">
        <w:rPr>
          <w:i w:val="0"/>
          <w:iCs/>
        </w:rPr>
        <w:t>Discard mortality</w:t>
      </w:r>
    </w:p>
    <w:p w14:paraId="2422AE5C" w14:textId="1F2C4AF9" w:rsidR="006F06DD" w:rsidRDefault="006F06DD" w:rsidP="008F2A7B">
      <w:pPr>
        <w:pStyle w:val="FirstParagraph"/>
        <w:jc w:val="both"/>
      </w:pPr>
      <w:r>
        <w:t xml:space="preserve">Stachura et al. (2012) estimated discard mortality </w:t>
      </w:r>
      <w:r>
        <w:rPr>
          <w:i/>
          <w:iCs/>
        </w:rPr>
        <w:t>D</w:t>
      </w:r>
      <w:r>
        <w:t xml:space="preserve"> of sablefish to be 11.7% using release</w:t>
      </w:r>
      <w:r w:rsidR="00C45C3B">
        <w:t>–</w:t>
      </w:r>
      <w:r>
        <w:t xml:space="preserve">recapture data from a longline survey in Southeast Alaska. Due to careful fish handling on survey vessels during tagging experiments, it is likely that fishery discard </w:t>
      </w:r>
      <w:r w:rsidR="00BC29F3">
        <w:t xml:space="preserve">mortality </w:t>
      </w:r>
      <w:r>
        <w:t xml:space="preserve">is higher. Therefore, the discard mortality rate from the Pacific halibut fishery, </w:t>
      </w:r>
      <w:r>
        <w:rPr>
          <w:i/>
          <w:iCs/>
        </w:rPr>
        <w:t>D</w:t>
      </w:r>
      <w:r>
        <w:t xml:space="preserve"> = 16%, was used (Gilroy and Stewart 2013). The Pacific halibut fishery is likely a reasonable proxy for the sablefish fishery because the fisheries utilize similar gear, and the same vessels and crew frequently participate in both fisheries. Both species are also considered hardy and do not experience barotrauma.</w:t>
      </w:r>
    </w:p>
    <w:p w14:paraId="6ACC61EA" w14:textId="77777777" w:rsidR="00252646" w:rsidRPr="004636D3" w:rsidRDefault="00252646" w:rsidP="008F2A7B">
      <w:pPr>
        <w:pStyle w:val="Heading4"/>
        <w:jc w:val="both"/>
        <w:rPr>
          <w:i w:val="0"/>
          <w:iCs/>
        </w:rPr>
      </w:pPr>
      <w:r w:rsidRPr="004636D3">
        <w:rPr>
          <w:i w:val="0"/>
          <w:iCs/>
        </w:rPr>
        <w:lastRenderedPageBreak/>
        <w:t>Selectivity</w:t>
      </w:r>
    </w:p>
    <w:p w14:paraId="5F53D613" w14:textId="1F5FB7B0" w:rsidR="006F06DD" w:rsidRDefault="006F06DD" w:rsidP="008F2A7B">
      <w:pPr>
        <w:pStyle w:val="FirstParagraph"/>
        <w:jc w:val="both"/>
      </w:pPr>
      <w:r>
        <w:t xml:space="preserve">The longline fishery and survey are assumed to follow a logistic selectivity pattern. The current parameterization of the logistic curves uses </w:t>
      </w:r>
      <w:r>
        <w:rPr>
          <w:i/>
          <w:iCs/>
        </w:rPr>
        <w:t>s</w:t>
      </w:r>
      <w:r>
        <w:rPr>
          <w:i/>
          <w:iCs/>
          <w:vertAlign w:val="subscript"/>
        </w:rPr>
        <w:t>50</w:t>
      </w:r>
      <w:r>
        <w:t xml:space="preserve"> and </w:t>
      </w:r>
      <m:oMath>
        <m:r>
          <w:rPr>
            <w:rFonts w:ascii="Cambria Math" w:hAnsi="Cambria Math"/>
          </w:rPr>
          <m:t>δ</m:t>
        </m:r>
      </m:oMath>
      <w:r>
        <w:t>, which represent the ages at which 50% of fish are selected by the gear (</w:t>
      </w:r>
      <w:r>
        <w:rPr>
          <w:i/>
          <w:iCs/>
        </w:rPr>
        <w:t>s</w:t>
      </w:r>
      <w:r>
        <w:rPr>
          <w:i/>
          <w:iCs/>
          <w:vertAlign w:val="subscript"/>
        </w:rPr>
        <w:t>50</w:t>
      </w:r>
      <w:r>
        <w:t>) and the shape or slope of the logistic curve (</w:t>
      </w:r>
      <m:oMath>
        <m:r>
          <w:rPr>
            <w:rFonts w:ascii="Cambria Math" w:hAnsi="Cambria Math"/>
          </w:rPr>
          <m:t>δ</m:t>
        </m:r>
      </m:oMath>
      <w:r>
        <w:t>). Selectivity-at-age (</w:t>
      </w:r>
      <w:r>
        <w:rPr>
          <w:i/>
          <w:iCs/>
        </w:rPr>
        <w:t>s</w:t>
      </w:r>
      <w:r w:rsidRPr="0074437B">
        <w:rPr>
          <w:i/>
          <w:iCs/>
          <w:vertAlign w:val="subscript"/>
        </w:rPr>
        <w:t>a</w:t>
      </w:r>
      <w:r>
        <w:t>) for this parameterization is defined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54E5BBC3" w14:textId="77777777" w:rsidTr="00D90F2B">
        <w:tc>
          <w:tcPr>
            <w:tcW w:w="715" w:type="dxa"/>
          </w:tcPr>
          <w:p w14:paraId="3A23CB49" w14:textId="77777777" w:rsidR="00F24A63" w:rsidRPr="004636D3" w:rsidRDefault="00F24A63" w:rsidP="008F2A7B">
            <w:pPr>
              <w:pStyle w:val="Caption"/>
              <w:ind w:firstLine="0"/>
            </w:pPr>
          </w:p>
        </w:tc>
        <w:tc>
          <w:tcPr>
            <w:tcW w:w="7740" w:type="dxa"/>
          </w:tcPr>
          <w:p w14:paraId="0A3A7821" w14:textId="1ACE327C" w:rsidR="00F24A63" w:rsidRPr="004636D3" w:rsidRDefault="00000000" w:rsidP="008F2A7B">
            <w:pPr>
              <w:pStyle w:val="Caption"/>
              <w:ind w:firstLine="0"/>
            </w:pPr>
            <m:oMathPara>
              <m:oMath>
                <m:sSub>
                  <m:sSubPr>
                    <m:ctrlPr>
                      <w:rPr>
                        <w:rFonts w:ascii="Cambria Math" w:hAnsi="Cambria Math"/>
                        <w:i/>
                        <w:sz w:val="24"/>
                        <w:szCs w:val="24"/>
                      </w:rPr>
                    </m:ctrlPr>
                  </m:sSubPr>
                  <m:e>
                    <m:r>
                      <w:rPr>
                        <w:rFonts w:ascii="Cambria Math" w:hAnsi="Cambria Math"/>
                      </w:rPr>
                      <m:t>s</m:t>
                    </m:r>
                  </m:e>
                  <m:sub>
                    <m:r>
                      <w:rPr>
                        <w:rFonts w:ascii="Cambria Math" w:hAnsi="Cambria Math"/>
                      </w:rPr>
                      <m:t>a</m:t>
                    </m:r>
                  </m:sub>
                </m:sSub>
                <m:r>
                  <w:rPr>
                    <w:rFonts w:ascii="Cambria Math" w:hAnsi="Cambria Math"/>
                  </w:rPr>
                  <m:t>=</m:t>
                </m:r>
                <m:f>
                  <m:fPr>
                    <m:ctrlPr>
                      <w:rPr>
                        <w:rFonts w:ascii="Cambria Math" w:hAnsi="Cambria Math"/>
                        <w:i/>
                        <w:sz w:val="24"/>
                        <w:szCs w:val="24"/>
                      </w:rPr>
                    </m:ctrlPr>
                  </m:fPr>
                  <m:num>
                    <m:r>
                      <w:rPr>
                        <w:rFonts w:ascii="Cambria Math" w:hAnsi="Cambria Math"/>
                      </w:rPr>
                      <m:t>1</m:t>
                    </m:r>
                  </m:num>
                  <m:den>
                    <m:r>
                      <w:rPr>
                        <w:rFonts w:ascii="Cambria Math" w:hAnsi="Cambria Math"/>
                      </w:rPr>
                      <m:t>1+exp</m:t>
                    </m:r>
                    <m:d>
                      <m:dPr>
                        <m:ctrlPr>
                          <w:rPr>
                            <w:rFonts w:ascii="Cambria Math" w:hAnsi="Cambria Math"/>
                            <w:i/>
                            <w:sz w:val="24"/>
                            <w:szCs w:val="24"/>
                          </w:rPr>
                        </m:ctrlPr>
                      </m:dPr>
                      <m:e>
                        <m:r>
                          <w:rPr>
                            <w:rFonts w:ascii="Cambria Math" w:hAnsi="Cambria Math"/>
                          </w:rPr>
                          <m:t>-δ</m:t>
                        </m:r>
                        <m:d>
                          <m:dPr>
                            <m:ctrlPr>
                              <w:rPr>
                                <w:rFonts w:ascii="Cambria Math" w:hAnsi="Cambria Math"/>
                                <w:i/>
                                <w:sz w:val="24"/>
                                <w:szCs w:val="24"/>
                              </w:rPr>
                            </m:ctrlPr>
                          </m:dPr>
                          <m:e>
                            <m:r>
                              <w:rPr>
                                <w:rFonts w:ascii="Cambria Math" w:hAnsi="Cambria Math"/>
                              </w:rPr>
                              <m:t>a-</m:t>
                            </m:r>
                            <m:sSub>
                              <m:sSubPr>
                                <m:ctrlPr>
                                  <w:rPr>
                                    <w:rFonts w:ascii="Cambria Math" w:hAnsi="Cambria Math"/>
                                    <w:i/>
                                    <w:sz w:val="24"/>
                                    <w:szCs w:val="24"/>
                                  </w:rPr>
                                </m:ctrlPr>
                              </m:sSubPr>
                              <m:e>
                                <m:r>
                                  <w:rPr>
                                    <w:rFonts w:ascii="Cambria Math" w:hAnsi="Cambria Math"/>
                                  </w:rPr>
                                  <m:t>s</m:t>
                                </m:r>
                              </m:e>
                              <m:sub>
                                <m:r>
                                  <w:rPr>
                                    <w:rFonts w:ascii="Cambria Math" w:hAnsi="Cambria Math"/>
                                  </w:rPr>
                                  <m:t>50</m:t>
                                </m:r>
                              </m:sub>
                            </m:sSub>
                          </m:e>
                        </m:d>
                      </m:e>
                    </m:d>
                  </m:den>
                </m:f>
                <m:r>
                  <w:rPr>
                    <w:rFonts w:ascii="Cambria Math" w:hAnsi="Cambria Math"/>
                    <w:sz w:val="24"/>
                    <w:szCs w:val="24"/>
                  </w:rPr>
                  <m:t>.</m:t>
                </m:r>
              </m:oMath>
            </m:oMathPara>
          </w:p>
        </w:tc>
        <w:tc>
          <w:tcPr>
            <w:tcW w:w="895" w:type="dxa"/>
            <w:vAlign w:val="center"/>
          </w:tcPr>
          <w:p w14:paraId="49942F41" w14:textId="7EF1F0B2" w:rsidR="00F24A63" w:rsidRPr="004636D3" w:rsidRDefault="00F24A63" w:rsidP="008F2A7B">
            <w:pPr>
              <w:pStyle w:val="Caption"/>
            </w:pPr>
            <w:r w:rsidRPr="004636D3">
              <w:t>(5)</w:t>
            </w:r>
          </w:p>
        </w:tc>
      </w:tr>
    </w:tbl>
    <w:p w14:paraId="37FBA3A0" w14:textId="77777777" w:rsidR="006F06DD" w:rsidRPr="006F06DD" w:rsidRDefault="006F06DD" w:rsidP="008F2A7B">
      <w:pPr>
        <w:pStyle w:val="BodyText"/>
        <w:rPr>
          <w:sz w:val="24"/>
          <w:szCs w:val="28"/>
        </w:rPr>
      </w:pPr>
      <w:r w:rsidRPr="006F06DD">
        <w:rPr>
          <w:sz w:val="24"/>
          <w:szCs w:val="28"/>
        </w:rPr>
        <w:t>Selectivity is fitted separately for the longline fishery (</w:t>
      </w:r>
      <w:r w:rsidRPr="006F06DD">
        <w:rPr>
          <w:i/>
          <w:iCs/>
          <w:sz w:val="24"/>
          <w:szCs w:val="28"/>
        </w:rPr>
        <w:t>fsh</w:t>
      </w:r>
      <w:r w:rsidRPr="006F06DD">
        <w:rPr>
          <w:sz w:val="24"/>
          <w:szCs w:val="28"/>
        </w:rPr>
        <w:t>) and survey (</w:t>
      </w:r>
      <w:r w:rsidRPr="006F06DD">
        <w:rPr>
          <w:i/>
          <w:iCs/>
          <w:sz w:val="24"/>
          <w:szCs w:val="28"/>
        </w:rPr>
        <w:t>srv</w:t>
      </w:r>
      <w:r w:rsidRPr="006F06DD">
        <w:rPr>
          <w:sz w:val="24"/>
          <w:szCs w:val="28"/>
        </w:rPr>
        <w:t>). There is flexibility to define discrete time blocks for both fishery and survey selectivity.</w:t>
      </w:r>
    </w:p>
    <w:p w14:paraId="4BC1106F" w14:textId="0144EB1B" w:rsidR="006F06DD" w:rsidRPr="006F06DD" w:rsidRDefault="006F06DD" w:rsidP="008F2A7B">
      <w:pPr>
        <w:pStyle w:val="BodyText"/>
        <w:rPr>
          <w:sz w:val="24"/>
          <w:szCs w:val="28"/>
        </w:rPr>
      </w:pPr>
      <w:r w:rsidRPr="006F06DD">
        <w:rPr>
          <w:sz w:val="24"/>
          <w:szCs w:val="28"/>
        </w:rPr>
        <w:t>Currently, fishery selectivity is fixed in the model, and three time blocks are used: 1) federal selectivity values for the fishery before the EQS program began (through 1994); 2) the fishery since the implementation of EQS while it was solely longline gear (1995-2021), and; 3) the fishery since it became a mixed gear fishery (2022-present; Goethel et al. 2022; Figure 1</w:t>
      </w:r>
      <w:r w:rsidR="009242A2">
        <w:rPr>
          <w:sz w:val="24"/>
          <w:szCs w:val="28"/>
        </w:rPr>
        <w:t>3</w:t>
      </w:r>
      <w:r w:rsidR="00C45C3B">
        <w:rPr>
          <w:sz w:val="24"/>
          <w:szCs w:val="28"/>
        </w:rPr>
        <w:t>,</w:t>
      </w:r>
      <w:r w:rsidRPr="006F06DD">
        <w:rPr>
          <w:sz w:val="24"/>
          <w:szCs w:val="28"/>
        </w:rPr>
        <w:t xml:space="preserve"> Table </w:t>
      </w:r>
      <w:r w:rsidR="00B57199">
        <w:rPr>
          <w:sz w:val="24"/>
          <w:szCs w:val="28"/>
        </w:rPr>
        <w:t>6</w:t>
      </w:r>
      <w:r w:rsidRPr="006F06DD">
        <w:rPr>
          <w:sz w:val="24"/>
          <w:szCs w:val="28"/>
        </w:rPr>
        <w:t>). Estimating selectivity is challenging when accounting for fishery releases because no age or length data are available for the released fish. Further research is needed to better characterize how discarding behavior has changed over time and if discarding was common pre-EQS.</w:t>
      </w:r>
    </w:p>
    <w:p w14:paraId="48A04DF6" w14:textId="4516A93B" w:rsidR="006F06DD" w:rsidRPr="006F06DD" w:rsidRDefault="006F06DD" w:rsidP="008F2A7B">
      <w:pPr>
        <w:pStyle w:val="BodyText"/>
        <w:rPr>
          <w:sz w:val="24"/>
          <w:szCs w:val="28"/>
        </w:rPr>
      </w:pPr>
      <w:r w:rsidRPr="006F06DD">
        <w:rPr>
          <w:sz w:val="24"/>
          <w:szCs w:val="28"/>
        </w:rPr>
        <w:t xml:space="preserve">Selectivity in the longline </w:t>
      </w:r>
      <w:r w:rsidRPr="005D66AA">
        <w:rPr>
          <w:sz w:val="24"/>
        </w:rPr>
        <w:t xml:space="preserve">survey is </w:t>
      </w:r>
      <w:r w:rsidR="00FD5D1C">
        <w:rPr>
          <w:sz w:val="24"/>
        </w:rPr>
        <w:t xml:space="preserve">estimated in the model using </w:t>
      </w:r>
      <w:r w:rsidR="0007287C">
        <w:rPr>
          <w:sz w:val="24"/>
        </w:rPr>
        <w:t>three</w:t>
      </w:r>
      <w:r w:rsidR="00FD5D1C">
        <w:rPr>
          <w:sz w:val="24"/>
        </w:rPr>
        <w:t xml:space="preserve"> time blocks representing the unstandardized survey (pre-2000), the fully standardized survey (2001 – 2016), and a third block representing a period of high recruitment (2017 – 2025)</w:t>
      </w:r>
      <w:r w:rsidRPr="006F06DD">
        <w:rPr>
          <w:sz w:val="24"/>
          <w:szCs w:val="28"/>
        </w:rPr>
        <w:t>.</w:t>
      </w:r>
    </w:p>
    <w:p w14:paraId="11EDCE04" w14:textId="77777777" w:rsidR="00E1464E" w:rsidRPr="004636D3" w:rsidRDefault="00E1464E" w:rsidP="008F2A7B">
      <w:pPr>
        <w:pStyle w:val="Heading4"/>
        <w:jc w:val="both"/>
        <w:rPr>
          <w:i w:val="0"/>
          <w:iCs/>
        </w:rPr>
      </w:pPr>
      <w:r w:rsidRPr="004636D3">
        <w:rPr>
          <w:i w:val="0"/>
          <w:iCs/>
        </w:rPr>
        <w:t>Catchability</w:t>
      </w:r>
    </w:p>
    <w:p w14:paraId="64E80836" w14:textId="070C5F28" w:rsidR="006F06DD" w:rsidRDefault="006F06DD" w:rsidP="008F2A7B">
      <w:pPr>
        <w:pStyle w:val="FirstParagraph"/>
        <w:jc w:val="both"/>
      </w:pPr>
      <w:r>
        <w:t xml:space="preserve">Currently, five parameters for catchability are estimated: </w:t>
      </w:r>
      <w:r w:rsidR="0007287C">
        <w:t>two</w:t>
      </w:r>
      <w:r>
        <w:t xml:space="preserve"> for fishery catchability (pre-EQS and EQS), </w:t>
      </w:r>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fsh</m:t>
                    </m:r>
                  </m:sub>
                </m:sSub>
              </m:e>
            </m:d>
          </m:e>
        </m:func>
      </m:oMath>
      <w:r>
        <w:t xml:space="preserve">; </w:t>
      </w:r>
      <w:r w:rsidR="00290253">
        <w:t>2</w:t>
      </w:r>
      <w:r>
        <w:t xml:space="preserve"> for the ADF&amp;G longline survey, ln(</w:t>
      </w:r>
      <m:oMath>
        <m:sSub>
          <m:sSubPr>
            <m:ctrlPr>
              <w:rPr>
                <w:rFonts w:ascii="Cambria Math" w:hAnsi="Cambria Math"/>
                <w:i/>
              </w:rPr>
            </m:ctrlPr>
          </m:sSubPr>
          <m:e>
            <m:r>
              <w:rPr>
                <w:rFonts w:ascii="Cambria Math" w:hAnsi="Cambria Math"/>
              </w:rPr>
              <m:t>q</m:t>
            </m:r>
          </m:e>
          <m:sub>
            <m:r>
              <w:rPr>
                <w:rFonts w:ascii="Cambria Math" w:hAnsi="Cambria Math"/>
              </w:rPr>
              <m:t>srv</m:t>
            </m:r>
          </m:sub>
        </m:sSub>
      </m:oMath>
      <w:r>
        <w:t xml:space="preserve">); and one for the </w:t>
      </w:r>
      <w:r w:rsidR="00290253">
        <w:t xml:space="preserve">mark–recapture </w:t>
      </w:r>
      <w:r>
        <w:t xml:space="preserve"> abundance index, </w:t>
      </w:r>
      <m:oMath>
        <m:sSub>
          <m:sSubPr>
            <m:ctrlPr>
              <w:rPr>
                <w:rFonts w:ascii="Cambria Math" w:hAnsi="Cambria Math"/>
                <w:i/>
                <w:iCs/>
                <w:vertAlign w:val="subscript"/>
              </w:rPr>
            </m:ctrlPr>
          </m:sSubPr>
          <m:e>
            <m:r>
              <m:rPr>
                <m:sty m:val="p"/>
              </m:rPr>
              <w:rPr>
                <w:rFonts w:ascii="Cambria Math" w:hAnsi="Cambria Math"/>
                <w:vertAlign w:val="subscript"/>
              </w:rPr>
              <m:t>ln</m:t>
            </m:r>
            <m:r>
              <w:rPr>
                <w:rFonts w:ascii="Cambria Math" w:hAnsi="Cambria Math"/>
                <w:vertAlign w:val="subscript"/>
              </w:rPr>
              <m:t>(q</m:t>
            </m:r>
          </m:e>
          <m:sub>
            <m:r>
              <w:rPr>
                <w:rFonts w:ascii="Cambria Math" w:hAnsi="Cambria Math"/>
                <w:vertAlign w:val="subscript"/>
              </w:rPr>
              <m:t>MR</m:t>
            </m:r>
          </m:sub>
        </m:sSub>
        <m:r>
          <w:rPr>
            <w:rFonts w:ascii="Cambria Math" w:hAnsi="Cambria Math"/>
            <w:vertAlign w:val="subscript"/>
          </w:rPr>
          <m:t>)</m:t>
        </m:r>
      </m:oMath>
      <w:r>
        <w:t>.</w:t>
      </w:r>
    </w:p>
    <w:p w14:paraId="3AA653C2" w14:textId="77777777" w:rsidR="00E1464E" w:rsidRPr="004636D3" w:rsidRDefault="00E1464E" w:rsidP="008F2A7B">
      <w:pPr>
        <w:pStyle w:val="Heading4"/>
        <w:jc w:val="both"/>
        <w:rPr>
          <w:i w:val="0"/>
          <w:iCs/>
        </w:rPr>
      </w:pPr>
      <w:r w:rsidRPr="004636D3">
        <w:rPr>
          <w:i w:val="0"/>
          <w:iCs/>
        </w:rPr>
        <w:t>Recruitment and initial numbers-at-age</w:t>
      </w:r>
    </w:p>
    <w:p w14:paraId="13787461" w14:textId="34AB70DF" w:rsidR="006F06DD" w:rsidRDefault="006F06DD" w:rsidP="008F2A7B">
      <w:pPr>
        <w:pStyle w:val="FirstParagraph"/>
        <w:jc w:val="both"/>
      </w:pPr>
      <w:r>
        <w:t xml:space="preserve">The numbers-at-age matrix </w:t>
      </w:r>
      <w:r>
        <w:rPr>
          <w:i/>
          <w:iCs/>
        </w:rPr>
        <w:t>N</w:t>
      </w:r>
      <w:r>
        <w:t xml:space="preserve"> is parameterized with mean log-recruitment </w:t>
      </w:r>
      <m:oMath>
        <m:sSub>
          <m:sSubPr>
            <m:ctrlPr>
              <w:rPr>
                <w:rFonts w:ascii="Cambria Math" w:eastAsiaTheme="minorEastAsia" w:hAnsi="Cambria Math"/>
                <w:i/>
              </w:rPr>
            </m:ctrlPr>
          </m:sSubPr>
          <m:e>
            <m:r>
              <w:rPr>
                <w:rFonts w:ascii="Cambria Math" w:hAnsi="Cambria Math"/>
              </w:rPr>
              <m:t>μ</m:t>
            </m:r>
            <m:ctrlPr>
              <w:rPr>
                <w:rFonts w:ascii="Cambria Math" w:hAnsi="Cambria Math"/>
                <w:i/>
              </w:rPr>
            </m:ctrlPr>
          </m:e>
          <m:sub>
            <m:r>
              <w:rPr>
                <w:rFonts w:ascii="Cambria Math" w:eastAsiaTheme="minorEastAsia" w:hAnsi="Cambria Math"/>
              </w:rPr>
              <m:t>R</m:t>
            </m:r>
          </m:sub>
        </m:sSub>
      </m:oMath>
      <w:r>
        <w:t xml:space="preserve">, </w:t>
      </w:r>
      <w:r w:rsidR="0007287C">
        <w:t>50</w:t>
      </w:r>
      <w:r>
        <w:t xml:space="preserve"> (</w:t>
      </w:r>
      <w:r>
        <w:rPr>
          <w:i/>
          <w:iCs/>
        </w:rPr>
        <w:t>T</w:t>
      </w:r>
      <w:r>
        <w:t xml:space="preserve">) log recruitment deviations, </w:t>
      </w:r>
      <m:oMath>
        <m:r>
          <w:rPr>
            <w:rFonts w:ascii="Cambria Math" w:hAnsi="Cambria Math"/>
          </w:rPr>
          <m:t>τ</m:t>
        </m:r>
      </m:oMath>
      <w:r>
        <w:t xml:space="preserve">, mean log initial numbers-at-age </w:t>
      </w:r>
      <m:oMath>
        <m:sSub>
          <m:sSubPr>
            <m:ctrlPr>
              <w:rPr>
                <w:rFonts w:ascii="Cambria Math" w:hAnsi="Cambria Math"/>
                <w:i/>
                <w:iCs/>
                <w:vertAlign w:val="subscript"/>
              </w:rPr>
            </m:ctrlPr>
          </m:sSubPr>
          <m:e>
            <m:r>
              <w:rPr>
                <w:rFonts w:ascii="Cambria Math" w:hAnsi="Cambria Math"/>
              </w:rPr>
              <m:t>μ</m:t>
            </m:r>
            <m:ctrlPr>
              <w:rPr>
                <w:rFonts w:ascii="Cambria Math" w:hAnsi="Cambria Math"/>
                <w:i/>
              </w:rPr>
            </m:ctrlPr>
          </m:e>
          <m:sub>
            <m:r>
              <w:rPr>
                <w:rFonts w:ascii="Cambria Math" w:hAnsi="Cambria Math"/>
                <w:vertAlign w:val="subscript"/>
              </w:rPr>
              <m:t>N</m:t>
            </m:r>
          </m:sub>
        </m:sSub>
        <m:r>
          <w:rPr>
            <w:rFonts w:ascii="Cambria Math" w:hAnsi="Cambria Math"/>
            <w:vertAlign w:val="subscript"/>
          </w:rPr>
          <m:t xml:space="preserve"> </m:t>
        </m:r>
      </m:oMath>
      <w:r>
        <w:t>, and 28 (</w:t>
      </w:r>
      <w:r>
        <w:rPr>
          <w:i/>
          <w:iCs/>
        </w:rPr>
        <w:t>A</w:t>
      </w:r>
      <w:r>
        <w:t xml:space="preserve"> - 2) deviations from mean log initial numbers-at-age </w:t>
      </w:r>
      <m:oMath>
        <m:r>
          <w:rPr>
            <w:rFonts w:ascii="Cambria Math" w:hAnsi="Cambria Math"/>
          </w:rPr>
          <m:t>ψ</m:t>
        </m:r>
      </m:oMath>
      <w:r>
        <w:t xml:space="preserve">. </w:t>
      </w:r>
      <w:r w:rsidR="0007287C">
        <w:t xml:space="preserve">Recruitment deviations are estimated as fixed effects using a penalized likelihood approach with </w:t>
      </w:r>
      <m:oMath>
        <m:sSub>
          <m:sSubPr>
            <m:ctrlPr>
              <w:rPr>
                <w:rFonts w:ascii="Cambria Math" w:hAnsi="Cambria Math"/>
                <w:i/>
              </w:rPr>
            </m:ctrlPr>
          </m:sSubPr>
          <m:e>
            <m:r>
              <w:rPr>
                <w:rFonts w:ascii="Cambria Math" w:hAnsi="Cambria Math"/>
              </w:rPr>
              <m:t>σ</m:t>
            </m:r>
          </m:e>
          <m:sub>
            <m:r>
              <w:rPr>
                <w:rFonts w:ascii="Cambria Math" w:hAnsi="Cambria Math"/>
              </w:rPr>
              <m:t>R</m:t>
            </m:r>
          </m:sub>
        </m:sSub>
      </m:oMath>
      <w:r w:rsidR="0007287C">
        <w:rPr>
          <w:rFonts w:eastAsiaTheme="minorEastAsia"/>
        </w:rPr>
        <w:t xml:space="preserve"> fixed at 1.2 based on the federal assessment value.</w:t>
      </w:r>
    </w:p>
    <w:p w14:paraId="24B7CBAA" w14:textId="77777777" w:rsidR="00E1464E" w:rsidRPr="004636D3" w:rsidRDefault="00E1464E" w:rsidP="008F2A7B">
      <w:pPr>
        <w:pStyle w:val="Heading4"/>
        <w:jc w:val="both"/>
        <w:rPr>
          <w:i w:val="0"/>
          <w:iCs/>
        </w:rPr>
      </w:pPr>
      <w:r w:rsidRPr="004636D3">
        <w:rPr>
          <w:i w:val="0"/>
          <w:iCs/>
        </w:rPr>
        <w:t>Fishing mortality</w:t>
      </w:r>
    </w:p>
    <w:p w14:paraId="1FB54983" w14:textId="06B11CC9" w:rsidR="00E1464E" w:rsidRPr="004636D3" w:rsidRDefault="00E1464E" w:rsidP="008F2A7B">
      <w:pPr>
        <w:autoSpaceDE w:val="0"/>
        <w:autoSpaceDN w:val="0"/>
        <w:adjustRightInd w:val="0"/>
      </w:pPr>
      <w:r w:rsidRPr="004636D3">
        <w:t xml:space="preserve">There is </w:t>
      </w:r>
      <w:r w:rsidR="006F06DD">
        <w:t>one</w:t>
      </w:r>
      <w:r w:rsidRPr="004636D3">
        <w:t xml:space="preserve"> parameter estimated for mean log-fishing mortality, </w:t>
      </w:r>
      <m:oMath>
        <m:sSub>
          <m:sSubPr>
            <m:ctrlPr>
              <w:rPr>
                <w:rFonts w:ascii="Cambria Math" w:hAnsi="Cambria Math"/>
                <w:i/>
              </w:rPr>
            </m:ctrlPr>
          </m:sSubPr>
          <m:e>
            <m:r>
              <w:rPr>
                <w:rFonts w:ascii="Cambria Math" w:hAnsi="Cambria Math"/>
              </w:rPr>
              <m:t>μ</m:t>
            </m:r>
          </m:e>
          <m:sub>
            <m:r>
              <w:rPr>
                <w:rFonts w:ascii="Cambria Math" w:hAnsi="Cambria Math"/>
              </w:rPr>
              <m:t>f</m:t>
            </m:r>
          </m:sub>
        </m:sSub>
      </m:oMath>
      <w:r w:rsidRPr="004636D3">
        <w:t xml:space="preserve">, and </w:t>
      </w:r>
      <w:r w:rsidR="0007287C">
        <w:t>50</w:t>
      </w:r>
      <w:r w:rsidR="00CB5BFB" w:rsidRPr="004636D3">
        <w:t xml:space="preserve"> </w:t>
      </w:r>
      <w:r w:rsidRPr="004636D3">
        <w:t>(</w:t>
      </w:r>
      <w:r w:rsidRPr="004636D3">
        <w:rPr>
          <w:rFonts w:ascii="Cambria Math" w:eastAsia="CambriaMath" w:hAnsi="Cambria Math" w:cs="Cambria Math"/>
        </w:rPr>
        <w:t>𝑇</w:t>
      </w:r>
      <w:r w:rsidRPr="004636D3">
        <w:t>)</w:t>
      </w:r>
      <w:r w:rsidR="00D64713">
        <w:t xml:space="preserve"> </w:t>
      </w:r>
      <w:r w:rsidRPr="004636D3">
        <w:t xml:space="preserve">log-fishing mortality deviations </w:t>
      </w:r>
      <w:r w:rsidRPr="004636D3">
        <w:rPr>
          <w:rFonts w:ascii="Cambria Math" w:eastAsia="CambriaMath" w:hAnsi="Cambria Math" w:cs="Cambria Math"/>
        </w:rPr>
        <w:t>𝜙</w:t>
      </w:r>
      <w:r w:rsidRPr="004636D3">
        <w:t>.</w:t>
      </w:r>
    </w:p>
    <w:p w14:paraId="620BD5E5" w14:textId="77777777" w:rsidR="00E1464E" w:rsidRPr="004636D3" w:rsidRDefault="00E1464E" w:rsidP="008F2A7B">
      <w:pPr>
        <w:pStyle w:val="Heading3"/>
        <w:jc w:val="both"/>
      </w:pPr>
      <w:bookmarkStart w:id="86" w:name="_Toc204677378"/>
      <w:r w:rsidRPr="004636D3">
        <w:rPr>
          <w:sz w:val="28"/>
          <w:szCs w:val="28"/>
        </w:rPr>
        <w:t>P</w:t>
      </w:r>
      <w:r w:rsidRPr="004636D3">
        <w:t xml:space="preserve">OPULATION </w:t>
      </w:r>
      <w:r w:rsidRPr="004636D3">
        <w:rPr>
          <w:sz w:val="28"/>
          <w:szCs w:val="28"/>
        </w:rPr>
        <w:t>D</w:t>
      </w:r>
      <w:r w:rsidRPr="004636D3">
        <w:t>YNAMICS</w:t>
      </w:r>
      <w:bookmarkEnd w:id="86"/>
    </w:p>
    <w:p w14:paraId="0153652B" w14:textId="77777777" w:rsidR="006F06DD" w:rsidRDefault="006F06DD" w:rsidP="008F2A7B">
      <w:pPr>
        <w:pStyle w:val="FirstParagraph"/>
        <w:jc w:val="both"/>
      </w:pPr>
      <w:r>
        <w:t xml:space="preserve">The population dynamics of this model are governed by the following state dynamic equations, where the number of sablefish </w:t>
      </w:r>
      <w:r>
        <w:rPr>
          <w:i/>
          <w:iCs/>
        </w:rPr>
        <w:t>N</w:t>
      </w:r>
      <w:r>
        <w:t xml:space="preserve"> in year </w:t>
      </w:r>
      <m:oMath>
        <m:r>
          <w:rPr>
            <w:rFonts w:ascii="Cambria Math" w:hAnsi="Cambria Math"/>
          </w:rPr>
          <m:t>t</m:t>
        </m:r>
        <m:r>
          <m:rPr>
            <m:sty m:val="p"/>
          </m:rPr>
          <w:rPr>
            <w:rFonts w:ascii="Cambria Math" w:hAnsi="Cambria Math"/>
          </w:rPr>
          <m:t>=</m:t>
        </m:r>
        <m:r>
          <w:rPr>
            <w:rFonts w:ascii="Cambria Math" w:hAnsi="Cambria Math"/>
          </w:rPr>
          <m:t>1</m:t>
        </m:r>
      </m:oMath>
      <w:r>
        <w:t xml:space="preserve">, age </w:t>
      </w:r>
      <m:oMath>
        <m:r>
          <w:rPr>
            <w:rFonts w:ascii="Cambria Math" w:hAnsi="Cambria Math"/>
          </w:rPr>
          <m:t>a</m:t>
        </m:r>
      </m:oMath>
      <w:r>
        <w:t xml:space="preserve">, and sex </w:t>
      </w:r>
      <m:oMath>
        <m:r>
          <w:rPr>
            <w:rFonts w:ascii="Cambria Math" w:hAnsi="Cambria Math"/>
          </w:rPr>
          <m:t>k</m:t>
        </m:r>
      </m:oMath>
      <w:r>
        <w:t xml:space="preserve"> are defined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7209223D" w14:textId="77777777" w:rsidTr="00D90F2B">
        <w:tc>
          <w:tcPr>
            <w:tcW w:w="715" w:type="dxa"/>
          </w:tcPr>
          <w:p w14:paraId="72405204" w14:textId="77777777" w:rsidR="00F24A63" w:rsidRPr="004636D3" w:rsidRDefault="00F24A63" w:rsidP="008F2A7B">
            <w:pPr>
              <w:pStyle w:val="Caption"/>
              <w:ind w:firstLine="0"/>
            </w:pPr>
          </w:p>
        </w:tc>
        <w:tc>
          <w:tcPr>
            <w:tcW w:w="7740" w:type="dxa"/>
          </w:tcPr>
          <w:p w14:paraId="28974FE0" w14:textId="54C69FBC" w:rsidR="00F24A63" w:rsidRPr="004636D3" w:rsidRDefault="00000000" w:rsidP="008F2A7B">
            <w:pPr>
              <w:pStyle w:val="Caption"/>
              <w:ind w:firstLine="0"/>
            </w:pPr>
            <m:oMathPara>
              <m:oMath>
                <m:sSub>
                  <m:sSubPr>
                    <m:ctrlPr>
                      <w:rPr>
                        <w:rFonts w:ascii="Cambria Math" w:hAnsi="Cambria Math"/>
                        <w:i/>
                        <w:sz w:val="24"/>
                        <w:szCs w:val="24"/>
                      </w:rPr>
                    </m:ctrlPr>
                  </m:sSubPr>
                  <m:e>
                    <m:r>
                      <w:rPr>
                        <w:rFonts w:ascii="Cambria Math" w:hAnsi="Cambria Math"/>
                      </w:rPr>
                      <m:t>N</m:t>
                    </m:r>
                  </m:e>
                  <m:sub>
                    <m:r>
                      <w:rPr>
                        <w:rFonts w:ascii="Cambria Math" w:hAnsi="Cambria Math"/>
                      </w:rPr>
                      <m:t>1,a,k</m:t>
                    </m:r>
                  </m:sub>
                </m:sSub>
                <m:r>
                  <w:rPr>
                    <w:rFonts w:ascii="Cambria Math" w:hAnsi="Cambria Math"/>
                  </w:rPr>
                  <m:t>=</m:t>
                </m:r>
                <m:d>
                  <m:dPr>
                    <m:begChr m:val="{"/>
                    <m:endChr m:val=""/>
                    <m:ctrlPr>
                      <w:rPr>
                        <w:rFonts w:ascii="Cambria Math" w:hAnsi="Cambria Math"/>
                        <w:i/>
                        <w:sz w:val="24"/>
                        <w:szCs w:val="24"/>
                      </w:rPr>
                    </m:ctrlPr>
                  </m:dPr>
                  <m:e>
                    <m:eqArr>
                      <m:eqArrPr>
                        <m:ctrlPr>
                          <w:rPr>
                            <w:rFonts w:ascii="Cambria Math" w:hAnsi="Cambria Math"/>
                            <w:i/>
                            <w:sz w:val="24"/>
                            <w:szCs w:val="24"/>
                          </w:rPr>
                        </m:ctrlPr>
                      </m:eqArr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exp</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rPr>
                                  <m:t>μ</m:t>
                                </m:r>
                              </m:e>
                              <m:sub>
                                <m:r>
                                  <w:rPr>
                                    <w:rFonts w:ascii="Cambria Math" w:hAnsi="Cambria Math"/>
                                  </w:rPr>
                                  <m:t>R</m:t>
                                </m:r>
                              </m:sub>
                            </m:sSub>
                            <m:r>
                              <w:rPr>
                                <w:rFonts w:ascii="Cambria Math" w:hAnsi="Cambria Math"/>
                              </w:rPr>
                              <m:t>-M</m:t>
                            </m:r>
                            <m:d>
                              <m:dPr>
                                <m:ctrlPr>
                                  <w:rPr>
                                    <w:rFonts w:ascii="Cambria Math" w:hAnsi="Cambria Math"/>
                                    <w:i/>
                                    <w:sz w:val="24"/>
                                    <w:szCs w:val="24"/>
                                  </w:rPr>
                                </m:ctrlPr>
                              </m:dPr>
                              <m:e>
                                <m:r>
                                  <w:rPr>
                                    <w:rFonts w:ascii="Cambria Math" w:hAnsi="Cambria Math"/>
                                  </w:rPr>
                                  <m:t>a-</m:t>
                                </m:r>
                                <m:sSub>
                                  <m:sSubPr>
                                    <m:ctrlPr>
                                      <w:rPr>
                                        <w:rFonts w:ascii="Cambria Math" w:hAnsi="Cambria Math"/>
                                        <w:i/>
                                        <w:sz w:val="24"/>
                                        <w:szCs w:val="24"/>
                                      </w:rPr>
                                    </m:ctrlPr>
                                  </m:sSubPr>
                                  <m:e>
                                    <m:r>
                                      <w:rPr>
                                        <w:rFonts w:ascii="Cambria Math" w:hAnsi="Cambria Math"/>
                                      </w:rPr>
                                      <m:t>a</m:t>
                                    </m:r>
                                  </m:e>
                                  <m:sub>
                                    <m:r>
                                      <w:rPr>
                                        <w:rFonts w:ascii="Cambria Math" w:hAnsi="Cambria Math"/>
                                      </w:rPr>
                                      <m:t>0</m:t>
                                    </m:r>
                                  </m:sub>
                                </m:sSub>
                              </m:e>
                            </m:d>
                            <m:r>
                              <w:rPr>
                                <w:rFonts w:ascii="Cambria Math" w:hAnsi="Cambria Math"/>
                              </w:rPr>
                              <m:t>+</m:t>
                            </m:r>
                            <m:sSub>
                              <m:sSubPr>
                                <m:ctrlPr>
                                  <w:rPr>
                                    <w:rFonts w:ascii="Cambria Math" w:hAnsi="Cambria Math"/>
                                    <w:i/>
                                    <w:sz w:val="24"/>
                                    <w:szCs w:val="24"/>
                                  </w:rPr>
                                </m:ctrlPr>
                              </m:sSubPr>
                              <m:e>
                                <m:r>
                                  <w:rPr>
                                    <w:rFonts w:ascii="Cambria Math" w:hAnsi="Cambria Math"/>
                                  </w:rPr>
                                  <m:t>Ψ</m:t>
                                </m:r>
                              </m:e>
                              <m:sub>
                                <m:r>
                                  <w:rPr>
                                    <w:rFonts w:ascii="Cambria Math" w:hAnsi="Cambria Math"/>
                                  </w:rPr>
                                  <m:t>a</m:t>
                                </m:r>
                              </m:sub>
                            </m:sSub>
                          </m:e>
                        </m:d>
                        <m:r>
                          <w:rPr>
                            <w:rFonts w:ascii="Cambria Math" w:hAnsi="Cambria Math"/>
                          </w:rPr>
                          <m:t xml:space="preserve">                          </m:t>
                        </m:r>
                        <m:sSub>
                          <m:sSubPr>
                            <m:ctrlPr>
                              <w:rPr>
                                <w:rFonts w:ascii="Cambria Math" w:hAnsi="Cambria Math"/>
                                <w:i/>
                                <w:sz w:val="24"/>
                                <w:szCs w:val="24"/>
                              </w:rPr>
                            </m:ctrlPr>
                          </m:sSubPr>
                          <m:e>
                            <m:r>
                              <w:rPr>
                                <w:rFonts w:ascii="Cambria Math" w:hAnsi="Cambria Math"/>
                              </w:rPr>
                              <m:t>a</m:t>
                            </m:r>
                          </m:e>
                          <m:sub>
                            <m:r>
                              <w:rPr>
                                <w:rFonts w:ascii="Cambria Math" w:hAnsi="Cambria Math"/>
                              </w:rPr>
                              <m:t>o</m:t>
                            </m:r>
                          </m:sub>
                        </m:sSub>
                        <m:r>
                          <w:rPr>
                            <w:rFonts w:ascii="Cambria Math" w:hAnsi="Cambria Math"/>
                          </w:rPr>
                          <m:t>&lt;a&lt;</m:t>
                        </m:r>
                        <m:sSub>
                          <m:sSubPr>
                            <m:ctrlPr>
                              <w:rPr>
                                <w:rFonts w:ascii="Cambria Math" w:hAnsi="Cambria Math"/>
                                <w:i/>
                                <w:sz w:val="24"/>
                                <w:szCs w:val="24"/>
                              </w:rPr>
                            </m:ctrlPr>
                          </m:sSubPr>
                          <m:e>
                            <m:r>
                              <w:rPr>
                                <w:rFonts w:ascii="Cambria Math" w:hAnsi="Cambria Math"/>
                              </w:rPr>
                              <m:t>a</m:t>
                            </m:r>
                          </m:e>
                          <m:sub>
                            <m:r>
                              <w:rPr>
                                <w:rFonts w:ascii="Cambria Math" w:hAnsi="Cambria Math"/>
                              </w:rPr>
                              <m:t>+</m:t>
                            </m:r>
                          </m:sub>
                        </m:sSub>
                      </m:e>
                      <m:e>
                        <m:f>
                          <m:fPr>
                            <m:ctrlPr>
                              <w:rPr>
                                <w:rFonts w:ascii="Cambria Math" w:hAnsi="Cambria Math"/>
                                <w:i/>
                                <w:szCs w:val="24"/>
                              </w:rPr>
                            </m:ctrlPr>
                          </m:fPr>
                          <m:num>
                            <m:r>
                              <w:rPr>
                                <w:rFonts w:ascii="Cambria Math" w:hAnsi="Cambria Math"/>
                                <w:szCs w:val="24"/>
                              </w:rPr>
                              <m:t>1</m:t>
                            </m:r>
                            <m:ctrlPr>
                              <w:rPr>
                                <w:rFonts w:ascii="Cambria Math" w:hAnsi="Cambria Math"/>
                                <w:i/>
                                <w:sz w:val="24"/>
                                <w:szCs w:val="24"/>
                              </w:rPr>
                            </m:ctrlPr>
                          </m:num>
                          <m:den>
                            <m:r>
                              <w:rPr>
                                <w:rFonts w:ascii="Cambria Math" w:hAnsi="Cambria Math"/>
                                <w:sz w:val="24"/>
                                <w:szCs w:val="24"/>
                              </w:rPr>
                              <m:t>2</m:t>
                            </m:r>
                          </m:den>
                        </m:f>
                        <m:f>
                          <m:fPr>
                            <m:type m:val="lin"/>
                            <m:ctrlPr>
                              <w:rPr>
                                <w:rFonts w:ascii="Cambria Math" w:hAnsi="Cambria Math"/>
                                <w:i/>
                                <w:sz w:val="24"/>
                                <w:szCs w:val="24"/>
                              </w:rPr>
                            </m:ctrlPr>
                          </m:fPr>
                          <m:num>
                            <m:r>
                              <w:rPr>
                                <w:rFonts w:ascii="Cambria Math" w:hAnsi="Cambria Math"/>
                              </w:rPr>
                              <m:t>exp</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rPr>
                                      <m:t>μ</m:t>
                                    </m:r>
                                  </m:e>
                                  <m:sub>
                                    <m:r>
                                      <w:rPr>
                                        <w:rFonts w:ascii="Cambria Math" w:hAnsi="Cambria Math"/>
                                      </w:rPr>
                                      <m:t>R</m:t>
                                    </m:r>
                                  </m:sub>
                                </m:sSub>
                                <m:r>
                                  <w:rPr>
                                    <w:rFonts w:ascii="Cambria Math" w:hAnsi="Cambria Math"/>
                                  </w:rPr>
                                  <m:t>-M</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rPr>
                                          <m:t>a</m:t>
                                        </m:r>
                                      </m:e>
                                      <m:sub>
                                        <m:r>
                                          <w:rPr>
                                            <w:rFonts w:ascii="Cambria Math" w:hAnsi="Cambria Math"/>
                                          </w:rPr>
                                          <m:t>+</m:t>
                                        </m:r>
                                      </m:sub>
                                    </m:sSub>
                                    <m:r>
                                      <w:rPr>
                                        <w:rFonts w:ascii="Cambria Math" w:hAnsi="Cambria Math"/>
                                      </w:rPr>
                                      <m:t>-1</m:t>
                                    </m:r>
                                  </m:e>
                                </m:d>
                              </m:e>
                            </m:d>
                          </m:num>
                          <m:den>
                            <m:d>
                              <m:dPr>
                                <m:ctrlPr>
                                  <w:rPr>
                                    <w:rFonts w:ascii="Cambria Math" w:hAnsi="Cambria Math"/>
                                    <w:i/>
                                    <w:sz w:val="24"/>
                                    <w:szCs w:val="24"/>
                                  </w:rPr>
                                </m:ctrlPr>
                              </m:dPr>
                              <m:e>
                                <m:r>
                                  <w:rPr>
                                    <w:rFonts w:ascii="Cambria Math" w:hAnsi="Cambria Math"/>
                                  </w:rPr>
                                  <m:t>1-exp</m:t>
                                </m:r>
                                <m:d>
                                  <m:dPr>
                                    <m:ctrlPr>
                                      <w:rPr>
                                        <w:rFonts w:ascii="Cambria Math" w:hAnsi="Cambria Math"/>
                                        <w:i/>
                                        <w:sz w:val="24"/>
                                        <w:szCs w:val="24"/>
                                      </w:rPr>
                                    </m:ctrlPr>
                                  </m:dPr>
                                  <m:e>
                                    <m:r>
                                      <w:rPr>
                                        <w:rFonts w:ascii="Cambria Math" w:hAnsi="Cambria Math"/>
                                      </w:rPr>
                                      <m:t>-M</m:t>
                                    </m:r>
                                  </m:e>
                                </m:d>
                              </m:e>
                            </m:d>
                          </m:den>
                        </m:f>
                        <m:r>
                          <w:rPr>
                            <w:rFonts w:ascii="Cambria Math" w:hAnsi="Cambria Math"/>
                          </w:rPr>
                          <m:t xml:space="preserve">             a=</m:t>
                        </m:r>
                        <m:sSub>
                          <m:sSubPr>
                            <m:ctrlPr>
                              <w:rPr>
                                <w:rFonts w:ascii="Cambria Math" w:hAnsi="Cambria Math"/>
                                <w:i/>
                                <w:sz w:val="24"/>
                                <w:szCs w:val="24"/>
                              </w:rPr>
                            </m:ctrlPr>
                          </m:sSubPr>
                          <m:e>
                            <m:r>
                              <w:rPr>
                                <w:rFonts w:ascii="Cambria Math" w:hAnsi="Cambria Math"/>
                              </w:rPr>
                              <m:t>a</m:t>
                            </m:r>
                          </m:e>
                          <m:sub>
                            <m:r>
                              <w:rPr>
                                <w:rFonts w:ascii="Cambria Math" w:hAnsi="Cambria Math"/>
                              </w:rPr>
                              <m:t>+</m:t>
                            </m:r>
                          </m:sub>
                        </m:sSub>
                      </m:e>
                    </m:eqArr>
                  </m:e>
                </m:d>
              </m:oMath>
            </m:oMathPara>
          </w:p>
        </w:tc>
        <w:tc>
          <w:tcPr>
            <w:tcW w:w="895" w:type="dxa"/>
            <w:vAlign w:val="bottom"/>
          </w:tcPr>
          <w:p w14:paraId="4FE017EB" w14:textId="17869D5F" w:rsidR="00F24A63" w:rsidRPr="004636D3" w:rsidRDefault="00F24A63" w:rsidP="008F2A7B">
            <w:pPr>
              <w:pStyle w:val="Caption"/>
            </w:pPr>
            <w:r w:rsidRPr="004636D3">
              <w:t>(6)</w:t>
            </w:r>
          </w:p>
          <w:p w14:paraId="63028084" w14:textId="77777777" w:rsidR="00F24A63" w:rsidRPr="004636D3" w:rsidRDefault="00F24A63" w:rsidP="008F2A7B">
            <w:pPr>
              <w:pStyle w:val="Caption"/>
              <w:ind w:firstLine="0"/>
            </w:pPr>
          </w:p>
        </w:tc>
      </w:tr>
    </w:tbl>
    <w:p w14:paraId="48EF0AB0" w14:textId="7B3E26CF" w:rsidR="00E1464E" w:rsidRPr="004636D3" w:rsidRDefault="00E1464E" w:rsidP="008F2A7B">
      <w:pPr>
        <w:autoSpaceDE w:val="0"/>
        <w:autoSpaceDN w:val="0"/>
        <w:adjustRightInd w:val="0"/>
      </w:pPr>
      <w:r w:rsidRPr="004636D3">
        <w:t xml:space="preserve">Recruitment to age-2 in all years and the remaining projected </w:t>
      </w:r>
      <w:r w:rsidRPr="004636D3">
        <w:rPr>
          <w:rFonts w:ascii="Cambria Math" w:eastAsia="CambriaMath" w:hAnsi="Cambria Math" w:cs="Cambria Math"/>
        </w:rPr>
        <w:t>𝑁</w:t>
      </w:r>
      <w:r w:rsidRPr="004636D3">
        <w:rPr>
          <w:rFonts w:ascii="Cambria Math" w:eastAsia="CambriaMath" w:hAnsi="Cambria Math" w:cs="Cambria Math"/>
          <w:vertAlign w:val="subscript"/>
        </w:rPr>
        <w:t>𝑎</w:t>
      </w:r>
      <w:r w:rsidRPr="004636D3">
        <w:rPr>
          <w:rFonts w:ascii="CambriaMath" w:eastAsia="CambriaMath" w:cs="CambriaMath"/>
          <w:sz w:val="17"/>
          <w:szCs w:val="17"/>
        </w:rPr>
        <w:t xml:space="preserve"> </w:t>
      </w:r>
      <w:r w:rsidRPr="004636D3">
        <w:t>matrix is defined as</w:t>
      </w:r>
      <w:r w:rsidR="006F06DD">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2012FFA6" w14:textId="77777777" w:rsidTr="00D90F2B">
        <w:tc>
          <w:tcPr>
            <w:tcW w:w="715" w:type="dxa"/>
          </w:tcPr>
          <w:p w14:paraId="3A04DBC2" w14:textId="77777777" w:rsidR="00F24A63" w:rsidRPr="004636D3" w:rsidRDefault="00F24A63" w:rsidP="008F2A7B">
            <w:pPr>
              <w:pStyle w:val="Caption"/>
              <w:ind w:firstLine="0"/>
            </w:pPr>
          </w:p>
        </w:tc>
        <w:tc>
          <w:tcPr>
            <w:tcW w:w="7740" w:type="dxa"/>
          </w:tcPr>
          <w:p w14:paraId="676F8282" w14:textId="5A14A2D2" w:rsidR="00F24A63" w:rsidRPr="004636D3" w:rsidRDefault="00000000" w:rsidP="008F2A7B">
            <w:pPr>
              <w:pStyle w:val="Caption"/>
              <w:ind w:firstLine="0"/>
            </w:pPr>
            <m:oMathPara>
              <m:oMath>
                <m:sSub>
                  <m:sSubPr>
                    <m:ctrlPr>
                      <w:rPr>
                        <w:rFonts w:ascii="Cambria Math" w:hAnsi="Cambria Math"/>
                        <w:i/>
                        <w:sz w:val="24"/>
                        <w:szCs w:val="24"/>
                      </w:rPr>
                    </m:ctrlPr>
                  </m:sSubPr>
                  <m:e>
                    <m:r>
                      <w:rPr>
                        <w:rFonts w:ascii="Cambria Math" w:hAnsi="Cambria Math"/>
                      </w:rPr>
                      <m:t>N</m:t>
                    </m:r>
                  </m:e>
                  <m:sub>
                    <m:r>
                      <w:rPr>
                        <w:rFonts w:ascii="Cambria Math" w:hAnsi="Cambria Math"/>
                      </w:rPr>
                      <m:t>t,a,k</m:t>
                    </m:r>
                  </m:sub>
                </m:sSub>
                <m:r>
                  <w:rPr>
                    <w:rFonts w:ascii="Cambria Math" w:hAnsi="Cambria Math"/>
                  </w:rPr>
                  <m:t xml:space="preserve">= </m:t>
                </m:r>
                <m:d>
                  <m:dPr>
                    <m:begChr m:val="{"/>
                    <m:endChr m:val=""/>
                    <m:ctrlPr>
                      <w:rPr>
                        <w:rFonts w:ascii="Cambria Math" w:hAnsi="Cambria Math"/>
                        <w:i/>
                        <w:sz w:val="24"/>
                        <w:szCs w:val="24"/>
                      </w:rPr>
                    </m:ctrlPr>
                  </m:dPr>
                  <m:e>
                    <m:eqArr>
                      <m:eqArrPr>
                        <m:ctrlPr>
                          <w:rPr>
                            <w:rFonts w:ascii="Cambria Math" w:hAnsi="Cambria Math"/>
                            <w:i/>
                            <w:sz w:val="24"/>
                            <w:szCs w:val="24"/>
                          </w:rPr>
                        </m:ctrlPr>
                      </m:eqArrPr>
                      <m:e>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e</m:t>
                            </m:r>
                          </m:e>
                          <m:sup>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rPr>
                                      <m:t>μ</m:t>
                                    </m:r>
                                  </m:e>
                                  <m:sub>
                                    <m:r>
                                      <w:rPr>
                                        <w:rFonts w:ascii="Cambria Math" w:hAnsi="Cambria Math"/>
                                      </w:rPr>
                                      <m:t>R</m:t>
                                    </m:r>
                                  </m:sub>
                                </m:sSub>
                                <m:r>
                                  <w:rPr>
                                    <w:rFonts w:ascii="Cambria Math" w:hAnsi="Cambria Math"/>
                                  </w:rPr>
                                  <m:t>+</m:t>
                                </m:r>
                                <m:sSub>
                                  <m:sSubPr>
                                    <m:ctrlPr>
                                      <w:rPr>
                                        <w:rFonts w:ascii="Cambria Math" w:hAnsi="Cambria Math"/>
                                        <w:i/>
                                        <w:sz w:val="24"/>
                                        <w:szCs w:val="24"/>
                                      </w:rPr>
                                    </m:ctrlPr>
                                  </m:sSubPr>
                                  <m:e>
                                    <m:r>
                                      <w:rPr>
                                        <w:rFonts w:ascii="Cambria Math" w:hAnsi="Cambria Math"/>
                                      </w:rPr>
                                      <m:t>τ</m:t>
                                    </m:r>
                                  </m:e>
                                  <m:sub>
                                    <m:r>
                                      <w:rPr>
                                        <w:rFonts w:ascii="Cambria Math" w:hAnsi="Cambria Math"/>
                                      </w:rPr>
                                      <m:t>t</m:t>
                                    </m:r>
                                  </m:sub>
                                </m:sSub>
                              </m:e>
                            </m:d>
                            <m:r>
                              <w:rPr>
                                <w:rFonts w:ascii="Cambria Math" w:hAnsi="Cambria Math"/>
                              </w:rPr>
                              <m:t xml:space="preserve">  </m:t>
                            </m:r>
                          </m:sup>
                        </m:sSup>
                        <m:r>
                          <w:rPr>
                            <w:rFonts w:ascii="Cambria Math" w:hAnsi="Cambria Math"/>
                          </w:rPr>
                          <m:t xml:space="preserve">                                                                          a= </m:t>
                        </m:r>
                        <m:sSub>
                          <m:sSubPr>
                            <m:ctrlPr>
                              <w:rPr>
                                <w:rFonts w:ascii="Cambria Math" w:hAnsi="Cambria Math"/>
                                <w:i/>
                                <w:sz w:val="24"/>
                                <w:szCs w:val="24"/>
                              </w:rPr>
                            </m:ctrlPr>
                          </m:sSubPr>
                          <m:e>
                            <m:r>
                              <w:rPr>
                                <w:rFonts w:ascii="Cambria Math" w:hAnsi="Cambria Math"/>
                              </w:rPr>
                              <m:t>a</m:t>
                            </m:r>
                          </m:e>
                          <m:sub>
                            <m:r>
                              <w:rPr>
                                <w:rFonts w:ascii="Cambria Math" w:hAnsi="Cambria Math"/>
                              </w:rPr>
                              <m:t>0</m:t>
                            </m:r>
                          </m:sub>
                        </m:sSub>
                      </m:e>
                      <m:e>
                        <m:f>
                          <m:fPr>
                            <m:ctrlPr>
                              <w:rPr>
                                <w:rFonts w:ascii="Cambria Math" w:hAnsi="Cambria Math"/>
                                <w:i/>
                                <w:szCs w:val="24"/>
                              </w:rPr>
                            </m:ctrlPr>
                          </m:fPr>
                          <m:num>
                            <m:r>
                              <w:rPr>
                                <w:rFonts w:ascii="Cambria Math" w:hAnsi="Cambria Math"/>
                                <w:szCs w:val="24"/>
                              </w:rPr>
                              <m:t>1</m:t>
                            </m:r>
                            <m:ctrlPr>
                              <w:rPr>
                                <w:rFonts w:ascii="Cambria Math" w:hAnsi="Cambria Math"/>
                                <w:i/>
                                <w:sz w:val="24"/>
                                <w:szCs w:val="24"/>
                              </w:rPr>
                            </m:ctrlPr>
                          </m:num>
                          <m:den>
                            <m:r>
                              <w:rPr>
                                <w:rFonts w:ascii="Cambria Math" w:hAnsi="Cambria Math"/>
                                <w:sz w:val="24"/>
                                <w:szCs w:val="24"/>
                              </w:rPr>
                              <m:t>2</m:t>
                            </m:r>
                          </m:den>
                        </m:f>
                        <m:sSub>
                          <m:sSubPr>
                            <m:ctrlPr>
                              <w:rPr>
                                <w:rFonts w:ascii="Cambria Math" w:hAnsi="Cambria Math"/>
                                <w:i/>
                                <w:sz w:val="24"/>
                                <w:szCs w:val="24"/>
                              </w:rPr>
                            </m:ctrlPr>
                          </m:sSubPr>
                          <m:e>
                            <m:r>
                              <w:rPr>
                                <w:rFonts w:ascii="Cambria Math" w:hAnsi="Cambria Math"/>
                              </w:rPr>
                              <m:t>N</m:t>
                            </m:r>
                          </m:e>
                          <m:sub>
                            <m:r>
                              <w:rPr>
                                <w:rFonts w:ascii="Cambria Math" w:hAnsi="Cambria Math"/>
                              </w:rPr>
                              <m:t>t-1,a-1,k</m:t>
                            </m:r>
                          </m:sub>
                        </m:sSub>
                        <m:sSup>
                          <m:sSupPr>
                            <m:ctrlPr>
                              <w:rPr>
                                <w:rFonts w:ascii="Cambria Math" w:hAnsi="Cambria Math"/>
                                <w:i/>
                              </w:rPr>
                            </m:ctrlPr>
                          </m:sSupPr>
                          <m:e>
                            <m:r>
                              <w:rPr>
                                <w:rFonts w:ascii="Cambria Math" w:hAnsi="Cambria Math"/>
                              </w:rPr>
                              <m:t>e</m:t>
                            </m:r>
                          </m:e>
                          <m:sup>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rPr>
                                      <m:t>-Z</m:t>
                                    </m:r>
                                  </m:e>
                                  <m:sub>
                                    <m:r>
                                      <w:rPr>
                                        <w:rFonts w:ascii="Cambria Math" w:hAnsi="Cambria Math"/>
                                      </w:rPr>
                                      <m:t>t-1,a-1,k</m:t>
                                    </m:r>
                                  </m:sub>
                                </m:sSub>
                              </m:e>
                            </m:d>
                            <m:r>
                              <w:rPr>
                                <w:rFonts w:ascii="Cambria Math" w:hAnsi="Cambria Math"/>
                              </w:rPr>
                              <m:t xml:space="preserve">   </m:t>
                            </m:r>
                          </m:sup>
                        </m:sSup>
                        <m:r>
                          <w:rPr>
                            <w:rFonts w:ascii="Cambria Math" w:hAnsi="Cambria Math"/>
                          </w:rPr>
                          <m:t xml:space="preserve">                                     </m:t>
                        </m:r>
                        <m:sSub>
                          <m:sSubPr>
                            <m:ctrlPr>
                              <w:rPr>
                                <w:rFonts w:ascii="Cambria Math" w:hAnsi="Cambria Math"/>
                                <w:i/>
                                <w:sz w:val="24"/>
                                <w:szCs w:val="24"/>
                              </w:rPr>
                            </m:ctrlPr>
                          </m:sSubPr>
                          <m:e>
                            <m:r>
                              <w:rPr>
                                <w:rFonts w:ascii="Cambria Math" w:hAnsi="Cambria Math"/>
                              </w:rPr>
                              <m:t>a</m:t>
                            </m:r>
                          </m:e>
                          <m:sub>
                            <m:r>
                              <w:rPr>
                                <w:rFonts w:ascii="Cambria Math" w:hAnsi="Cambria Math"/>
                              </w:rPr>
                              <m:t>o</m:t>
                            </m:r>
                          </m:sub>
                        </m:sSub>
                        <m:r>
                          <w:rPr>
                            <w:rFonts w:ascii="Cambria Math" w:hAnsi="Cambria Math"/>
                          </w:rPr>
                          <m:t>&lt;a&lt;</m:t>
                        </m:r>
                        <m:sSub>
                          <m:sSubPr>
                            <m:ctrlPr>
                              <w:rPr>
                                <w:rFonts w:ascii="Cambria Math" w:hAnsi="Cambria Math"/>
                                <w:i/>
                                <w:sz w:val="24"/>
                                <w:szCs w:val="24"/>
                              </w:rPr>
                            </m:ctrlPr>
                          </m:sSubPr>
                          <m:e>
                            <m:r>
                              <w:rPr>
                                <w:rFonts w:ascii="Cambria Math" w:hAnsi="Cambria Math"/>
                              </w:rPr>
                              <m:t>a</m:t>
                            </m:r>
                          </m:e>
                          <m:sub>
                            <m:r>
                              <w:rPr>
                                <w:rFonts w:ascii="Cambria Math" w:hAnsi="Cambria Math"/>
                              </w:rPr>
                              <m:t>+</m:t>
                            </m:r>
                          </m:sub>
                        </m:sSub>
                      </m:e>
                      <m:e>
                        <m:f>
                          <m:fPr>
                            <m:ctrlPr>
                              <w:rPr>
                                <w:rFonts w:ascii="Cambria Math" w:hAnsi="Cambria Math"/>
                                <w:i/>
                                <w:szCs w:val="24"/>
                              </w:rPr>
                            </m:ctrlPr>
                          </m:fPr>
                          <m:num>
                            <m:r>
                              <w:rPr>
                                <w:rFonts w:ascii="Cambria Math" w:hAnsi="Cambria Math"/>
                                <w:szCs w:val="24"/>
                              </w:rPr>
                              <m:t>1</m:t>
                            </m:r>
                            <m:ctrlPr>
                              <w:rPr>
                                <w:rFonts w:ascii="Cambria Math" w:hAnsi="Cambria Math"/>
                                <w:i/>
                                <w:sz w:val="24"/>
                                <w:szCs w:val="24"/>
                              </w:rPr>
                            </m:ctrlPr>
                          </m:num>
                          <m:den>
                            <m:r>
                              <w:rPr>
                                <w:rFonts w:ascii="Cambria Math" w:hAnsi="Cambria Math"/>
                                <w:sz w:val="24"/>
                                <w:szCs w:val="24"/>
                              </w:rPr>
                              <m:t>2</m:t>
                            </m:r>
                          </m:den>
                        </m:f>
                        <m:sSub>
                          <m:sSubPr>
                            <m:ctrlPr>
                              <w:rPr>
                                <w:rFonts w:ascii="Cambria Math" w:hAnsi="Cambria Math"/>
                                <w:i/>
                                <w:sz w:val="24"/>
                                <w:szCs w:val="24"/>
                              </w:rPr>
                            </m:ctrlPr>
                          </m:sSubPr>
                          <m:e>
                            <m:r>
                              <w:rPr>
                                <w:rFonts w:ascii="Cambria Math" w:hAnsi="Cambria Math"/>
                              </w:rPr>
                              <m:t>N</m:t>
                            </m:r>
                          </m:e>
                          <m:sub>
                            <m:r>
                              <w:rPr>
                                <w:rFonts w:ascii="Cambria Math" w:hAnsi="Cambria Math"/>
                              </w:rPr>
                              <m:t>t-1,a-1,k</m:t>
                            </m:r>
                          </m:sub>
                        </m:sSub>
                        <m:sSup>
                          <m:sSupPr>
                            <m:ctrlPr>
                              <w:rPr>
                                <w:rFonts w:ascii="Cambria Math" w:hAnsi="Cambria Math"/>
                                <w:i/>
                              </w:rPr>
                            </m:ctrlPr>
                          </m:sSupPr>
                          <m:e>
                            <m:r>
                              <w:rPr>
                                <w:rFonts w:ascii="Cambria Math" w:hAnsi="Cambria Math"/>
                              </w:rPr>
                              <m:t>e</m:t>
                            </m:r>
                          </m:e>
                          <m:sup>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rPr>
                                      <m:t>-Z</m:t>
                                    </m:r>
                                  </m:e>
                                  <m:sub>
                                    <m:r>
                                      <w:rPr>
                                        <w:rFonts w:ascii="Cambria Math" w:hAnsi="Cambria Math"/>
                                      </w:rPr>
                                      <m:t>t-1,a-1,k</m:t>
                                    </m:r>
                                  </m:sub>
                                </m:sSub>
                              </m:e>
                            </m:d>
                          </m:sup>
                        </m:sSup>
                        <m:r>
                          <w:rPr>
                            <w:rFonts w:ascii="Cambria Math" w:hAnsi="Cambria Math"/>
                          </w:rPr>
                          <m:t>+</m:t>
                        </m:r>
                        <m:sSub>
                          <m:sSubPr>
                            <m:ctrlPr>
                              <w:rPr>
                                <w:rFonts w:ascii="Cambria Math" w:hAnsi="Cambria Math"/>
                                <w:i/>
                                <w:sz w:val="24"/>
                                <w:szCs w:val="24"/>
                              </w:rPr>
                            </m:ctrlPr>
                          </m:sSubPr>
                          <m:e>
                            <m:r>
                              <w:rPr>
                                <w:rFonts w:ascii="Cambria Math" w:hAnsi="Cambria Math"/>
                              </w:rPr>
                              <m:t>N</m:t>
                            </m:r>
                          </m:e>
                          <m:sub>
                            <m:r>
                              <w:rPr>
                                <w:rFonts w:ascii="Cambria Math" w:hAnsi="Cambria Math"/>
                              </w:rPr>
                              <m:t>t-1,a,k</m:t>
                            </m:r>
                          </m:sub>
                        </m:sSub>
                        <m:sSup>
                          <m:sSupPr>
                            <m:ctrlPr>
                              <w:rPr>
                                <w:rFonts w:ascii="Cambria Math" w:hAnsi="Cambria Math"/>
                                <w:i/>
                              </w:rPr>
                            </m:ctrlPr>
                          </m:sSupPr>
                          <m:e>
                            <m:r>
                              <w:rPr>
                                <w:rFonts w:ascii="Cambria Math" w:hAnsi="Cambria Math"/>
                              </w:rPr>
                              <m:t>e</m:t>
                            </m:r>
                          </m:e>
                          <m:sup>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rPr>
                                      <m:t>-Z</m:t>
                                    </m:r>
                                  </m:e>
                                  <m:sub>
                                    <m:r>
                                      <w:rPr>
                                        <w:rFonts w:ascii="Cambria Math" w:hAnsi="Cambria Math"/>
                                      </w:rPr>
                                      <m:t>t-1,a,k</m:t>
                                    </m:r>
                                  </m:sub>
                                </m:sSub>
                              </m:e>
                            </m:d>
                          </m:sup>
                        </m:sSup>
                        <m:r>
                          <w:rPr>
                            <w:rFonts w:ascii="Cambria Math" w:hAnsi="Cambria Math"/>
                          </w:rPr>
                          <m:t xml:space="preserve">           a=</m:t>
                        </m:r>
                        <m:sSub>
                          <m:sSubPr>
                            <m:ctrlPr>
                              <w:rPr>
                                <w:rFonts w:ascii="Cambria Math" w:hAnsi="Cambria Math"/>
                                <w:i/>
                                <w:sz w:val="24"/>
                                <w:szCs w:val="24"/>
                              </w:rPr>
                            </m:ctrlPr>
                          </m:sSubPr>
                          <m:e>
                            <m:r>
                              <w:rPr>
                                <w:rFonts w:ascii="Cambria Math" w:hAnsi="Cambria Math"/>
                              </w:rPr>
                              <m:t>a</m:t>
                            </m:r>
                          </m:e>
                          <m:sub>
                            <m:r>
                              <w:rPr>
                                <w:rFonts w:ascii="Cambria Math" w:hAnsi="Cambria Math"/>
                              </w:rPr>
                              <m:t>+</m:t>
                            </m:r>
                          </m:sub>
                        </m:sSub>
                      </m:e>
                    </m:eqArr>
                  </m:e>
                </m:d>
              </m:oMath>
            </m:oMathPara>
          </w:p>
        </w:tc>
        <w:tc>
          <w:tcPr>
            <w:tcW w:w="895" w:type="dxa"/>
            <w:vAlign w:val="bottom"/>
          </w:tcPr>
          <w:p w14:paraId="3BEE97AF" w14:textId="71BF2773" w:rsidR="00F24A63" w:rsidRPr="004636D3" w:rsidRDefault="00F24A63" w:rsidP="008F2A7B">
            <w:pPr>
              <w:pStyle w:val="Caption"/>
            </w:pPr>
            <w:r w:rsidRPr="004636D3">
              <w:t>(7)</w:t>
            </w:r>
          </w:p>
          <w:p w14:paraId="4B3DE1FA" w14:textId="77777777" w:rsidR="00F24A63" w:rsidRPr="004636D3" w:rsidRDefault="00F24A63" w:rsidP="008F2A7B">
            <w:pPr>
              <w:pStyle w:val="Caption"/>
              <w:ind w:firstLine="0"/>
            </w:pPr>
          </w:p>
        </w:tc>
      </w:tr>
    </w:tbl>
    <w:p w14:paraId="14EE4490" w14:textId="393F3AB6" w:rsidR="001E22AA" w:rsidRDefault="006F06DD" w:rsidP="008F2A7B">
      <w:pPr>
        <w:pStyle w:val="FirstParagraph"/>
        <w:jc w:val="both"/>
      </w:pPr>
      <w:r>
        <w:t xml:space="preserve">where the total instantaneous mortality, </w:t>
      </w:r>
      <m:oMath>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k</m:t>
            </m:r>
          </m:sub>
        </m:sSub>
      </m:oMath>
      <w:r>
        <w:t xml:space="preserve">, is the sum of natural mortality </w:t>
      </w:r>
      <m:oMath>
        <m:r>
          <w:rPr>
            <w:rFonts w:ascii="Cambria Math" w:hAnsi="Cambria Math"/>
          </w:rPr>
          <m:t>M</m:t>
        </m:r>
      </m:oMath>
      <w:r w:rsidR="001E22AA">
        <w:t>,</w:t>
      </w:r>
      <w:r>
        <w:t xml:space="preserve"> fishing mortality </w:t>
      </w:r>
      <m:oMath>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k</m:t>
            </m:r>
          </m:sub>
        </m:sSub>
      </m:oMath>
      <w:r w:rsidR="001E22AA">
        <w:rPr>
          <w:rFonts w:eastAsiaTheme="minorEastAsia"/>
        </w:rPr>
        <w:t xml:space="preserve">, retention probability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a,k</m:t>
            </m:r>
          </m:sub>
        </m:sSub>
      </m:oMath>
      <w:r w:rsidR="001E22AA">
        <w:rPr>
          <w:rFonts w:eastAsiaTheme="minorEastAsia"/>
        </w:rPr>
        <w:t xml:space="preserve"> (the age specific probability of being landed given being caught), and discard mortality </w:t>
      </w:r>
      <m:oMath>
        <m:r>
          <w:rPr>
            <w:rFonts w:ascii="Cambria Math" w:eastAsiaTheme="minorEastAsia" w:hAnsi="Cambria Math"/>
          </w:rPr>
          <m:t>D</m:t>
        </m:r>
      </m:oMath>
      <w:r w:rsidR="0007287C">
        <w:rPr>
          <w:rFonts w:eastAsiaTheme="minorEastAsia"/>
        </w:rPr>
        <w:t xml:space="preserve"> </w:t>
      </w:r>
      <w:r w:rsidR="001E22AA">
        <w:t>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BD6C31" w:rsidRPr="004636D3" w14:paraId="3623FC07" w14:textId="77777777" w:rsidTr="00D34A24">
        <w:tc>
          <w:tcPr>
            <w:tcW w:w="715" w:type="dxa"/>
          </w:tcPr>
          <w:p w14:paraId="09089E6B" w14:textId="77777777" w:rsidR="00BD6C31" w:rsidRPr="004636D3" w:rsidRDefault="00BD6C31" w:rsidP="00D34A24">
            <w:pPr>
              <w:pStyle w:val="Caption"/>
              <w:ind w:firstLine="0"/>
            </w:pPr>
          </w:p>
        </w:tc>
        <w:tc>
          <w:tcPr>
            <w:tcW w:w="7740" w:type="dxa"/>
          </w:tcPr>
          <w:p w14:paraId="2AB2329C" w14:textId="210053D9" w:rsidR="00BD6C31" w:rsidRPr="004636D3" w:rsidRDefault="00BD6C31" w:rsidP="00BD6C31">
            <w:pPr>
              <w:pStyle w:val="FirstParagraph"/>
              <w:jc w:val="both"/>
            </w:pPr>
            <m:oMathPara>
              <m:oMath>
                <m:sSub>
                  <m:sSubPr>
                    <m:ctrlPr>
                      <w:rPr>
                        <w:rFonts w:ascii="Cambria Math" w:hAnsi="Cambria Math"/>
                        <w:i/>
                      </w:rPr>
                    </m:ctrlPr>
                  </m:sSubPr>
                  <m:e>
                    <m:r>
                      <w:rPr>
                        <w:rFonts w:ascii="Cambria Math" w:hAnsi="Cambria Math"/>
                      </w:rPr>
                      <m:t>Z</m:t>
                    </m:r>
                  </m:e>
                  <m:sub>
                    <m:r>
                      <w:rPr>
                        <w:rFonts w:ascii="Cambria Math" w:hAnsi="Cambria Math"/>
                      </w:rPr>
                      <m:t>t,a,k</m:t>
                    </m:r>
                  </m:sub>
                </m:sSub>
                <m:r>
                  <w:rPr>
                    <w:rFonts w:ascii="Cambria Math" w:hAnsi="Cambria Math"/>
                  </w:rPr>
                  <m:t>=M+</m:t>
                </m:r>
                <m:sSub>
                  <m:sSubPr>
                    <m:ctrlPr>
                      <w:rPr>
                        <w:rFonts w:ascii="Cambria Math" w:hAnsi="Cambria Math"/>
                        <w:i/>
                      </w:rPr>
                    </m:ctrlPr>
                  </m:sSubPr>
                  <m:e>
                    <m:r>
                      <w:rPr>
                        <w:rFonts w:ascii="Cambria Math" w:hAnsi="Cambria Math"/>
                      </w:rPr>
                      <m:t>F</m:t>
                    </m:r>
                  </m:e>
                  <m:sub>
                    <m:r>
                      <w:rPr>
                        <w:rFonts w:ascii="Cambria Math" w:hAnsi="Cambria Math"/>
                      </w:rPr>
                      <m:t>t,a,k</m:t>
                    </m:r>
                  </m:sub>
                </m:sSub>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a,k</m:t>
                        </m:r>
                      </m:sub>
                    </m:sSub>
                    <m:r>
                      <w:rPr>
                        <w:rFonts w:ascii="Cambria Math" w:hAnsi="Cambria Math"/>
                      </w:rPr>
                      <m:t>+D</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a,k</m:t>
                            </m:r>
                          </m:sub>
                        </m:sSub>
                      </m:e>
                    </m:d>
                  </m:e>
                </m:d>
                <m:r>
                  <w:rPr>
                    <w:rFonts w:ascii="Cambria Math" w:hAnsi="Cambria Math"/>
                  </w:rPr>
                  <m:t>.</m:t>
                </m:r>
              </m:oMath>
            </m:oMathPara>
          </w:p>
        </w:tc>
        <w:tc>
          <w:tcPr>
            <w:tcW w:w="895" w:type="dxa"/>
            <w:vAlign w:val="bottom"/>
          </w:tcPr>
          <w:p w14:paraId="114C45F1" w14:textId="77777777" w:rsidR="00BD6C31" w:rsidRPr="004636D3" w:rsidRDefault="00BD6C31" w:rsidP="00D34A24">
            <w:pPr>
              <w:pStyle w:val="Caption"/>
            </w:pPr>
            <w:r w:rsidRPr="004636D3">
              <w:t>(8)</w:t>
            </w:r>
          </w:p>
        </w:tc>
      </w:tr>
    </w:tbl>
    <w:p w14:paraId="62C5E7DA" w14:textId="05ABD41A" w:rsidR="006F06DD" w:rsidRDefault="006F06DD" w:rsidP="008F2A7B">
      <w:pPr>
        <w:pStyle w:val="FirstParagraph"/>
        <w:jc w:val="both"/>
      </w:pPr>
      <w:r>
        <w:t xml:space="preserve">Sex ratios are assumed 50/50 at the time of recruitment, thus any changes in sex ratios in the population over time are the result of sex-specific, fully selected fishing mortality. Total annual fishing mortality </w:t>
      </w:r>
      <m:oMath>
        <m:sSub>
          <m:sSubPr>
            <m:ctrlPr>
              <w:rPr>
                <w:rFonts w:ascii="Cambria Math" w:hAnsi="Cambria Math"/>
              </w:rPr>
            </m:ctrlPr>
          </m:sSubPr>
          <m:e>
            <m:r>
              <w:rPr>
                <w:rFonts w:ascii="Cambria Math" w:hAnsi="Cambria Math"/>
              </w:rPr>
              <m:t>F</m:t>
            </m:r>
          </m:e>
          <m:sub>
            <m:r>
              <w:rPr>
                <w:rFonts w:ascii="Cambria Math" w:hAnsi="Cambria Math"/>
              </w:rPr>
              <m:t>t</m:t>
            </m:r>
          </m:sub>
        </m:sSub>
      </m:oMath>
      <w:r>
        <w:t xml:space="preserve"> is defined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07E5A212" w14:textId="77777777" w:rsidTr="00D90F2B">
        <w:tc>
          <w:tcPr>
            <w:tcW w:w="715" w:type="dxa"/>
          </w:tcPr>
          <w:p w14:paraId="43788F7E" w14:textId="77777777" w:rsidR="00F24A63" w:rsidRPr="004636D3" w:rsidRDefault="00F24A63" w:rsidP="008F2A7B">
            <w:pPr>
              <w:pStyle w:val="Caption"/>
              <w:ind w:firstLine="0"/>
            </w:pPr>
          </w:p>
        </w:tc>
        <w:tc>
          <w:tcPr>
            <w:tcW w:w="7740" w:type="dxa"/>
          </w:tcPr>
          <w:p w14:paraId="0325B3F0" w14:textId="1429D3CA" w:rsidR="00F24A63" w:rsidRPr="004636D3" w:rsidRDefault="00000000" w:rsidP="00D64713">
            <w:pPr>
              <w:pStyle w:val="Caption"/>
              <w:ind w:firstLine="0"/>
              <w:jc w:val="center"/>
            </w:pPr>
            <m:oMath>
              <m:sSub>
                <m:sSubPr>
                  <m:ctrlPr>
                    <w:rPr>
                      <w:rFonts w:ascii="Cambria Math" w:hAnsi="Cambria Math"/>
                      <w:i/>
                      <w:sz w:val="24"/>
                      <w:szCs w:val="24"/>
                    </w:rPr>
                  </m:ctrlPr>
                </m:sSubPr>
                <m:e>
                  <m:r>
                    <w:rPr>
                      <w:rFonts w:ascii="Cambria Math" w:hAnsi="Cambria Math"/>
                    </w:rPr>
                    <m:t>F</m:t>
                  </m:r>
                </m:e>
                <m:sub>
                  <m:r>
                    <w:rPr>
                      <w:rFonts w:ascii="Cambria Math" w:hAnsi="Cambria Math"/>
                    </w:rPr>
                    <m:t>t</m:t>
                  </m:r>
                </m:sub>
              </m:sSub>
              <m:r>
                <w:rPr>
                  <w:rFonts w:ascii="Cambria Math" w:hAnsi="Cambria Math"/>
                </w:rPr>
                <m:t>=exp</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i/>
                          <w:sz w:val="24"/>
                          <w:szCs w:val="24"/>
                        </w:rPr>
                      </m:ctrlPr>
                    </m:sSubPr>
                    <m:e>
                      <m:r>
                        <w:rPr>
                          <w:rFonts w:ascii="Cambria Math" w:eastAsia="CambriaMath" w:hAnsi="Cambria Math" w:cs="Cambria Math"/>
                        </w:rPr>
                        <m:t>ϕ</m:t>
                      </m:r>
                    </m:e>
                    <m:sub>
                      <m:r>
                        <w:rPr>
                          <w:rFonts w:ascii="Cambria Math" w:hAnsi="Cambria Math"/>
                        </w:rPr>
                        <m:t>t</m:t>
                      </m:r>
                    </m:sub>
                  </m:sSub>
                </m:e>
              </m:d>
            </m:oMath>
            <w:r w:rsidR="00430C74" w:rsidRPr="004636D3">
              <w:rPr>
                <w:sz w:val="24"/>
                <w:szCs w:val="24"/>
              </w:rPr>
              <w:t>.</w:t>
            </w:r>
          </w:p>
        </w:tc>
        <w:tc>
          <w:tcPr>
            <w:tcW w:w="895" w:type="dxa"/>
            <w:vAlign w:val="bottom"/>
          </w:tcPr>
          <w:p w14:paraId="0DFEED63" w14:textId="462456F0" w:rsidR="00F24A63" w:rsidRPr="004636D3" w:rsidRDefault="00F24A63" w:rsidP="008F2A7B">
            <w:pPr>
              <w:pStyle w:val="Caption"/>
            </w:pPr>
            <w:r w:rsidRPr="004636D3">
              <w:t>(</w:t>
            </w:r>
            <w:r w:rsidR="00BD6C31">
              <w:t>9</w:t>
            </w:r>
            <w:r w:rsidRPr="004636D3">
              <w:t>)</w:t>
            </w:r>
          </w:p>
        </w:tc>
      </w:tr>
    </w:tbl>
    <w:p w14:paraId="645BFD34" w14:textId="4DCBC5C9" w:rsidR="00EB31C7" w:rsidRPr="004636D3" w:rsidRDefault="00EB31C7" w:rsidP="008F2A7B">
      <w:pPr>
        <w:autoSpaceDE w:val="0"/>
        <w:autoSpaceDN w:val="0"/>
        <w:adjustRightInd w:val="0"/>
      </w:pPr>
      <w:r w:rsidRPr="004636D3">
        <w:t xml:space="preserve">Fishing mortality is modeled as a function of fishery selectivity </w:t>
      </w:r>
      <w:r w:rsidRPr="004636D3">
        <w:rPr>
          <w:rFonts w:ascii="Cambria Math" w:eastAsia="CambriaMath" w:hAnsi="Cambria Math" w:cs="Cambria Math"/>
        </w:rPr>
        <w:t>𝑠</w:t>
      </w:r>
      <w:r w:rsidRPr="004636D3">
        <w:rPr>
          <w:rFonts w:ascii="Cambria Math" w:eastAsia="CambriaMath" w:hAnsi="Cambria Math" w:cs="Cambria Math"/>
          <w:vertAlign w:val="subscript"/>
        </w:rPr>
        <w:t>𝑡</w:t>
      </w:r>
      <w:r w:rsidRPr="004636D3">
        <w:rPr>
          <w:rFonts w:ascii="CambriaMath" w:eastAsia="CambriaMath" w:cs="CambriaMath"/>
          <w:vertAlign w:val="subscript"/>
        </w:rPr>
        <w:t>,</w:t>
      </w:r>
      <w:r w:rsidRPr="004636D3">
        <w:rPr>
          <w:rFonts w:ascii="Cambria Math" w:eastAsia="CambriaMath" w:hAnsi="Cambria Math" w:cs="Cambria Math"/>
          <w:vertAlign w:val="subscript"/>
        </w:rPr>
        <w:t>𝑎</w:t>
      </w:r>
      <w:r w:rsidRPr="004636D3">
        <w:rPr>
          <w:rFonts w:ascii="CambriaMath" w:eastAsia="CambriaMath" w:cs="CambriaMath"/>
          <w:vertAlign w:val="subscript"/>
        </w:rPr>
        <w:t>,</w:t>
      </w:r>
      <w:r w:rsidRPr="004636D3">
        <w:rPr>
          <w:rFonts w:ascii="Cambria Math" w:eastAsia="CambriaMath" w:hAnsi="Cambria Math" w:cs="Cambria Math"/>
          <w:vertAlign w:val="subscript"/>
        </w:rPr>
        <w:t>𝑘</w:t>
      </w:r>
      <w:r w:rsidRPr="004636D3">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154DC6A1" w14:textId="77777777" w:rsidTr="00D90F2B">
        <w:tc>
          <w:tcPr>
            <w:tcW w:w="715" w:type="dxa"/>
          </w:tcPr>
          <w:p w14:paraId="582B392E" w14:textId="77777777" w:rsidR="00F24A63" w:rsidRPr="004636D3" w:rsidRDefault="00F24A63" w:rsidP="008F2A7B">
            <w:pPr>
              <w:pStyle w:val="Caption"/>
              <w:ind w:firstLine="0"/>
            </w:pPr>
          </w:p>
        </w:tc>
        <w:tc>
          <w:tcPr>
            <w:tcW w:w="7740" w:type="dxa"/>
          </w:tcPr>
          <w:p w14:paraId="0D3D85C3" w14:textId="200CBE11" w:rsidR="00F24A63" w:rsidRPr="004636D3" w:rsidRDefault="00000000" w:rsidP="00D64713">
            <w:pPr>
              <w:pStyle w:val="Caption"/>
              <w:ind w:firstLine="0"/>
              <w:jc w:val="center"/>
            </w:pPr>
            <m:oMath>
              <m:sSub>
                <m:sSubPr>
                  <m:ctrlPr>
                    <w:rPr>
                      <w:rFonts w:ascii="Cambria Math" w:hAnsi="Cambria Math"/>
                      <w:i/>
                      <w:sz w:val="24"/>
                      <w:szCs w:val="24"/>
                    </w:rPr>
                  </m:ctrlPr>
                </m:sSubPr>
                <m:e>
                  <m:r>
                    <w:rPr>
                      <w:rFonts w:ascii="Cambria Math" w:hAnsi="Cambria Math"/>
                    </w:rPr>
                    <m:t>F</m:t>
                  </m:r>
                </m:e>
                <m:sub>
                  <m:r>
                    <w:rPr>
                      <w:rFonts w:ascii="Cambria Math" w:hAnsi="Cambria Math"/>
                    </w:rPr>
                    <m:t>t,a,k</m:t>
                  </m:r>
                </m:sub>
              </m:sSub>
              <m:r>
                <w:rPr>
                  <w:rFonts w:ascii="Cambria Math" w:hAnsi="Cambria Math"/>
                </w:rPr>
                <m:t>=</m:t>
              </m:r>
              <m:sSubSup>
                <m:sSubSupPr>
                  <m:ctrlPr>
                    <w:rPr>
                      <w:rFonts w:ascii="Cambria Math" w:hAnsi="Cambria Math"/>
                      <w:i/>
                      <w:sz w:val="24"/>
                      <w:szCs w:val="24"/>
                    </w:rPr>
                  </m:ctrlPr>
                </m:sSubSupPr>
                <m:e>
                  <m:r>
                    <w:rPr>
                      <w:rFonts w:ascii="Cambria Math" w:hAnsi="Cambria Math"/>
                    </w:rPr>
                    <m:t>s</m:t>
                  </m:r>
                </m:e>
                <m:sub>
                  <m:r>
                    <w:rPr>
                      <w:rFonts w:ascii="Cambria Math" w:hAnsi="Cambria Math"/>
                    </w:rPr>
                    <m:t>t,a,k</m:t>
                  </m:r>
                </m:sub>
                <m:sup>
                  <m:r>
                    <w:rPr>
                      <w:rFonts w:ascii="Cambria Math" w:hAnsi="Cambria Math"/>
                    </w:rPr>
                    <m:t>fsh</m:t>
                  </m:r>
                </m:sup>
              </m:sSubSup>
              <m:sSub>
                <m:sSubPr>
                  <m:ctrlPr>
                    <w:rPr>
                      <w:rFonts w:ascii="Cambria Math" w:hAnsi="Cambria Math"/>
                      <w:i/>
                      <w:sz w:val="24"/>
                      <w:szCs w:val="24"/>
                    </w:rPr>
                  </m:ctrlPr>
                </m:sSubPr>
                <m:e>
                  <m:r>
                    <w:rPr>
                      <w:rFonts w:ascii="Cambria Math" w:hAnsi="Cambria Math"/>
                    </w:rPr>
                    <m:t>F</m:t>
                  </m:r>
                </m:e>
                <m:sub>
                  <m:r>
                    <w:rPr>
                      <w:rFonts w:ascii="Cambria Math" w:hAnsi="Cambria Math"/>
                    </w:rPr>
                    <m:t>t</m:t>
                  </m:r>
                </m:sub>
              </m:sSub>
            </m:oMath>
            <w:r w:rsidR="00430C74" w:rsidRPr="004636D3">
              <w:rPr>
                <w:sz w:val="24"/>
                <w:szCs w:val="24"/>
              </w:rPr>
              <w:t>.</w:t>
            </w:r>
          </w:p>
        </w:tc>
        <w:tc>
          <w:tcPr>
            <w:tcW w:w="895" w:type="dxa"/>
            <w:vAlign w:val="center"/>
          </w:tcPr>
          <w:p w14:paraId="3D6CE303" w14:textId="66CCD3A5" w:rsidR="00F24A63" w:rsidRPr="004636D3" w:rsidRDefault="00F24A63" w:rsidP="008F2A7B">
            <w:pPr>
              <w:pStyle w:val="Caption"/>
            </w:pPr>
            <w:r w:rsidRPr="004636D3">
              <w:t>(</w:t>
            </w:r>
            <w:r w:rsidR="00BD6C31">
              <w:t>10</w:t>
            </w:r>
            <w:r w:rsidRPr="004636D3">
              <w:t>)</w:t>
            </w:r>
          </w:p>
        </w:tc>
      </w:tr>
    </w:tbl>
    <w:p w14:paraId="538EB770" w14:textId="72EDD929" w:rsidR="00BD7C0C" w:rsidRDefault="00BD7C0C" w:rsidP="0007287C">
      <w:pPr>
        <w:rPr>
          <w:ins w:id="87" w:author="Lambert, Aaron W (DFG)" w:date="2026-03-04T09:50:00Z" w16du:dateUtc="2026-03-04T18:50:00Z"/>
        </w:rPr>
      </w:pPr>
      <w:bookmarkStart w:id="88" w:name="_Toc204677379"/>
    </w:p>
    <w:p w14:paraId="2B7331A4" w14:textId="1F81D9D6" w:rsidR="00EB31C7" w:rsidRPr="004636D3" w:rsidRDefault="00EB31C7" w:rsidP="008F2A7B">
      <w:pPr>
        <w:pStyle w:val="Heading3"/>
        <w:jc w:val="both"/>
      </w:pPr>
      <w:r w:rsidRPr="004636D3">
        <w:rPr>
          <w:sz w:val="28"/>
          <w:szCs w:val="28"/>
        </w:rPr>
        <w:t>P</w:t>
      </w:r>
      <w:r w:rsidRPr="004636D3">
        <w:t xml:space="preserve">REDICTED </w:t>
      </w:r>
      <w:r w:rsidRPr="004636D3">
        <w:rPr>
          <w:sz w:val="28"/>
          <w:szCs w:val="28"/>
        </w:rPr>
        <w:t>V</w:t>
      </w:r>
      <w:r w:rsidRPr="004636D3">
        <w:t>ALUES</w:t>
      </w:r>
      <w:bookmarkEnd w:id="88"/>
    </w:p>
    <w:p w14:paraId="3BC7A31E" w14:textId="1577367F" w:rsidR="006F06DD" w:rsidRDefault="006F06DD" w:rsidP="008F2A7B">
      <w:pPr>
        <w:pStyle w:val="FirstParagraph"/>
        <w:jc w:val="both"/>
      </w:pPr>
      <w:r>
        <w:t>Predicted fishery CPUE (lb</w:t>
      </w:r>
      <w:r w:rsidR="00B2191B">
        <w:t>s.</w:t>
      </w:r>
      <w:r>
        <w:t xml:space="preserve"> per hook) in the year </w:t>
      </w:r>
      <m:oMath>
        <m:r>
          <w:rPr>
            <w:rFonts w:ascii="Cambria Math" w:hAnsi="Cambria Math"/>
          </w:rPr>
          <m:t>t</m:t>
        </m:r>
      </m:oMath>
      <w:r>
        <w:t xml:space="preserve">, </w:t>
      </w:r>
      <m:oMath>
        <m:sSup>
          <m:sSupPr>
            <m:ctrlPr>
              <w:rPr>
                <w:rFonts w:ascii="Cambria Math" w:hAnsi="Cambria Math"/>
              </w:rPr>
            </m:ctrlPr>
          </m:sSupPr>
          <m:e>
            <m:acc>
              <m:accPr>
                <m:ctrlPr>
                  <w:rPr>
                    <w:rFonts w:ascii="Cambria Math" w:hAnsi="Cambria Math"/>
                  </w:rPr>
                </m:ctrlPr>
              </m:accPr>
              <m:e>
                <m:sSub>
                  <m:sSubPr>
                    <m:ctrlPr>
                      <w:rPr>
                        <w:rFonts w:ascii="Cambria Math" w:hAnsi="Cambria Math"/>
                      </w:rPr>
                    </m:ctrlPr>
                  </m:sSubPr>
                  <m:e>
                    <m:r>
                      <w:rPr>
                        <w:rFonts w:ascii="Cambria Math" w:hAnsi="Cambria Math"/>
                      </w:rPr>
                      <m:t>I</m:t>
                    </m:r>
                  </m:e>
                  <m:sub>
                    <m:r>
                      <w:rPr>
                        <w:rFonts w:ascii="Cambria Math" w:hAnsi="Cambria Math"/>
                      </w:rPr>
                      <m:t>t</m:t>
                    </m:r>
                  </m:sub>
                </m:sSub>
              </m:e>
            </m:acc>
          </m:e>
          <m:sup>
            <m:r>
              <w:rPr>
                <w:rFonts w:ascii="Cambria Math" w:hAnsi="Cambria Math"/>
              </w:rPr>
              <m:t>fsh</m:t>
            </m:r>
          </m:sup>
        </m:sSup>
      </m:oMath>
      <w:r>
        <w:t xml:space="preserve">, is defined as a function of fishery catchability </w:t>
      </w:r>
      <m:oMath>
        <m:sSub>
          <m:sSubPr>
            <m:ctrlPr>
              <w:rPr>
                <w:rFonts w:ascii="Cambria Math" w:hAnsi="Cambria Math"/>
              </w:rPr>
            </m:ctrlPr>
          </m:sSubPr>
          <m:e>
            <m:r>
              <w:rPr>
                <w:rFonts w:ascii="Cambria Math" w:hAnsi="Cambria Math"/>
              </w:rPr>
              <m:t>q</m:t>
            </m:r>
          </m:e>
          <m:sub>
            <m:r>
              <w:rPr>
                <w:rFonts w:ascii="Cambria Math" w:hAnsi="Cambria Math"/>
              </w:rPr>
              <m:t>fsh</m:t>
            </m:r>
          </m:sub>
        </m:sSub>
      </m:oMath>
      <w:r>
        <w:t xml:space="preserve"> and biomass available to the fishery: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4C6ADCF3" w14:textId="77777777" w:rsidTr="00D90F2B">
        <w:tc>
          <w:tcPr>
            <w:tcW w:w="715" w:type="dxa"/>
          </w:tcPr>
          <w:p w14:paraId="67D9E0CA" w14:textId="77777777" w:rsidR="00F24A63" w:rsidRPr="004636D3" w:rsidRDefault="00F24A63" w:rsidP="008F2A7B">
            <w:pPr>
              <w:pStyle w:val="Caption"/>
              <w:ind w:firstLine="0"/>
            </w:pPr>
          </w:p>
        </w:tc>
        <w:tc>
          <w:tcPr>
            <w:tcW w:w="7740" w:type="dxa"/>
          </w:tcPr>
          <w:p w14:paraId="2C9195DA" w14:textId="15487B01" w:rsidR="00F24A63" w:rsidRPr="004636D3" w:rsidRDefault="00000000" w:rsidP="008F2A7B">
            <w:pPr>
              <w:pStyle w:val="Caption"/>
              <w:ind w:firstLine="0"/>
            </w:pPr>
            <m:oMathPara>
              <m:oMath>
                <m:sSubSup>
                  <m:sSubSupPr>
                    <m:ctrlPr>
                      <w:rPr>
                        <w:rFonts w:ascii="Cambria Math" w:hAnsi="Cambria Math"/>
                        <w:i/>
                        <w:sz w:val="24"/>
                        <w:szCs w:val="24"/>
                      </w:rPr>
                    </m:ctrlPr>
                  </m:sSubSupPr>
                  <m:e>
                    <m:acc>
                      <m:accPr>
                        <m:ctrlPr>
                          <w:rPr>
                            <w:rFonts w:ascii="Cambria Math" w:hAnsi="Cambria Math"/>
                            <w:i/>
                            <w:sz w:val="24"/>
                            <w:szCs w:val="24"/>
                          </w:rPr>
                        </m:ctrlPr>
                      </m:accPr>
                      <m:e>
                        <m:r>
                          <w:rPr>
                            <w:rFonts w:ascii="Cambria Math" w:hAnsi="Cambria Math"/>
                          </w:rPr>
                          <m:t>I</m:t>
                        </m:r>
                      </m:e>
                    </m:acc>
                  </m:e>
                  <m:sub>
                    <m:r>
                      <w:rPr>
                        <w:rFonts w:ascii="Cambria Math" w:hAnsi="Cambria Math"/>
                      </w:rPr>
                      <m:t>t</m:t>
                    </m:r>
                  </m:sub>
                  <m:sup>
                    <m:r>
                      <w:rPr>
                        <w:rFonts w:ascii="Cambria Math" w:hAnsi="Cambria Math"/>
                      </w:rPr>
                      <m:t>fsh</m:t>
                    </m:r>
                  </m:sup>
                </m:sSubSup>
                <m:r>
                  <w:rPr>
                    <w:rFonts w:ascii="Cambria Math" w:hAnsi="Cambria Math"/>
                  </w:rPr>
                  <m:t>=</m:t>
                </m:r>
                <m:sSub>
                  <m:sSubPr>
                    <m:ctrlPr>
                      <w:rPr>
                        <w:rFonts w:ascii="Cambria Math" w:hAnsi="Cambria Math"/>
                        <w:i/>
                        <w:sz w:val="24"/>
                        <w:szCs w:val="24"/>
                      </w:rPr>
                    </m:ctrlPr>
                  </m:sSubPr>
                  <m:e>
                    <m:r>
                      <w:rPr>
                        <w:rFonts w:ascii="Cambria Math" w:hAnsi="Cambria Math"/>
                      </w:rPr>
                      <m:t>q</m:t>
                    </m:r>
                  </m:e>
                  <m:sub>
                    <m:r>
                      <w:rPr>
                        <w:rFonts w:ascii="Cambria Math" w:hAnsi="Cambria Math"/>
                      </w:rPr>
                      <m:t>fsh</m:t>
                    </m:r>
                  </m:sub>
                </m:sSub>
                <m:nary>
                  <m:naryPr>
                    <m:chr m:val="∑"/>
                    <m:limLoc m:val="undOvr"/>
                    <m:ctrlPr>
                      <w:rPr>
                        <w:rFonts w:ascii="Cambria Math" w:hAnsi="Cambria Math"/>
                        <w:i/>
                        <w:sz w:val="24"/>
                        <w:szCs w:val="24"/>
                      </w:rPr>
                    </m:ctrlPr>
                  </m:naryPr>
                  <m:sub>
                    <m:r>
                      <w:rPr>
                        <w:rFonts w:ascii="Cambria Math" w:hAnsi="Cambria Math"/>
                      </w:rPr>
                      <m:t>k=1</m:t>
                    </m:r>
                  </m:sub>
                  <m:sup>
                    <m:r>
                      <w:rPr>
                        <w:rFonts w:ascii="Cambria Math" w:hAnsi="Cambria Math"/>
                      </w:rPr>
                      <m:t>2</m:t>
                    </m:r>
                  </m:sup>
                  <m:e>
                    <m:nary>
                      <m:naryPr>
                        <m:chr m:val="∑"/>
                        <m:limLoc m:val="undOvr"/>
                        <m:ctrlPr>
                          <w:rPr>
                            <w:rFonts w:ascii="Cambria Math" w:hAnsi="Cambria Math"/>
                            <w:i/>
                            <w:sz w:val="24"/>
                            <w:szCs w:val="24"/>
                          </w:rPr>
                        </m:ctrlPr>
                      </m:naryPr>
                      <m:sub>
                        <m:r>
                          <w:rPr>
                            <w:rFonts w:ascii="Cambria Math" w:hAnsi="Cambria Math"/>
                          </w:rPr>
                          <m:t>a=</m:t>
                        </m:r>
                        <m:sSub>
                          <m:sSubPr>
                            <m:ctrlPr>
                              <w:rPr>
                                <w:rFonts w:ascii="Cambria Math" w:hAnsi="Cambria Math"/>
                                <w:i/>
                                <w:sz w:val="24"/>
                                <w:szCs w:val="24"/>
                              </w:rPr>
                            </m:ctrlPr>
                          </m:sSubPr>
                          <m:e>
                            <m:r>
                              <w:rPr>
                                <w:rFonts w:ascii="Cambria Math" w:hAnsi="Cambria Math"/>
                              </w:rPr>
                              <m:t>a</m:t>
                            </m:r>
                          </m:e>
                          <m:sub>
                            <m:r>
                              <w:rPr>
                                <w:rFonts w:ascii="Cambria Math" w:hAnsi="Cambria Math"/>
                              </w:rPr>
                              <m:t>0</m:t>
                            </m:r>
                          </m:sub>
                        </m:sSub>
                      </m:sub>
                      <m:sup>
                        <m:r>
                          <w:rPr>
                            <w:rFonts w:ascii="Cambria Math" w:hAnsi="Cambria Math"/>
                          </w:rPr>
                          <m:t>a+</m:t>
                        </m:r>
                      </m:sup>
                      <m:e>
                        <m:sSubSup>
                          <m:sSubSupPr>
                            <m:ctrlPr>
                              <w:rPr>
                                <w:rFonts w:ascii="Cambria Math" w:hAnsi="Cambria Math"/>
                                <w:i/>
                                <w:sz w:val="24"/>
                                <w:szCs w:val="24"/>
                              </w:rPr>
                            </m:ctrlPr>
                          </m:sSubSupPr>
                          <m:e>
                            <m:r>
                              <w:rPr>
                                <w:rFonts w:ascii="Cambria Math" w:hAnsi="Cambria Math"/>
                              </w:rPr>
                              <m:t>w</m:t>
                            </m:r>
                          </m:e>
                          <m:sub>
                            <m:r>
                              <w:rPr>
                                <w:rFonts w:ascii="Cambria Math" w:hAnsi="Cambria Math"/>
                              </w:rPr>
                              <m:t>a,k</m:t>
                            </m:r>
                          </m:sub>
                          <m:sup>
                            <m:r>
                              <w:rPr>
                                <w:rFonts w:ascii="Cambria Math" w:hAnsi="Cambria Math"/>
                              </w:rPr>
                              <m:t>srv</m:t>
                            </m:r>
                          </m:sup>
                        </m:sSubSup>
                        <m:sSubSup>
                          <m:sSubSupPr>
                            <m:ctrlPr>
                              <w:rPr>
                                <w:rFonts w:ascii="Cambria Math" w:hAnsi="Cambria Math"/>
                                <w:i/>
                                <w:sz w:val="24"/>
                                <w:szCs w:val="24"/>
                              </w:rPr>
                            </m:ctrlPr>
                          </m:sSubSupPr>
                          <m:e>
                            <m:r>
                              <w:rPr>
                                <w:rFonts w:ascii="Cambria Math" w:hAnsi="Cambria Math"/>
                              </w:rPr>
                              <m:t xml:space="preserve"> s</m:t>
                            </m:r>
                          </m:e>
                          <m:sub>
                            <m:r>
                              <w:rPr>
                                <w:rFonts w:ascii="Cambria Math" w:hAnsi="Cambria Math"/>
                              </w:rPr>
                              <m:t>t,a,k</m:t>
                            </m:r>
                          </m:sub>
                          <m:sup>
                            <m:r>
                              <w:rPr>
                                <w:rFonts w:ascii="Cambria Math" w:hAnsi="Cambria Math"/>
                              </w:rPr>
                              <m:t>fsh</m:t>
                            </m:r>
                          </m:sup>
                        </m:sSubSup>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rPr>
                              <m:t>N</m:t>
                            </m:r>
                          </m:e>
                          <m:sub>
                            <m:r>
                              <w:rPr>
                                <w:rFonts w:ascii="Cambria Math" w:hAnsi="Cambria Math"/>
                              </w:rPr>
                              <m:t>t,a,k</m:t>
                            </m:r>
                          </m:sub>
                        </m:sSub>
                        <m:r>
                          <w:rPr>
                            <w:rFonts w:ascii="Cambria Math" w:hAnsi="Cambria Math"/>
                            <w:szCs w:val="24"/>
                          </w:rPr>
                          <m:t xml:space="preserve"> </m:t>
                        </m:r>
                        <m:sSubSup>
                          <m:sSubSupPr>
                            <m:ctrlPr>
                              <w:rPr>
                                <w:rFonts w:ascii="Cambria Math" w:hAnsi="Cambria Math"/>
                                <w:i/>
                                <w:sz w:val="24"/>
                                <w:szCs w:val="24"/>
                              </w:rPr>
                            </m:ctrlPr>
                          </m:sSubSupPr>
                          <m:e>
                            <m:r>
                              <w:rPr>
                                <w:rFonts w:ascii="Cambria Math" w:hAnsi="Cambria Math"/>
                              </w:rPr>
                              <m:t>S</m:t>
                            </m:r>
                          </m:e>
                          <m:sub>
                            <m:r>
                              <w:rPr>
                                <w:rFonts w:ascii="Cambria Math" w:hAnsi="Cambria Math"/>
                              </w:rPr>
                              <m:t>t,a,k</m:t>
                            </m:r>
                          </m:sub>
                          <m:sup>
                            <m:r>
                              <w:rPr>
                                <w:rFonts w:ascii="Cambria Math" w:hAnsi="Cambria Math"/>
                              </w:rPr>
                              <m:t>fsh</m:t>
                            </m:r>
                          </m:sup>
                        </m:sSubSup>
                      </m:e>
                    </m:nary>
                  </m:e>
                </m:nary>
                <m:r>
                  <w:rPr>
                    <w:rFonts w:ascii="Cambria Math" w:hAnsi="Cambria Math"/>
                    <w:sz w:val="24"/>
                    <w:szCs w:val="24"/>
                  </w:rPr>
                  <m:t>,</m:t>
                </m:r>
              </m:oMath>
            </m:oMathPara>
          </w:p>
        </w:tc>
        <w:tc>
          <w:tcPr>
            <w:tcW w:w="895" w:type="dxa"/>
            <w:vAlign w:val="bottom"/>
          </w:tcPr>
          <w:p w14:paraId="682E9852" w14:textId="6807F325" w:rsidR="00F24A63" w:rsidRPr="004636D3" w:rsidRDefault="00F24A63" w:rsidP="008F2A7B">
            <w:pPr>
              <w:pStyle w:val="Caption"/>
            </w:pPr>
            <w:r w:rsidRPr="004636D3">
              <w:t>(1</w:t>
            </w:r>
            <w:r w:rsidR="00BD6C31">
              <w:t>1</w:t>
            </w:r>
            <w:r w:rsidRPr="004636D3">
              <w:t>)</w:t>
            </w:r>
          </w:p>
          <w:p w14:paraId="5E96709B" w14:textId="77777777" w:rsidR="00F24A63" w:rsidRPr="004636D3" w:rsidRDefault="00F24A63" w:rsidP="008F2A7B">
            <w:pPr>
              <w:pStyle w:val="Caption"/>
              <w:ind w:firstLine="0"/>
            </w:pPr>
          </w:p>
        </w:tc>
      </w:tr>
    </w:tbl>
    <w:p w14:paraId="7253E582" w14:textId="2E1F244B" w:rsidR="00EB31C7" w:rsidRPr="004636D3" w:rsidRDefault="00EB31C7" w:rsidP="008F2A7B">
      <w:pPr>
        <w:autoSpaceDE w:val="0"/>
        <w:autoSpaceDN w:val="0"/>
        <w:adjustRightInd w:val="0"/>
      </w:pPr>
      <w:r w:rsidRPr="004636D3">
        <w:t xml:space="preserve">where </w:t>
      </w:r>
      <m:oMath>
        <m:sSubSup>
          <m:sSubSupPr>
            <m:ctrlPr>
              <w:rPr>
                <w:rFonts w:ascii="Cambria Math" w:hAnsi="Cambria Math"/>
                <w:i/>
              </w:rPr>
            </m:ctrlPr>
          </m:sSubSupPr>
          <m:e>
            <m:r>
              <w:rPr>
                <w:rFonts w:ascii="Cambria Math" w:hAnsi="Cambria Math"/>
              </w:rPr>
              <m:t>w</m:t>
            </m:r>
          </m:e>
          <m:sub>
            <m:r>
              <w:rPr>
                <w:rFonts w:ascii="Cambria Math" w:hAnsi="Cambria Math"/>
              </w:rPr>
              <m:t>a,k</m:t>
            </m:r>
          </m:sub>
          <m:sup>
            <m:r>
              <w:rPr>
                <w:rFonts w:ascii="Cambria Math" w:hAnsi="Cambria Math"/>
              </w:rPr>
              <m:t>srv</m:t>
            </m:r>
          </m:sup>
        </m:sSubSup>
      </m:oMath>
      <w:r w:rsidR="00146317" w:rsidRPr="004636D3">
        <w:t xml:space="preserve"> </w:t>
      </w:r>
      <w:r w:rsidRPr="004636D3">
        <w:t>is estimated mean weight-at-age by sex in the longline survey. Survival (</w:t>
      </w:r>
      <m:oMath>
        <m:sSubSup>
          <m:sSubSupPr>
            <m:ctrlPr>
              <w:rPr>
                <w:rFonts w:ascii="Cambria Math" w:hAnsi="Cambria Math"/>
                <w:i/>
              </w:rPr>
            </m:ctrlPr>
          </m:sSubSupPr>
          <m:e>
            <m:r>
              <w:rPr>
                <w:rFonts w:ascii="Cambria Math" w:hAnsi="Cambria Math"/>
              </w:rPr>
              <m:t>S</m:t>
            </m:r>
          </m:e>
          <m:sub>
            <m:r>
              <w:rPr>
                <w:rFonts w:ascii="Cambria Math" w:hAnsi="Cambria Math"/>
              </w:rPr>
              <m:t>t,a,k</m:t>
            </m:r>
          </m:sub>
          <m:sup>
            <m:r>
              <w:rPr>
                <w:rFonts w:ascii="Cambria Math" w:hAnsi="Cambria Math"/>
              </w:rPr>
              <m:t>fsh</m:t>
            </m:r>
          </m:sup>
        </m:sSubSup>
      </m:oMath>
      <w:r w:rsidRPr="004636D3">
        <w:t>) to the beginning of the fishery in August is defined as</w:t>
      </w:r>
      <w:r w:rsidR="006F06DD">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72FEF3B4" w14:textId="77777777" w:rsidTr="00D90F2B">
        <w:tc>
          <w:tcPr>
            <w:tcW w:w="715" w:type="dxa"/>
          </w:tcPr>
          <w:p w14:paraId="07E864F5" w14:textId="77777777" w:rsidR="00F24A63" w:rsidRPr="004636D3" w:rsidRDefault="00F24A63" w:rsidP="008F2A7B">
            <w:pPr>
              <w:pStyle w:val="Caption"/>
              <w:ind w:firstLine="0"/>
            </w:pPr>
          </w:p>
        </w:tc>
        <w:tc>
          <w:tcPr>
            <w:tcW w:w="7740" w:type="dxa"/>
          </w:tcPr>
          <w:p w14:paraId="7975C153" w14:textId="7A484625" w:rsidR="00F24A63" w:rsidRPr="004636D3" w:rsidRDefault="00000000" w:rsidP="00D64713">
            <w:pPr>
              <w:pStyle w:val="Caption"/>
              <w:ind w:firstLine="0"/>
              <w:jc w:val="center"/>
            </w:pPr>
            <m:oMath>
              <m:sSubSup>
                <m:sSubSupPr>
                  <m:ctrlPr>
                    <w:rPr>
                      <w:rFonts w:ascii="Cambria Math" w:hAnsi="Cambria Math"/>
                      <w:i/>
                      <w:sz w:val="24"/>
                      <w:szCs w:val="24"/>
                    </w:rPr>
                  </m:ctrlPr>
                </m:sSubSupPr>
                <m:e>
                  <m:r>
                    <w:rPr>
                      <w:rFonts w:ascii="Cambria Math" w:hAnsi="Cambria Math"/>
                    </w:rPr>
                    <m:t>S</m:t>
                  </m:r>
                </m:e>
                <m:sub>
                  <m:r>
                    <w:rPr>
                      <w:rFonts w:ascii="Cambria Math" w:hAnsi="Cambria Math"/>
                    </w:rPr>
                    <m:t>t,a,k</m:t>
                  </m:r>
                </m:sub>
                <m:sup>
                  <m:r>
                    <w:rPr>
                      <w:rFonts w:ascii="Cambria Math" w:hAnsi="Cambria Math"/>
                    </w:rPr>
                    <m:t>fsh</m:t>
                  </m:r>
                </m:sup>
              </m:sSubSup>
              <m:r>
                <w:rPr>
                  <w:rFonts w:ascii="Cambria Math" w:hAnsi="Cambria Math"/>
                </w:rPr>
                <m:t>=exp</m:t>
              </m:r>
              <m:d>
                <m:dPr>
                  <m:ctrlPr>
                    <w:rPr>
                      <w:rFonts w:ascii="Cambria Math" w:hAnsi="Cambria Math"/>
                      <w:i/>
                      <w:sz w:val="24"/>
                      <w:szCs w:val="24"/>
                    </w:rPr>
                  </m:ctrlPr>
                </m:dPr>
                <m:e>
                  <m:r>
                    <w:rPr>
                      <w:rFonts w:ascii="Cambria Math" w:hAnsi="Cambria Math"/>
                    </w:rPr>
                    <m:t>-</m:t>
                  </m:r>
                  <m:f>
                    <m:fPr>
                      <m:ctrlPr>
                        <w:rPr>
                          <w:rFonts w:ascii="Cambria Math" w:hAnsi="Cambria Math"/>
                          <w:i/>
                          <w:sz w:val="24"/>
                          <w:szCs w:val="24"/>
                        </w:rPr>
                      </m:ctrlPr>
                    </m:fPr>
                    <m:num>
                      <m:r>
                        <w:rPr>
                          <w:rFonts w:ascii="Cambria Math" w:hAnsi="Cambria Math"/>
                        </w:rPr>
                        <m:t>8</m:t>
                      </m:r>
                    </m:num>
                    <m:den>
                      <m:r>
                        <w:rPr>
                          <w:rFonts w:ascii="Cambria Math" w:hAnsi="Cambria Math"/>
                        </w:rPr>
                        <m:t>12</m:t>
                      </m:r>
                    </m:den>
                  </m:f>
                  <m:d>
                    <m:dPr>
                      <m:ctrlPr>
                        <w:rPr>
                          <w:rFonts w:ascii="Cambria Math" w:hAnsi="Cambria Math"/>
                          <w:i/>
                          <w:sz w:val="24"/>
                          <w:szCs w:val="24"/>
                        </w:rPr>
                      </m:ctrlPr>
                    </m:dPr>
                    <m:e>
                      <m:r>
                        <w:rPr>
                          <w:rFonts w:ascii="Cambria Math" w:hAnsi="Cambria Math"/>
                        </w:rPr>
                        <m:t>M+</m:t>
                      </m:r>
                      <m:sSub>
                        <m:sSubPr>
                          <m:ctrlPr>
                            <w:rPr>
                              <w:rFonts w:ascii="Cambria Math" w:hAnsi="Cambria Math"/>
                              <w:i/>
                              <w:sz w:val="24"/>
                              <w:szCs w:val="24"/>
                            </w:rPr>
                          </m:ctrlPr>
                        </m:sSubPr>
                        <m:e>
                          <m:r>
                            <w:rPr>
                              <w:rFonts w:ascii="Cambria Math" w:hAnsi="Cambria Math"/>
                            </w:rPr>
                            <m:t>F</m:t>
                          </m:r>
                        </m:e>
                        <m:sub>
                          <m:r>
                            <w:rPr>
                              <w:rFonts w:ascii="Cambria Math" w:hAnsi="Cambria Math"/>
                            </w:rPr>
                            <m:t>t,a,k</m:t>
                          </m:r>
                        </m:sub>
                      </m:sSub>
                    </m:e>
                  </m:d>
                </m:e>
              </m:d>
            </m:oMath>
            <w:r w:rsidR="00430C74" w:rsidRPr="004636D3">
              <w:rPr>
                <w:sz w:val="24"/>
                <w:szCs w:val="24"/>
              </w:rPr>
              <w:t>.</w:t>
            </w:r>
          </w:p>
        </w:tc>
        <w:tc>
          <w:tcPr>
            <w:tcW w:w="895" w:type="dxa"/>
            <w:vAlign w:val="bottom"/>
          </w:tcPr>
          <w:p w14:paraId="35868171" w14:textId="077CDFE8" w:rsidR="00F24A63" w:rsidRPr="004636D3" w:rsidRDefault="00F24A63" w:rsidP="008F2A7B">
            <w:pPr>
              <w:pStyle w:val="Caption"/>
            </w:pPr>
            <w:r w:rsidRPr="004636D3">
              <w:t>(1</w:t>
            </w:r>
            <w:r w:rsidR="00BD6C31">
              <w:t>2</w:t>
            </w:r>
            <w:r w:rsidRPr="004636D3">
              <w:t>)</w:t>
            </w:r>
          </w:p>
          <w:p w14:paraId="0420A24C" w14:textId="77777777" w:rsidR="00F24A63" w:rsidRPr="004636D3" w:rsidRDefault="00F24A63" w:rsidP="008F2A7B">
            <w:pPr>
              <w:pStyle w:val="Caption"/>
              <w:ind w:firstLine="0"/>
            </w:pPr>
          </w:p>
        </w:tc>
      </w:tr>
    </w:tbl>
    <w:p w14:paraId="776F235D" w14:textId="77777777" w:rsidR="006F06DD" w:rsidRPr="006F06DD" w:rsidRDefault="006F06DD" w:rsidP="008F2A7B">
      <w:pPr>
        <w:pStyle w:val="BodyText"/>
        <w:rPr>
          <w:sz w:val="24"/>
          <w:szCs w:val="28"/>
        </w:rPr>
      </w:pPr>
      <w:r w:rsidRPr="006F06DD">
        <w:rPr>
          <w:sz w:val="24"/>
          <w:szCs w:val="28"/>
        </w:rPr>
        <w:t>Survival equations include natural and fishing mortality because the model assumes continuous fishing mortality.</w:t>
      </w:r>
    </w:p>
    <w:p w14:paraId="7DACB0F3" w14:textId="77777777" w:rsidR="006F06DD" w:rsidRPr="006F06DD" w:rsidRDefault="006F06DD" w:rsidP="008F2A7B">
      <w:pPr>
        <w:pStyle w:val="BodyText"/>
        <w:rPr>
          <w:sz w:val="24"/>
          <w:szCs w:val="28"/>
        </w:rPr>
      </w:pPr>
      <w:r w:rsidRPr="006F06DD">
        <w:rPr>
          <w:sz w:val="24"/>
          <w:szCs w:val="28"/>
        </w:rPr>
        <w:lastRenderedPageBreak/>
        <w:t xml:space="preserve">Predicted longline survey CPUE (numbers per hook) in year </w:t>
      </w:r>
      <m:oMath>
        <m:r>
          <w:rPr>
            <w:rFonts w:ascii="Cambria Math" w:hAnsi="Cambria Math"/>
            <w:sz w:val="24"/>
            <w:szCs w:val="28"/>
          </w:rPr>
          <m:t>t</m:t>
        </m:r>
      </m:oMath>
      <w:r w:rsidRPr="006F06DD">
        <w:rPr>
          <w:sz w:val="24"/>
          <w:szCs w:val="28"/>
        </w:rPr>
        <w:t>, (</w:t>
      </w:r>
      <m:oMath>
        <m:sSup>
          <m:sSupPr>
            <m:ctrlPr>
              <w:rPr>
                <w:rFonts w:ascii="Cambria Math" w:hAnsi="Cambria Math"/>
                <w:sz w:val="24"/>
                <w:szCs w:val="28"/>
              </w:rPr>
            </m:ctrlPr>
          </m:sSupPr>
          <m:e>
            <m:acc>
              <m:accPr>
                <m:ctrlPr>
                  <w:rPr>
                    <w:rFonts w:ascii="Cambria Math" w:hAnsi="Cambria Math"/>
                    <w:sz w:val="24"/>
                    <w:szCs w:val="28"/>
                  </w:rPr>
                </m:ctrlPr>
              </m:accPr>
              <m:e>
                <m:sSub>
                  <m:sSubPr>
                    <m:ctrlPr>
                      <w:rPr>
                        <w:rFonts w:ascii="Cambria Math" w:hAnsi="Cambria Math"/>
                        <w:sz w:val="24"/>
                        <w:szCs w:val="28"/>
                      </w:rPr>
                    </m:ctrlPr>
                  </m:sSubPr>
                  <m:e>
                    <m:r>
                      <w:rPr>
                        <w:rFonts w:ascii="Cambria Math" w:hAnsi="Cambria Math"/>
                        <w:sz w:val="24"/>
                        <w:szCs w:val="28"/>
                      </w:rPr>
                      <m:t>I</m:t>
                    </m:r>
                  </m:e>
                  <m:sub>
                    <m:r>
                      <w:rPr>
                        <w:rFonts w:ascii="Cambria Math" w:hAnsi="Cambria Math"/>
                        <w:sz w:val="24"/>
                        <w:szCs w:val="28"/>
                      </w:rPr>
                      <m:t>t</m:t>
                    </m:r>
                  </m:sub>
                </m:sSub>
              </m:e>
            </m:acc>
          </m:e>
          <m:sup>
            <m:r>
              <w:rPr>
                <w:rFonts w:ascii="Cambria Math" w:hAnsi="Cambria Math"/>
                <w:sz w:val="24"/>
                <w:szCs w:val="28"/>
              </w:rPr>
              <m:t>srv</m:t>
            </m:r>
          </m:sup>
        </m:sSup>
      </m:oMath>
      <w:r w:rsidRPr="006F06DD">
        <w:rPr>
          <w:sz w:val="24"/>
          <w:szCs w:val="28"/>
        </w:rPr>
        <w:t xml:space="preserve">) is defined as a function of survey catchability </w:t>
      </w:r>
      <m:oMath>
        <m:sSup>
          <m:sSupPr>
            <m:ctrlPr>
              <w:rPr>
                <w:rFonts w:ascii="Cambria Math" w:hAnsi="Cambria Math"/>
                <w:sz w:val="24"/>
                <w:szCs w:val="28"/>
              </w:rPr>
            </m:ctrlPr>
          </m:sSupPr>
          <m:e>
            <m:r>
              <w:rPr>
                <w:rFonts w:ascii="Cambria Math" w:hAnsi="Cambria Math"/>
                <w:sz w:val="24"/>
                <w:szCs w:val="28"/>
              </w:rPr>
              <m:t>q</m:t>
            </m:r>
          </m:e>
          <m:sup>
            <m:r>
              <w:rPr>
                <w:rFonts w:ascii="Cambria Math" w:hAnsi="Cambria Math"/>
                <w:sz w:val="24"/>
                <w:szCs w:val="28"/>
              </w:rPr>
              <m:t>srv</m:t>
            </m:r>
          </m:sup>
        </m:sSup>
      </m:oMath>
      <w:r w:rsidRPr="006F06DD">
        <w:rPr>
          <w:sz w:val="24"/>
          <w:szCs w:val="28"/>
        </w:rPr>
        <w:t xml:space="preserve">, abundance available to the survey, and survival to the beginning of the survey in July </w:t>
      </w:r>
      <m:oMath>
        <m:d>
          <m:dPr>
            <m:ctrlPr>
              <w:rPr>
                <w:rFonts w:ascii="Cambria Math" w:hAnsi="Cambria Math"/>
                <w:sz w:val="24"/>
                <w:szCs w:val="28"/>
              </w:rPr>
            </m:ctrlPr>
          </m:dPr>
          <m:e>
            <m:sSubSup>
              <m:sSubSupPr>
                <m:ctrlPr>
                  <w:rPr>
                    <w:rFonts w:ascii="Cambria Math" w:hAnsi="Cambria Math"/>
                    <w:sz w:val="24"/>
                    <w:szCs w:val="28"/>
                  </w:rPr>
                </m:ctrlPr>
              </m:sSubSupPr>
              <m:e>
                <m:r>
                  <w:rPr>
                    <w:rFonts w:ascii="Cambria Math" w:hAnsi="Cambria Math"/>
                    <w:sz w:val="24"/>
                    <w:szCs w:val="28"/>
                  </w:rPr>
                  <m:t>S</m:t>
                </m:r>
              </m:e>
              <m:sub>
                <m:r>
                  <w:rPr>
                    <w:rFonts w:ascii="Cambria Math" w:hAnsi="Cambria Math"/>
                    <w:sz w:val="24"/>
                    <w:szCs w:val="28"/>
                  </w:rPr>
                  <m:t>t</m:t>
                </m:r>
                <m:r>
                  <m:rPr>
                    <m:sty m:val="p"/>
                  </m:rPr>
                  <w:rPr>
                    <w:rFonts w:ascii="Cambria Math" w:hAnsi="Cambria Math"/>
                    <w:sz w:val="24"/>
                    <w:szCs w:val="28"/>
                  </w:rPr>
                  <m:t>,</m:t>
                </m:r>
                <m:r>
                  <w:rPr>
                    <w:rFonts w:ascii="Cambria Math" w:hAnsi="Cambria Math"/>
                    <w:sz w:val="24"/>
                    <w:szCs w:val="28"/>
                  </w:rPr>
                  <m:t>α</m:t>
                </m:r>
                <m:r>
                  <m:rPr>
                    <m:sty m:val="p"/>
                  </m:rPr>
                  <w:rPr>
                    <w:rFonts w:ascii="Cambria Math" w:hAnsi="Cambria Math"/>
                    <w:sz w:val="24"/>
                    <w:szCs w:val="28"/>
                  </w:rPr>
                  <m:t>,</m:t>
                </m:r>
                <m:r>
                  <w:rPr>
                    <w:rFonts w:ascii="Cambria Math" w:hAnsi="Cambria Math"/>
                    <w:sz w:val="24"/>
                    <w:szCs w:val="28"/>
                  </w:rPr>
                  <m:t>k</m:t>
                </m:r>
              </m:sub>
              <m:sup>
                <m:r>
                  <w:rPr>
                    <w:rFonts w:ascii="Cambria Math" w:hAnsi="Cambria Math"/>
                    <w:sz w:val="24"/>
                    <w:szCs w:val="28"/>
                  </w:rPr>
                  <m:t>srv</m:t>
                </m:r>
              </m:sup>
            </m:sSubSup>
          </m:e>
        </m:d>
      </m:oMath>
      <w:r w:rsidRPr="006F06DD">
        <w:rPr>
          <w:sz w:val="24"/>
          <w:szCs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00C0E560" w14:textId="77777777" w:rsidTr="00D90F2B">
        <w:tc>
          <w:tcPr>
            <w:tcW w:w="715" w:type="dxa"/>
          </w:tcPr>
          <w:p w14:paraId="4DCF5CE1" w14:textId="77777777" w:rsidR="00F24A63" w:rsidRPr="004636D3" w:rsidRDefault="00F24A63" w:rsidP="008F2A7B">
            <w:pPr>
              <w:pStyle w:val="Caption"/>
              <w:ind w:firstLine="0"/>
            </w:pPr>
          </w:p>
        </w:tc>
        <w:tc>
          <w:tcPr>
            <w:tcW w:w="7740" w:type="dxa"/>
          </w:tcPr>
          <w:p w14:paraId="272AFFC1" w14:textId="54988005" w:rsidR="00F24A63" w:rsidRPr="004636D3" w:rsidRDefault="00000000" w:rsidP="008F2A7B">
            <w:pPr>
              <w:pStyle w:val="Caption"/>
              <w:ind w:firstLine="0"/>
            </w:pPr>
            <m:oMathPara>
              <m:oMath>
                <m:sSubSup>
                  <m:sSubSupPr>
                    <m:ctrlPr>
                      <w:rPr>
                        <w:rFonts w:ascii="Cambria Math" w:hAnsi="Cambria Math"/>
                        <w:i/>
                        <w:sz w:val="24"/>
                        <w:szCs w:val="24"/>
                      </w:rPr>
                    </m:ctrlPr>
                  </m:sSubSupPr>
                  <m:e>
                    <m:acc>
                      <m:accPr>
                        <m:ctrlPr>
                          <w:rPr>
                            <w:rFonts w:ascii="Cambria Math" w:hAnsi="Cambria Math"/>
                            <w:i/>
                            <w:sz w:val="24"/>
                            <w:szCs w:val="24"/>
                          </w:rPr>
                        </m:ctrlPr>
                      </m:accPr>
                      <m:e>
                        <m:r>
                          <w:rPr>
                            <w:rFonts w:ascii="Cambria Math" w:hAnsi="Cambria Math"/>
                          </w:rPr>
                          <m:t>I</m:t>
                        </m:r>
                      </m:e>
                    </m:acc>
                  </m:e>
                  <m:sub>
                    <m:r>
                      <w:rPr>
                        <w:rFonts w:ascii="Cambria Math" w:hAnsi="Cambria Math"/>
                      </w:rPr>
                      <m:t>t</m:t>
                    </m:r>
                  </m:sub>
                  <m:sup>
                    <m:r>
                      <w:rPr>
                        <w:rFonts w:ascii="Cambria Math" w:hAnsi="Cambria Math"/>
                      </w:rPr>
                      <m:t>srv</m:t>
                    </m:r>
                  </m:sup>
                </m:sSubSup>
                <m:r>
                  <w:rPr>
                    <w:rFonts w:ascii="Cambria Math" w:hAnsi="Cambria Math"/>
                  </w:rPr>
                  <m:t>=</m:t>
                </m:r>
                <m:sSub>
                  <m:sSubPr>
                    <m:ctrlPr>
                      <w:rPr>
                        <w:rFonts w:ascii="Cambria Math" w:hAnsi="Cambria Math"/>
                        <w:i/>
                        <w:sz w:val="24"/>
                        <w:szCs w:val="24"/>
                      </w:rPr>
                    </m:ctrlPr>
                  </m:sSubPr>
                  <m:e>
                    <m:r>
                      <w:rPr>
                        <w:rFonts w:ascii="Cambria Math" w:hAnsi="Cambria Math"/>
                      </w:rPr>
                      <m:t>q</m:t>
                    </m:r>
                  </m:e>
                  <m:sub>
                    <m:r>
                      <w:rPr>
                        <w:rFonts w:ascii="Cambria Math" w:hAnsi="Cambria Math"/>
                      </w:rPr>
                      <m:t>srv</m:t>
                    </m:r>
                  </m:sub>
                </m:sSub>
                <m:nary>
                  <m:naryPr>
                    <m:chr m:val="∑"/>
                    <m:limLoc m:val="undOvr"/>
                    <m:ctrlPr>
                      <w:rPr>
                        <w:rFonts w:ascii="Cambria Math" w:hAnsi="Cambria Math"/>
                        <w:i/>
                        <w:sz w:val="24"/>
                        <w:szCs w:val="24"/>
                      </w:rPr>
                    </m:ctrlPr>
                  </m:naryPr>
                  <m:sub>
                    <m:r>
                      <w:rPr>
                        <w:rFonts w:ascii="Cambria Math" w:hAnsi="Cambria Math"/>
                      </w:rPr>
                      <m:t>k=1</m:t>
                    </m:r>
                  </m:sub>
                  <m:sup>
                    <m:r>
                      <w:rPr>
                        <w:rFonts w:ascii="Cambria Math" w:hAnsi="Cambria Math"/>
                      </w:rPr>
                      <m:t>2</m:t>
                    </m:r>
                  </m:sup>
                  <m:e>
                    <m:nary>
                      <m:naryPr>
                        <m:chr m:val="∑"/>
                        <m:limLoc m:val="undOvr"/>
                        <m:ctrlPr>
                          <w:rPr>
                            <w:rFonts w:ascii="Cambria Math" w:hAnsi="Cambria Math"/>
                            <w:i/>
                            <w:sz w:val="24"/>
                            <w:szCs w:val="24"/>
                          </w:rPr>
                        </m:ctrlPr>
                      </m:naryPr>
                      <m:sub>
                        <m:r>
                          <w:rPr>
                            <w:rFonts w:ascii="Cambria Math" w:hAnsi="Cambria Math"/>
                          </w:rPr>
                          <m:t>a=</m:t>
                        </m:r>
                        <m:sSub>
                          <m:sSubPr>
                            <m:ctrlPr>
                              <w:rPr>
                                <w:rFonts w:ascii="Cambria Math" w:hAnsi="Cambria Math"/>
                                <w:i/>
                                <w:sz w:val="24"/>
                                <w:szCs w:val="24"/>
                              </w:rPr>
                            </m:ctrlPr>
                          </m:sSubPr>
                          <m:e>
                            <m:r>
                              <w:rPr>
                                <w:rFonts w:ascii="Cambria Math" w:hAnsi="Cambria Math"/>
                              </w:rPr>
                              <m:t>a</m:t>
                            </m:r>
                          </m:e>
                          <m:sub>
                            <m:r>
                              <w:rPr>
                                <w:rFonts w:ascii="Cambria Math" w:hAnsi="Cambria Math"/>
                              </w:rPr>
                              <m:t>0</m:t>
                            </m:r>
                          </m:sub>
                        </m:sSub>
                      </m:sub>
                      <m:sup>
                        <m:r>
                          <w:rPr>
                            <w:rFonts w:ascii="Cambria Math" w:hAnsi="Cambria Math"/>
                          </w:rPr>
                          <m:t>a+</m:t>
                        </m:r>
                      </m:sup>
                      <m:e>
                        <m:sSubSup>
                          <m:sSubSupPr>
                            <m:ctrlPr>
                              <w:rPr>
                                <w:rFonts w:ascii="Cambria Math" w:hAnsi="Cambria Math"/>
                                <w:i/>
                                <w:sz w:val="24"/>
                                <w:szCs w:val="24"/>
                              </w:rPr>
                            </m:ctrlPr>
                          </m:sSubSupPr>
                          <m:e>
                            <m:r>
                              <w:rPr>
                                <w:rFonts w:ascii="Cambria Math" w:hAnsi="Cambria Math"/>
                              </w:rPr>
                              <m:t>s</m:t>
                            </m:r>
                          </m:e>
                          <m:sub>
                            <m:r>
                              <w:rPr>
                                <w:rFonts w:ascii="Cambria Math" w:hAnsi="Cambria Math"/>
                              </w:rPr>
                              <m:t>t,a,k</m:t>
                            </m:r>
                          </m:sub>
                          <m:sup>
                            <m:r>
                              <w:rPr>
                                <w:rFonts w:ascii="Cambria Math" w:hAnsi="Cambria Math"/>
                              </w:rPr>
                              <m:t>srv</m:t>
                            </m:r>
                          </m:sup>
                        </m:sSubSup>
                        <m:sSub>
                          <m:sSubPr>
                            <m:ctrlPr>
                              <w:rPr>
                                <w:rFonts w:ascii="Cambria Math" w:hAnsi="Cambria Math"/>
                                <w:i/>
                                <w:sz w:val="24"/>
                                <w:szCs w:val="24"/>
                              </w:rPr>
                            </m:ctrlPr>
                          </m:sSubPr>
                          <m:e>
                            <m:r>
                              <w:rPr>
                                <w:rFonts w:ascii="Cambria Math" w:hAnsi="Cambria Math"/>
                              </w:rPr>
                              <m:t>N</m:t>
                            </m:r>
                          </m:e>
                          <m:sub>
                            <m:r>
                              <w:rPr>
                                <w:rFonts w:ascii="Cambria Math" w:hAnsi="Cambria Math"/>
                              </w:rPr>
                              <m:t>t,a,k</m:t>
                            </m:r>
                          </m:sub>
                        </m:sSub>
                        <m:sSubSup>
                          <m:sSubSupPr>
                            <m:ctrlPr>
                              <w:rPr>
                                <w:rFonts w:ascii="Cambria Math" w:hAnsi="Cambria Math"/>
                                <w:i/>
                                <w:sz w:val="24"/>
                                <w:szCs w:val="24"/>
                              </w:rPr>
                            </m:ctrlPr>
                          </m:sSubSupPr>
                          <m:e>
                            <m:r>
                              <w:rPr>
                                <w:rFonts w:ascii="Cambria Math" w:hAnsi="Cambria Math"/>
                              </w:rPr>
                              <m:t>S</m:t>
                            </m:r>
                          </m:e>
                          <m:sub>
                            <m:r>
                              <w:rPr>
                                <w:rFonts w:ascii="Cambria Math" w:hAnsi="Cambria Math"/>
                              </w:rPr>
                              <m:t>t,a,k</m:t>
                            </m:r>
                          </m:sub>
                          <m:sup>
                            <m:r>
                              <w:rPr>
                                <w:rFonts w:ascii="Cambria Math" w:hAnsi="Cambria Math"/>
                              </w:rPr>
                              <m:t>srv</m:t>
                            </m:r>
                          </m:sup>
                        </m:sSubSup>
                      </m:e>
                    </m:nary>
                  </m:e>
                </m:nary>
                <m:r>
                  <w:rPr>
                    <w:rFonts w:ascii="Cambria Math" w:hAnsi="Cambria Math"/>
                    <w:sz w:val="24"/>
                    <w:szCs w:val="24"/>
                  </w:rPr>
                  <m:t xml:space="preserve"> .</m:t>
                </m:r>
              </m:oMath>
            </m:oMathPara>
          </w:p>
        </w:tc>
        <w:tc>
          <w:tcPr>
            <w:tcW w:w="895" w:type="dxa"/>
            <w:vAlign w:val="bottom"/>
          </w:tcPr>
          <w:p w14:paraId="37A244B0" w14:textId="7A69CE84" w:rsidR="00F24A63" w:rsidRPr="004636D3" w:rsidRDefault="00F24A63" w:rsidP="008F2A7B">
            <w:pPr>
              <w:pStyle w:val="Caption"/>
            </w:pPr>
            <w:r w:rsidRPr="004636D3">
              <w:t>(1</w:t>
            </w:r>
            <w:r w:rsidR="00BD6C31">
              <w:t>3</w:t>
            </w:r>
            <w:r w:rsidRPr="004636D3">
              <w:t>)</w:t>
            </w:r>
          </w:p>
          <w:p w14:paraId="6731E8E7" w14:textId="77777777" w:rsidR="00F24A63" w:rsidRPr="004636D3" w:rsidRDefault="00F24A63" w:rsidP="008F2A7B">
            <w:pPr>
              <w:pStyle w:val="Caption"/>
              <w:ind w:firstLine="0"/>
            </w:pPr>
          </w:p>
        </w:tc>
      </w:tr>
    </w:tbl>
    <w:p w14:paraId="1604E2E9" w14:textId="139FF479" w:rsidR="006F06DD" w:rsidRPr="006F06DD" w:rsidRDefault="006F06DD" w:rsidP="008F2A7B">
      <w:pPr>
        <w:pStyle w:val="BodyText"/>
        <w:rPr>
          <w:sz w:val="24"/>
          <w:szCs w:val="28"/>
        </w:rPr>
      </w:pPr>
      <w:r w:rsidRPr="006F06DD">
        <w:rPr>
          <w:sz w:val="24"/>
          <w:szCs w:val="28"/>
        </w:rPr>
        <w:t xml:space="preserve">Predicted </w:t>
      </w:r>
      <w:r w:rsidR="00290253">
        <w:rPr>
          <w:sz w:val="24"/>
          <w:szCs w:val="28"/>
        </w:rPr>
        <w:t xml:space="preserve">mark–recapture </w:t>
      </w:r>
      <w:r w:rsidRPr="006F06DD">
        <w:rPr>
          <w:sz w:val="24"/>
          <w:szCs w:val="28"/>
        </w:rPr>
        <w:t xml:space="preserve"> abundance in year </w:t>
      </w:r>
      <m:oMath>
        <m:r>
          <w:rPr>
            <w:rFonts w:ascii="Cambria Math" w:hAnsi="Cambria Math"/>
            <w:sz w:val="24"/>
            <w:szCs w:val="28"/>
          </w:rPr>
          <m:t>t</m:t>
        </m:r>
      </m:oMath>
      <w:r w:rsidRPr="006F06DD">
        <w:rPr>
          <w:sz w:val="24"/>
          <w:szCs w:val="28"/>
        </w:rPr>
        <w:t xml:space="preserve"> (</w:t>
      </w:r>
      <m:oMath>
        <m:sSup>
          <m:sSupPr>
            <m:ctrlPr>
              <w:rPr>
                <w:rFonts w:ascii="Cambria Math" w:hAnsi="Cambria Math"/>
                <w:sz w:val="24"/>
                <w:szCs w:val="28"/>
              </w:rPr>
            </m:ctrlPr>
          </m:sSupPr>
          <m:e>
            <m:acc>
              <m:accPr>
                <m:ctrlPr>
                  <w:rPr>
                    <w:rFonts w:ascii="Cambria Math" w:hAnsi="Cambria Math"/>
                    <w:sz w:val="24"/>
                    <w:szCs w:val="28"/>
                  </w:rPr>
                </m:ctrlPr>
              </m:accPr>
              <m:e>
                <m:sSub>
                  <m:sSubPr>
                    <m:ctrlPr>
                      <w:rPr>
                        <w:rFonts w:ascii="Cambria Math" w:hAnsi="Cambria Math"/>
                        <w:sz w:val="24"/>
                        <w:szCs w:val="28"/>
                      </w:rPr>
                    </m:ctrlPr>
                  </m:sSubPr>
                  <m:e>
                    <m:r>
                      <w:rPr>
                        <w:rFonts w:ascii="Cambria Math" w:hAnsi="Cambria Math"/>
                        <w:sz w:val="24"/>
                        <w:szCs w:val="28"/>
                      </w:rPr>
                      <m:t>I</m:t>
                    </m:r>
                  </m:e>
                  <m:sub>
                    <m:r>
                      <w:rPr>
                        <w:rFonts w:ascii="Cambria Math" w:hAnsi="Cambria Math"/>
                        <w:sz w:val="24"/>
                        <w:szCs w:val="28"/>
                      </w:rPr>
                      <m:t>t</m:t>
                    </m:r>
                  </m:sub>
                </m:sSub>
              </m:e>
            </m:acc>
          </m:e>
          <m:sup>
            <m:r>
              <w:rPr>
                <w:rFonts w:ascii="Cambria Math" w:hAnsi="Cambria Math"/>
                <w:sz w:val="24"/>
                <w:szCs w:val="28"/>
              </w:rPr>
              <m:t>MR</m:t>
            </m:r>
          </m:sup>
        </m:sSup>
      </m:oMath>
      <w:r w:rsidRPr="006F06DD">
        <w:rPr>
          <w:sz w:val="24"/>
          <w:szCs w:val="28"/>
        </w:rPr>
        <w:t xml:space="preserve">) is defined as a function of </w:t>
      </w:r>
      <w:r w:rsidR="00290253">
        <w:rPr>
          <w:sz w:val="24"/>
          <w:szCs w:val="28"/>
        </w:rPr>
        <w:t xml:space="preserve">mark–recapture </w:t>
      </w:r>
      <w:r w:rsidRPr="006F06DD">
        <w:rPr>
          <w:sz w:val="24"/>
          <w:szCs w:val="28"/>
        </w:rPr>
        <w:t xml:space="preserve"> catchability </w:t>
      </w:r>
      <m:oMath>
        <m:sSup>
          <m:sSupPr>
            <m:ctrlPr>
              <w:rPr>
                <w:rFonts w:ascii="Cambria Math" w:hAnsi="Cambria Math"/>
                <w:sz w:val="24"/>
                <w:szCs w:val="28"/>
              </w:rPr>
            </m:ctrlPr>
          </m:sSupPr>
          <m:e>
            <m:r>
              <w:rPr>
                <w:rFonts w:ascii="Cambria Math" w:hAnsi="Cambria Math"/>
                <w:sz w:val="24"/>
                <w:szCs w:val="28"/>
              </w:rPr>
              <m:t>q</m:t>
            </m:r>
          </m:e>
          <m:sup>
            <m:r>
              <w:rPr>
                <w:rFonts w:ascii="Cambria Math" w:hAnsi="Cambria Math"/>
                <w:sz w:val="24"/>
                <w:szCs w:val="28"/>
              </w:rPr>
              <m:t>MR</m:t>
            </m:r>
          </m:sup>
        </m:sSup>
      </m:oMath>
      <w:r w:rsidRPr="006F06DD">
        <w:rPr>
          <w:sz w:val="24"/>
          <w:szCs w:val="28"/>
        </w:rPr>
        <w:t xml:space="preserve">, abundance available to the fishery, and survival to the beginning of the NSEI fishery in August </w:t>
      </w:r>
      <m:oMath>
        <m:d>
          <m:dPr>
            <m:ctrlPr>
              <w:rPr>
                <w:rFonts w:ascii="Cambria Math" w:hAnsi="Cambria Math"/>
                <w:sz w:val="24"/>
                <w:szCs w:val="28"/>
              </w:rPr>
            </m:ctrlPr>
          </m:dPr>
          <m:e>
            <m:sSubSup>
              <m:sSubSupPr>
                <m:ctrlPr>
                  <w:rPr>
                    <w:rFonts w:ascii="Cambria Math" w:hAnsi="Cambria Math"/>
                    <w:sz w:val="24"/>
                    <w:szCs w:val="28"/>
                  </w:rPr>
                </m:ctrlPr>
              </m:sSubSupPr>
              <m:e>
                <m:r>
                  <w:rPr>
                    <w:rFonts w:ascii="Cambria Math" w:hAnsi="Cambria Math"/>
                    <w:sz w:val="24"/>
                    <w:szCs w:val="28"/>
                  </w:rPr>
                  <m:t>S</m:t>
                </m:r>
              </m:e>
              <m:sub>
                <m:r>
                  <w:rPr>
                    <w:rFonts w:ascii="Cambria Math" w:hAnsi="Cambria Math"/>
                    <w:sz w:val="24"/>
                    <w:szCs w:val="28"/>
                  </w:rPr>
                  <m:t>t</m:t>
                </m:r>
                <m:r>
                  <m:rPr>
                    <m:sty m:val="p"/>
                  </m:rPr>
                  <w:rPr>
                    <w:rFonts w:ascii="Cambria Math" w:hAnsi="Cambria Math"/>
                    <w:sz w:val="24"/>
                    <w:szCs w:val="28"/>
                  </w:rPr>
                  <m:t>,</m:t>
                </m:r>
                <m:r>
                  <w:rPr>
                    <w:rFonts w:ascii="Cambria Math" w:hAnsi="Cambria Math"/>
                    <w:sz w:val="24"/>
                    <w:szCs w:val="28"/>
                  </w:rPr>
                  <m:t>α</m:t>
                </m:r>
                <m:r>
                  <m:rPr>
                    <m:sty m:val="p"/>
                  </m:rPr>
                  <w:rPr>
                    <w:rFonts w:ascii="Cambria Math" w:hAnsi="Cambria Math"/>
                    <w:sz w:val="24"/>
                    <w:szCs w:val="28"/>
                  </w:rPr>
                  <m:t>,</m:t>
                </m:r>
                <m:r>
                  <w:rPr>
                    <w:rFonts w:ascii="Cambria Math" w:hAnsi="Cambria Math"/>
                    <w:sz w:val="24"/>
                    <w:szCs w:val="28"/>
                  </w:rPr>
                  <m:t>k</m:t>
                </m:r>
              </m:sub>
              <m:sup>
                <m:r>
                  <w:rPr>
                    <w:rFonts w:ascii="Cambria Math" w:hAnsi="Cambria Math"/>
                    <w:sz w:val="24"/>
                    <w:szCs w:val="28"/>
                  </w:rPr>
                  <m:t>fsh</m:t>
                </m:r>
              </m:sup>
            </m:sSubSup>
          </m:e>
        </m:d>
      </m:oMath>
      <w:r w:rsidRPr="006F06DD">
        <w:rPr>
          <w:sz w:val="24"/>
          <w:szCs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433E9AA6" w14:textId="77777777" w:rsidTr="00D90F2B">
        <w:tc>
          <w:tcPr>
            <w:tcW w:w="715" w:type="dxa"/>
          </w:tcPr>
          <w:p w14:paraId="182AE009" w14:textId="77777777" w:rsidR="00F24A63" w:rsidRPr="004636D3" w:rsidRDefault="00F24A63" w:rsidP="008F2A7B">
            <w:pPr>
              <w:pStyle w:val="Caption"/>
              <w:ind w:firstLine="0"/>
            </w:pPr>
          </w:p>
        </w:tc>
        <w:tc>
          <w:tcPr>
            <w:tcW w:w="7740" w:type="dxa"/>
          </w:tcPr>
          <w:p w14:paraId="3FE1755D" w14:textId="079E1173" w:rsidR="00F24A63" w:rsidRPr="004636D3" w:rsidRDefault="00000000" w:rsidP="008F2A7B">
            <w:pPr>
              <w:pStyle w:val="Caption"/>
              <w:ind w:firstLine="0"/>
            </w:pPr>
            <m:oMathPara>
              <m:oMath>
                <m:sSubSup>
                  <m:sSubSupPr>
                    <m:ctrlPr>
                      <w:rPr>
                        <w:rFonts w:ascii="Cambria Math" w:hAnsi="Cambria Math"/>
                        <w:i/>
                        <w:sz w:val="24"/>
                        <w:szCs w:val="24"/>
                      </w:rPr>
                    </m:ctrlPr>
                  </m:sSubSupPr>
                  <m:e>
                    <m:acc>
                      <m:accPr>
                        <m:ctrlPr>
                          <w:rPr>
                            <w:rFonts w:ascii="Cambria Math" w:hAnsi="Cambria Math"/>
                            <w:i/>
                            <w:sz w:val="24"/>
                            <w:szCs w:val="24"/>
                          </w:rPr>
                        </m:ctrlPr>
                      </m:accPr>
                      <m:e>
                        <m:r>
                          <w:rPr>
                            <w:rFonts w:ascii="Cambria Math" w:hAnsi="Cambria Math"/>
                          </w:rPr>
                          <m:t>I</m:t>
                        </m:r>
                      </m:e>
                    </m:acc>
                  </m:e>
                  <m:sub>
                    <m:r>
                      <w:rPr>
                        <w:rFonts w:ascii="Cambria Math" w:hAnsi="Cambria Math"/>
                      </w:rPr>
                      <m:t>t</m:t>
                    </m:r>
                  </m:sub>
                  <m:sup>
                    <m:r>
                      <w:rPr>
                        <w:rFonts w:ascii="Cambria Math" w:hAnsi="Cambria Math"/>
                      </w:rPr>
                      <m:t>MR</m:t>
                    </m:r>
                  </m:sup>
                </m:sSubSup>
                <m:r>
                  <w:rPr>
                    <w:rFonts w:ascii="Cambria Math" w:hAnsi="Cambria Math"/>
                  </w:rPr>
                  <m:t>=</m:t>
                </m:r>
                <m:sSub>
                  <m:sSubPr>
                    <m:ctrlPr>
                      <w:rPr>
                        <w:rFonts w:ascii="Cambria Math" w:hAnsi="Cambria Math"/>
                        <w:i/>
                        <w:sz w:val="24"/>
                        <w:szCs w:val="24"/>
                      </w:rPr>
                    </m:ctrlPr>
                  </m:sSubPr>
                  <m:e>
                    <m:r>
                      <w:rPr>
                        <w:rFonts w:ascii="Cambria Math" w:hAnsi="Cambria Math"/>
                      </w:rPr>
                      <m:t>q</m:t>
                    </m:r>
                  </m:e>
                  <m:sub>
                    <m:r>
                      <w:rPr>
                        <w:rFonts w:ascii="Cambria Math" w:hAnsi="Cambria Math"/>
                      </w:rPr>
                      <m:t>MR</m:t>
                    </m:r>
                  </m:sub>
                </m:sSub>
                <m:nary>
                  <m:naryPr>
                    <m:chr m:val="∑"/>
                    <m:limLoc m:val="undOvr"/>
                    <m:ctrlPr>
                      <w:rPr>
                        <w:rFonts w:ascii="Cambria Math" w:hAnsi="Cambria Math"/>
                        <w:i/>
                        <w:sz w:val="24"/>
                        <w:szCs w:val="24"/>
                      </w:rPr>
                    </m:ctrlPr>
                  </m:naryPr>
                  <m:sub>
                    <m:r>
                      <w:rPr>
                        <w:rFonts w:ascii="Cambria Math" w:hAnsi="Cambria Math"/>
                      </w:rPr>
                      <m:t>k=1</m:t>
                    </m:r>
                  </m:sub>
                  <m:sup>
                    <m:r>
                      <w:rPr>
                        <w:rFonts w:ascii="Cambria Math" w:hAnsi="Cambria Math"/>
                      </w:rPr>
                      <m:t>2</m:t>
                    </m:r>
                  </m:sup>
                  <m:e>
                    <m:nary>
                      <m:naryPr>
                        <m:chr m:val="∑"/>
                        <m:limLoc m:val="undOvr"/>
                        <m:ctrlPr>
                          <w:rPr>
                            <w:rFonts w:ascii="Cambria Math" w:hAnsi="Cambria Math"/>
                            <w:i/>
                            <w:sz w:val="24"/>
                            <w:szCs w:val="24"/>
                          </w:rPr>
                        </m:ctrlPr>
                      </m:naryPr>
                      <m:sub>
                        <m:r>
                          <w:rPr>
                            <w:rFonts w:ascii="Cambria Math" w:hAnsi="Cambria Math"/>
                          </w:rPr>
                          <m:t>a=</m:t>
                        </m:r>
                        <m:sSub>
                          <m:sSubPr>
                            <m:ctrlPr>
                              <w:rPr>
                                <w:rFonts w:ascii="Cambria Math" w:hAnsi="Cambria Math"/>
                                <w:i/>
                                <w:sz w:val="24"/>
                                <w:szCs w:val="24"/>
                              </w:rPr>
                            </m:ctrlPr>
                          </m:sSubPr>
                          <m:e>
                            <m:r>
                              <w:rPr>
                                <w:rFonts w:ascii="Cambria Math" w:hAnsi="Cambria Math"/>
                              </w:rPr>
                              <m:t>a</m:t>
                            </m:r>
                          </m:e>
                          <m:sub>
                            <m:r>
                              <w:rPr>
                                <w:rFonts w:ascii="Cambria Math" w:hAnsi="Cambria Math"/>
                              </w:rPr>
                              <m:t>0</m:t>
                            </m:r>
                          </m:sub>
                        </m:sSub>
                      </m:sub>
                      <m:sup>
                        <m:r>
                          <w:rPr>
                            <w:rFonts w:ascii="Cambria Math" w:hAnsi="Cambria Math"/>
                          </w:rPr>
                          <m:t>a+</m:t>
                        </m:r>
                      </m:sup>
                      <m:e>
                        <m:sSubSup>
                          <m:sSubSupPr>
                            <m:ctrlPr>
                              <w:rPr>
                                <w:rFonts w:ascii="Cambria Math" w:hAnsi="Cambria Math"/>
                                <w:i/>
                                <w:sz w:val="24"/>
                                <w:szCs w:val="24"/>
                              </w:rPr>
                            </m:ctrlPr>
                          </m:sSubSupPr>
                          <m:e>
                            <m:r>
                              <w:rPr>
                                <w:rFonts w:ascii="Cambria Math" w:hAnsi="Cambria Math"/>
                              </w:rPr>
                              <m:t>s</m:t>
                            </m:r>
                          </m:e>
                          <m:sub>
                            <m:r>
                              <w:rPr>
                                <w:rFonts w:ascii="Cambria Math" w:hAnsi="Cambria Math"/>
                              </w:rPr>
                              <m:t>t,a,k</m:t>
                            </m:r>
                          </m:sub>
                          <m:sup>
                            <m:r>
                              <w:rPr>
                                <w:rFonts w:ascii="Cambria Math" w:hAnsi="Cambria Math"/>
                              </w:rPr>
                              <m:t>fsh</m:t>
                            </m:r>
                          </m:sup>
                        </m:sSubSup>
                        <m:sSub>
                          <m:sSubPr>
                            <m:ctrlPr>
                              <w:rPr>
                                <w:rFonts w:ascii="Cambria Math" w:hAnsi="Cambria Math"/>
                                <w:i/>
                                <w:sz w:val="24"/>
                                <w:szCs w:val="24"/>
                              </w:rPr>
                            </m:ctrlPr>
                          </m:sSubPr>
                          <m:e>
                            <m:r>
                              <w:rPr>
                                <w:rFonts w:ascii="Cambria Math" w:hAnsi="Cambria Math"/>
                              </w:rPr>
                              <m:t>N</m:t>
                            </m:r>
                          </m:e>
                          <m:sub>
                            <m:r>
                              <w:rPr>
                                <w:rFonts w:ascii="Cambria Math" w:hAnsi="Cambria Math"/>
                              </w:rPr>
                              <m:t>t,a,k</m:t>
                            </m:r>
                          </m:sub>
                        </m:sSub>
                        <m:sSubSup>
                          <m:sSubSupPr>
                            <m:ctrlPr>
                              <w:rPr>
                                <w:rFonts w:ascii="Cambria Math" w:hAnsi="Cambria Math"/>
                                <w:i/>
                                <w:sz w:val="24"/>
                                <w:szCs w:val="24"/>
                              </w:rPr>
                            </m:ctrlPr>
                          </m:sSubSupPr>
                          <m:e>
                            <m:r>
                              <w:rPr>
                                <w:rFonts w:ascii="Cambria Math" w:hAnsi="Cambria Math"/>
                              </w:rPr>
                              <m:t>S</m:t>
                            </m:r>
                          </m:e>
                          <m:sub>
                            <m:r>
                              <w:rPr>
                                <w:rFonts w:ascii="Cambria Math" w:hAnsi="Cambria Math"/>
                              </w:rPr>
                              <m:t>t,a,k</m:t>
                            </m:r>
                          </m:sub>
                          <m:sup>
                            <m:r>
                              <w:rPr>
                                <w:rFonts w:ascii="Cambria Math" w:hAnsi="Cambria Math"/>
                              </w:rPr>
                              <m:t>fsh</m:t>
                            </m:r>
                          </m:sup>
                        </m:sSubSup>
                      </m:e>
                    </m:nary>
                  </m:e>
                </m:nary>
                <m:r>
                  <w:rPr>
                    <w:rFonts w:ascii="Cambria Math" w:hAnsi="Cambria Math"/>
                    <w:sz w:val="24"/>
                    <w:szCs w:val="24"/>
                  </w:rPr>
                  <m:t xml:space="preserve"> .</m:t>
                </m:r>
              </m:oMath>
            </m:oMathPara>
          </w:p>
        </w:tc>
        <w:tc>
          <w:tcPr>
            <w:tcW w:w="895" w:type="dxa"/>
            <w:vAlign w:val="bottom"/>
          </w:tcPr>
          <w:p w14:paraId="47603E30" w14:textId="3DD1AD5A" w:rsidR="00F24A63" w:rsidRPr="004636D3" w:rsidRDefault="00F24A63" w:rsidP="008F2A7B">
            <w:pPr>
              <w:pStyle w:val="Caption"/>
            </w:pPr>
            <w:r w:rsidRPr="004636D3">
              <w:t>(1</w:t>
            </w:r>
            <w:r w:rsidR="00BD6C31">
              <w:t>4</w:t>
            </w:r>
            <w:r w:rsidRPr="004636D3">
              <w:t>)</w:t>
            </w:r>
          </w:p>
          <w:p w14:paraId="523E8344" w14:textId="77777777" w:rsidR="00F24A63" w:rsidRPr="004636D3" w:rsidRDefault="00F24A63" w:rsidP="008F2A7B">
            <w:pPr>
              <w:pStyle w:val="Caption"/>
              <w:ind w:firstLine="0"/>
            </w:pPr>
          </w:p>
        </w:tc>
      </w:tr>
    </w:tbl>
    <w:p w14:paraId="40237403" w14:textId="74071E03" w:rsidR="00F24A63" w:rsidRPr="004636D3" w:rsidRDefault="00EB31C7" w:rsidP="008F2A7B">
      <w:pPr>
        <w:autoSpaceDE w:val="0"/>
        <w:autoSpaceDN w:val="0"/>
        <w:adjustRightInd w:val="0"/>
      </w:pPr>
      <w:r w:rsidRPr="004636D3">
        <w:t xml:space="preserve">Spawning biomass </w:t>
      </w:r>
      <w:r w:rsidRPr="004636D3">
        <w:rPr>
          <w:rFonts w:ascii="Cambria Math" w:eastAsia="CambriaMath" w:hAnsi="Cambria Math" w:cs="Cambria Math"/>
        </w:rPr>
        <w:t>𝑆𝐵</w:t>
      </w:r>
      <w:r w:rsidRPr="004636D3">
        <w:rPr>
          <w:rFonts w:ascii="CambriaMath" w:eastAsia="CambriaMath" w:cs="CambriaMath"/>
        </w:rPr>
        <w:t xml:space="preserve"> </w:t>
      </w:r>
      <w:r w:rsidRPr="004636D3">
        <w:t>is calculated as</w:t>
      </w:r>
      <w:r w:rsidR="006F06DD">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41A7225A" w14:textId="77777777" w:rsidTr="00D90F2B">
        <w:tc>
          <w:tcPr>
            <w:tcW w:w="715" w:type="dxa"/>
          </w:tcPr>
          <w:p w14:paraId="2B266E28" w14:textId="77777777" w:rsidR="00F24A63" w:rsidRPr="004636D3" w:rsidRDefault="00F24A63" w:rsidP="008F2A7B">
            <w:pPr>
              <w:pStyle w:val="Caption"/>
              <w:ind w:firstLine="0"/>
            </w:pPr>
          </w:p>
        </w:tc>
        <w:tc>
          <w:tcPr>
            <w:tcW w:w="7740" w:type="dxa"/>
          </w:tcPr>
          <w:p w14:paraId="7C5CD0EA" w14:textId="5D34781A" w:rsidR="00F24A63" w:rsidRPr="004636D3" w:rsidRDefault="00F24A63" w:rsidP="008F2A7B">
            <w:pPr>
              <w:pStyle w:val="Caption"/>
              <w:ind w:firstLine="0"/>
            </w:pPr>
            <m:oMathPara>
              <m:oMath>
                <m:r>
                  <w:rPr>
                    <w:rFonts w:ascii="Cambria Math" w:hAnsi="Cambria Math"/>
                  </w:rPr>
                  <m:t xml:space="preserve">SB= </m:t>
                </m:r>
                <m:nary>
                  <m:naryPr>
                    <m:chr m:val="∑"/>
                    <m:limLoc m:val="undOvr"/>
                    <m:ctrlPr>
                      <w:rPr>
                        <w:rFonts w:ascii="Cambria Math" w:hAnsi="Cambria Math"/>
                        <w:i/>
                        <w:sz w:val="24"/>
                        <w:szCs w:val="24"/>
                      </w:rPr>
                    </m:ctrlPr>
                  </m:naryPr>
                  <m:sub>
                    <m:r>
                      <w:rPr>
                        <w:rFonts w:ascii="Cambria Math" w:hAnsi="Cambria Math"/>
                      </w:rPr>
                      <m:t>a=</m:t>
                    </m:r>
                    <m:sSub>
                      <m:sSubPr>
                        <m:ctrlPr>
                          <w:rPr>
                            <w:rFonts w:ascii="Cambria Math" w:hAnsi="Cambria Math"/>
                            <w:i/>
                            <w:sz w:val="24"/>
                            <w:szCs w:val="24"/>
                          </w:rPr>
                        </m:ctrlPr>
                      </m:sSubPr>
                      <m:e>
                        <m:r>
                          <w:rPr>
                            <w:rFonts w:ascii="Cambria Math" w:hAnsi="Cambria Math"/>
                          </w:rPr>
                          <m:t>a</m:t>
                        </m:r>
                      </m:e>
                      <m:sub>
                        <m:r>
                          <w:rPr>
                            <w:rFonts w:ascii="Cambria Math" w:hAnsi="Cambria Math"/>
                          </w:rPr>
                          <m:t>0</m:t>
                        </m:r>
                      </m:sub>
                    </m:sSub>
                  </m:sub>
                  <m:sup>
                    <m:r>
                      <w:rPr>
                        <w:rFonts w:ascii="Cambria Math" w:hAnsi="Cambria Math"/>
                      </w:rPr>
                      <m:t>a+</m:t>
                    </m:r>
                  </m:sup>
                  <m:e>
                    <m:sSubSup>
                      <m:sSubSupPr>
                        <m:ctrlPr>
                          <w:rPr>
                            <w:rFonts w:ascii="Cambria Math" w:hAnsi="Cambria Math"/>
                            <w:i/>
                            <w:sz w:val="24"/>
                            <w:szCs w:val="24"/>
                          </w:rPr>
                        </m:ctrlPr>
                      </m:sSubSupPr>
                      <m:e>
                        <m:r>
                          <w:rPr>
                            <w:rFonts w:ascii="Cambria Math" w:hAnsi="Cambria Math"/>
                          </w:rPr>
                          <m:t>w</m:t>
                        </m:r>
                      </m:e>
                      <m:sub>
                        <m:r>
                          <w:rPr>
                            <w:rFonts w:ascii="Cambria Math" w:hAnsi="Cambria Math"/>
                          </w:rPr>
                          <m:t>a,f</m:t>
                        </m:r>
                      </m:sub>
                      <m:sup>
                        <m:r>
                          <w:rPr>
                            <w:rFonts w:ascii="Cambria Math" w:hAnsi="Cambria Math"/>
                          </w:rPr>
                          <m:t>srv</m:t>
                        </m:r>
                      </m:sup>
                    </m:sSubSup>
                    <m:r>
                      <w:rPr>
                        <w:rFonts w:ascii="Cambria Math" w:hAnsi="Cambria Math"/>
                        <w:szCs w:val="24"/>
                      </w:rPr>
                      <m:t xml:space="preserve"> </m:t>
                    </m:r>
                    <m:sSub>
                      <m:sSubPr>
                        <m:ctrlPr>
                          <w:rPr>
                            <w:rFonts w:ascii="Cambria Math" w:hAnsi="Cambria Math"/>
                            <w:i/>
                            <w:sz w:val="24"/>
                            <w:szCs w:val="24"/>
                          </w:rPr>
                        </m:ctrlPr>
                      </m:sSubPr>
                      <m:e>
                        <m:r>
                          <w:rPr>
                            <w:rFonts w:ascii="Cambria Math" w:hAnsi="Cambria Math"/>
                          </w:rPr>
                          <m:t>N</m:t>
                        </m:r>
                      </m:e>
                      <m:sub>
                        <m:r>
                          <w:rPr>
                            <w:rFonts w:ascii="Cambria Math" w:hAnsi="Cambria Math"/>
                          </w:rPr>
                          <m:t>t,a,f</m:t>
                        </m:r>
                      </m:sub>
                    </m:sSub>
                    <m:r>
                      <w:rPr>
                        <w:rFonts w:ascii="Cambria Math" w:hAnsi="Cambria Math"/>
                        <w:szCs w:val="24"/>
                      </w:rPr>
                      <m:t xml:space="preserve"> </m:t>
                    </m:r>
                    <m:sSubSup>
                      <m:sSubSupPr>
                        <m:ctrlPr>
                          <w:rPr>
                            <w:rFonts w:ascii="Cambria Math" w:hAnsi="Cambria Math"/>
                            <w:i/>
                            <w:sz w:val="24"/>
                            <w:szCs w:val="24"/>
                          </w:rPr>
                        </m:ctrlPr>
                      </m:sSubSupPr>
                      <m:e>
                        <m:r>
                          <w:rPr>
                            <w:rFonts w:ascii="Cambria Math" w:hAnsi="Cambria Math"/>
                          </w:rPr>
                          <m:t>S</m:t>
                        </m:r>
                      </m:e>
                      <m:sub>
                        <m:r>
                          <w:rPr>
                            <w:rFonts w:ascii="Cambria Math" w:hAnsi="Cambria Math"/>
                          </w:rPr>
                          <m:t>t,a,f</m:t>
                        </m:r>
                      </m:sub>
                      <m:sup>
                        <m:r>
                          <w:rPr>
                            <w:rFonts w:ascii="Cambria Math" w:hAnsi="Cambria Math"/>
                          </w:rPr>
                          <m:t>spawn</m:t>
                        </m:r>
                      </m:sup>
                    </m:sSubSup>
                    <m:r>
                      <w:rPr>
                        <w:rFonts w:ascii="Cambria Math" w:hAnsi="Cambria Math"/>
                        <w:szCs w:val="24"/>
                      </w:rPr>
                      <m:t xml:space="preserve"> </m:t>
                    </m:r>
                    <m:sSub>
                      <m:sSubPr>
                        <m:ctrlPr>
                          <w:rPr>
                            <w:rFonts w:ascii="Cambria Math" w:hAnsi="Cambria Math"/>
                            <w:i/>
                            <w:sz w:val="24"/>
                            <w:szCs w:val="24"/>
                          </w:rPr>
                        </m:ctrlPr>
                      </m:sSubPr>
                      <m:e>
                        <m:r>
                          <w:rPr>
                            <w:rFonts w:ascii="Cambria Math" w:hAnsi="Cambria Math"/>
                          </w:rPr>
                          <m:t>p</m:t>
                        </m:r>
                      </m:e>
                      <m:sub>
                        <m:r>
                          <w:rPr>
                            <w:rFonts w:ascii="Cambria Math" w:hAnsi="Cambria Math"/>
                          </w:rPr>
                          <m:t>a</m:t>
                        </m:r>
                      </m:sub>
                    </m:sSub>
                  </m:e>
                </m:nary>
                <m:r>
                  <w:rPr>
                    <w:rFonts w:ascii="Cambria Math" w:hAnsi="Cambria Math"/>
                    <w:sz w:val="24"/>
                    <w:szCs w:val="24"/>
                  </w:rPr>
                  <m:t xml:space="preserve"> ,</m:t>
                </m:r>
              </m:oMath>
            </m:oMathPara>
          </w:p>
        </w:tc>
        <w:tc>
          <w:tcPr>
            <w:tcW w:w="895" w:type="dxa"/>
            <w:vAlign w:val="bottom"/>
          </w:tcPr>
          <w:p w14:paraId="0FC79FCA" w14:textId="470F7E16" w:rsidR="00F24A63" w:rsidRPr="004636D3" w:rsidRDefault="00F24A63" w:rsidP="008F2A7B">
            <w:pPr>
              <w:pStyle w:val="Caption"/>
            </w:pPr>
            <w:r w:rsidRPr="004636D3">
              <w:t>(1</w:t>
            </w:r>
            <w:r w:rsidR="00BD6C31">
              <w:t>5</w:t>
            </w:r>
            <w:r w:rsidRPr="004636D3">
              <w:t>)</w:t>
            </w:r>
          </w:p>
          <w:p w14:paraId="7849C8BE" w14:textId="77777777" w:rsidR="00F24A63" w:rsidRPr="004636D3" w:rsidRDefault="00F24A63" w:rsidP="008F2A7B">
            <w:pPr>
              <w:pStyle w:val="Caption"/>
              <w:ind w:firstLine="0"/>
            </w:pPr>
          </w:p>
        </w:tc>
      </w:tr>
    </w:tbl>
    <w:p w14:paraId="0989FD7D" w14:textId="77777777" w:rsidR="006F06DD" w:rsidRPr="006F06DD" w:rsidRDefault="006F06DD" w:rsidP="008F2A7B">
      <w:pPr>
        <w:pStyle w:val="BodyText"/>
        <w:rPr>
          <w:sz w:val="24"/>
          <w:szCs w:val="28"/>
        </w:rPr>
      </w:pPr>
      <w:r w:rsidRPr="006F06DD">
        <w:rPr>
          <w:sz w:val="24"/>
          <w:szCs w:val="28"/>
        </w:rPr>
        <w:t xml:space="preserve">where </w:t>
      </w:r>
      <m:oMath>
        <m:sSubSup>
          <m:sSubSupPr>
            <m:ctrlPr>
              <w:rPr>
                <w:rFonts w:ascii="Cambria Math" w:hAnsi="Cambria Math"/>
                <w:sz w:val="24"/>
                <w:szCs w:val="28"/>
              </w:rPr>
            </m:ctrlPr>
          </m:sSubSupPr>
          <m:e>
            <m:r>
              <w:rPr>
                <w:rFonts w:ascii="Cambria Math" w:hAnsi="Cambria Math"/>
                <w:sz w:val="24"/>
                <w:szCs w:val="28"/>
              </w:rPr>
              <m:t>w</m:t>
            </m:r>
          </m:e>
          <m:sub>
            <m:r>
              <w:rPr>
                <w:rFonts w:ascii="Cambria Math" w:hAnsi="Cambria Math"/>
                <w:sz w:val="24"/>
                <w:szCs w:val="28"/>
              </w:rPr>
              <m:t>a</m:t>
            </m:r>
            <m:r>
              <m:rPr>
                <m:sty m:val="p"/>
              </m:rPr>
              <w:rPr>
                <w:rFonts w:ascii="Cambria Math" w:hAnsi="Cambria Math"/>
                <w:sz w:val="24"/>
                <w:szCs w:val="28"/>
              </w:rPr>
              <m:t>,</m:t>
            </m:r>
            <m:r>
              <w:rPr>
                <w:rFonts w:ascii="Cambria Math" w:hAnsi="Cambria Math"/>
                <w:sz w:val="24"/>
                <w:szCs w:val="28"/>
              </w:rPr>
              <m:t>f</m:t>
            </m:r>
          </m:sub>
          <m:sup>
            <m:r>
              <w:rPr>
                <w:rFonts w:ascii="Cambria Math" w:hAnsi="Cambria Math"/>
                <w:sz w:val="24"/>
                <w:szCs w:val="28"/>
              </w:rPr>
              <m:t>srv</m:t>
            </m:r>
          </m:sup>
        </m:sSubSup>
      </m:oMath>
      <w:r w:rsidRPr="006F06DD">
        <w:rPr>
          <w:sz w:val="24"/>
          <w:szCs w:val="28"/>
        </w:rPr>
        <w:t xml:space="preserve"> is mean weight-at-age of females in the longline survey, </w:t>
      </w:r>
      <m:oMath>
        <m:sSubSup>
          <m:sSubSupPr>
            <m:ctrlPr>
              <w:rPr>
                <w:rFonts w:ascii="Cambria Math" w:hAnsi="Cambria Math"/>
                <w:sz w:val="24"/>
                <w:szCs w:val="28"/>
              </w:rPr>
            </m:ctrlPr>
          </m:sSubSupPr>
          <m:e>
            <m:r>
              <w:rPr>
                <w:rFonts w:ascii="Cambria Math" w:hAnsi="Cambria Math"/>
                <w:sz w:val="24"/>
                <w:szCs w:val="28"/>
              </w:rPr>
              <m:t>S</m:t>
            </m:r>
          </m:e>
          <m:sub>
            <m:r>
              <w:rPr>
                <w:rFonts w:ascii="Cambria Math" w:hAnsi="Cambria Math"/>
                <w:sz w:val="24"/>
                <w:szCs w:val="28"/>
              </w:rPr>
              <m:t>t</m:t>
            </m:r>
            <m:r>
              <m:rPr>
                <m:sty m:val="p"/>
              </m:rPr>
              <w:rPr>
                <w:rFonts w:ascii="Cambria Math" w:hAnsi="Cambria Math"/>
                <w:sz w:val="24"/>
                <w:szCs w:val="28"/>
              </w:rPr>
              <m:t>,</m:t>
            </m:r>
            <m:r>
              <w:rPr>
                <w:rFonts w:ascii="Cambria Math" w:hAnsi="Cambria Math"/>
                <w:sz w:val="24"/>
                <w:szCs w:val="28"/>
              </w:rPr>
              <m:t>a</m:t>
            </m:r>
            <m:r>
              <m:rPr>
                <m:sty m:val="p"/>
              </m:rPr>
              <w:rPr>
                <w:rFonts w:ascii="Cambria Math" w:hAnsi="Cambria Math"/>
                <w:sz w:val="24"/>
                <w:szCs w:val="28"/>
              </w:rPr>
              <m:t>,</m:t>
            </m:r>
            <m:r>
              <w:rPr>
                <w:rFonts w:ascii="Cambria Math" w:hAnsi="Cambria Math"/>
                <w:sz w:val="24"/>
                <w:szCs w:val="28"/>
              </w:rPr>
              <m:t>f</m:t>
            </m:r>
          </m:sub>
          <m:sup>
            <m:r>
              <w:rPr>
                <w:rFonts w:ascii="Cambria Math" w:hAnsi="Cambria Math"/>
                <w:sz w:val="24"/>
                <w:szCs w:val="28"/>
              </w:rPr>
              <m:t>spawn</m:t>
            </m:r>
          </m:sup>
        </m:sSubSup>
      </m:oMath>
      <w:r w:rsidRPr="006F06DD">
        <w:rPr>
          <w:sz w:val="24"/>
          <w:szCs w:val="28"/>
        </w:rPr>
        <w:t xml:space="preserve"> is the fraction of females surviving to spawn in February, and </w:t>
      </w:r>
      <m:oMath>
        <m:sSub>
          <m:sSubPr>
            <m:ctrlPr>
              <w:rPr>
                <w:rFonts w:ascii="Cambria Math" w:hAnsi="Cambria Math"/>
                <w:sz w:val="24"/>
                <w:szCs w:val="28"/>
              </w:rPr>
            </m:ctrlPr>
          </m:sSubPr>
          <m:e>
            <m:r>
              <w:rPr>
                <w:rFonts w:ascii="Cambria Math" w:hAnsi="Cambria Math"/>
                <w:sz w:val="24"/>
                <w:szCs w:val="28"/>
              </w:rPr>
              <m:t>p</m:t>
            </m:r>
          </m:e>
          <m:sub>
            <m:r>
              <w:rPr>
                <w:rFonts w:ascii="Cambria Math" w:hAnsi="Cambria Math"/>
                <w:sz w:val="24"/>
                <w:szCs w:val="28"/>
              </w:rPr>
              <m:t>a</m:t>
            </m:r>
          </m:sub>
        </m:sSub>
      </m:oMath>
      <w:r w:rsidRPr="006F06DD">
        <w:rPr>
          <w:sz w:val="24"/>
          <w:szCs w:val="28"/>
        </w:rPr>
        <w:t xml:space="preserve"> is the proportion of mature females-at-age. In the single sex model, proportion of females-at-age in the survey, </w:t>
      </w:r>
      <m:oMath>
        <m:sSub>
          <m:sSubPr>
            <m:ctrlPr>
              <w:rPr>
                <w:rFonts w:ascii="Cambria Math" w:hAnsi="Cambria Math"/>
                <w:sz w:val="24"/>
                <w:szCs w:val="28"/>
              </w:rPr>
            </m:ctrlPr>
          </m:sSubPr>
          <m:e>
            <m:r>
              <w:rPr>
                <w:rFonts w:ascii="Cambria Math" w:hAnsi="Cambria Math"/>
                <w:sz w:val="24"/>
                <w:szCs w:val="28"/>
              </w:rPr>
              <m:t>r</m:t>
            </m:r>
          </m:e>
          <m:sub>
            <m:r>
              <w:rPr>
                <w:rFonts w:ascii="Cambria Math" w:hAnsi="Cambria Math"/>
                <w:sz w:val="24"/>
                <w:szCs w:val="28"/>
              </w:rPr>
              <m:t>a</m:t>
            </m:r>
          </m:sub>
        </m:sSub>
      </m:oMath>
      <w:r w:rsidRPr="006F06DD">
        <w:rPr>
          <w:sz w:val="24"/>
          <w:szCs w:val="28"/>
        </w:rPr>
        <w:t xml:space="preserve">, is used to obtain the female proportion of the </w:t>
      </w:r>
      <w:r w:rsidRPr="006F06DD">
        <w:rPr>
          <w:i/>
          <w:iCs/>
          <w:sz w:val="24"/>
          <w:szCs w:val="28"/>
        </w:rPr>
        <w:t>N</w:t>
      </w:r>
      <w:r w:rsidRPr="006F06DD">
        <w:rPr>
          <w:sz w:val="24"/>
          <w:szCs w:val="28"/>
        </w:rPr>
        <w:t xml:space="preserve"> matrix.</w:t>
      </w:r>
    </w:p>
    <w:p w14:paraId="0DCE5052" w14:textId="77777777" w:rsidR="006F06DD" w:rsidRPr="006F06DD" w:rsidRDefault="006F06DD" w:rsidP="008F2A7B">
      <w:pPr>
        <w:pStyle w:val="BodyText"/>
        <w:rPr>
          <w:sz w:val="24"/>
          <w:szCs w:val="28"/>
        </w:rPr>
      </w:pPr>
      <w:r w:rsidRPr="006F06DD">
        <w:rPr>
          <w:sz w:val="24"/>
          <w:szCs w:val="28"/>
        </w:rPr>
        <w:t>Predicted survey age compositions (sexes combined) are computed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62D33992" w14:textId="77777777" w:rsidTr="00D90F2B">
        <w:tc>
          <w:tcPr>
            <w:tcW w:w="715" w:type="dxa"/>
          </w:tcPr>
          <w:p w14:paraId="20C7FE21" w14:textId="77777777" w:rsidR="00F24A63" w:rsidRPr="004636D3" w:rsidRDefault="00F24A63" w:rsidP="008F2A7B">
            <w:pPr>
              <w:pStyle w:val="Caption"/>
              <w:ind w:firstLine="0"/>
            </w:pPr>
          </w:p>
        </w:tc>
        <w:tc>
          <w:tcPr>
            <w:tcW w:w="7740" w:type="dxa"/>
          </w:tcPr>
          <w:p w14:paraId="336CF01C" w14:textId="5F057205" w:rsidR="00F24A63" w:rsidRPr="004636D3" w:rsidRDefault="00000000" w:rsidP="008F2A7B">
            <w:pPr>
              <w:pStyle w:val="Caption"/>
              <w:ind w:firstLine="0"/>
            </w:pPr>
            <m:oMathPara>
              <m:oMath>
                <m:sSubSup>
                  <m:sSubSupPr>
                    <m:ctrlPr>
                      <w:rPr>
                        <w:rFonts w:ascii="Cambria Math" w:hAnsi="Cambria Math"/>
                        <w:i/>
                        <w:sz w:val="24"/>
                        <w:szCs w:val="24"/>
                      </w:rPr>
                    </m:ctrlPr>
                  </m:sSubSupPr>
                  <m:e>
                    <m:acc>
                      <m:accPr>
                        <m:ctrlPr>
                          <w:rPr>
                            <w:rFonts w:ascii="Cambria Math" w:hAnsi="Cambria Math"/>
                            <w:i/>
                            <w:sz w:val="24"/>
                            <w:szCs w:val="24"/>
                          </w:rPr>
                        </m:ctrlPr>
                      </m:accPr>
                      <m:e>
                        <m:r>
                          <w:rPr>
                            <w:rFonts w:ascii="Cambria Math" w:hAnsi="Cambria Math"/>
                          </w:rPr>
                          <m:t>P</m:t>
                        </m:r>
                      </m:e>
                    </m:acc>
                  </m:e>
                  <m:sub>
                    <m:r>
                      <w:rPr>
                        <w:rFonts w:ascii="Cambria Math" w:hAnsi="Cambria Math"/>
                      </w:rPr>
                      <m:t>t,a</m:t>
                    </m:r>
                  </m:sub>
                  <m:sup>
                    <m:r>
                      <w:rPr>
                        <w:rFonts w:ascii="Cambria Math" w:hAnsi="Cambria Math"/>
                      </w:rPr>
                      <m:t>srv</m:t>
                    </m:r>
                  </m:sup>
                </m:sSubSup>
                <m:r>
                  <w:rPr>
                    <w:rFonts w:ascii="Cambria Math" w:hAnsi="Cambria Math"/>
                  </w:rPr>
                  <m:t>=</m:t>
                </m:r>
                <m:sSub>
                  <m:sSubPr>
                    <m:ctrlPr>
                      <w:rPr>
                        <w:rFonts w:ascii="Cambria Math" w:hAnsi="Cambria Math"/>
                        <w:i/>
                        <w:sz w:val="24"/>
                        <w:szCs w:val="24"/>
                      </w:rPr>
                    </m:ctrlPr>
                  </m:sSubPr>
                  <m:e>
                    <m:r>
                      <w:rPr>
                        <w:rFonts w:ascii="Cambria Math" w:hAnsi="Cambria Math"/>
                      </w:rPr>
                      <m:t>Ω</m:t>
                    </m:r>
                  </m:e>
                  <m:sub>
                    <m:r>
                      <w:rPr>
                        <w:rFonts w:ascii="Cambria Math" w:hAnsi="Cambria Math"/>
                      </w:rPr>
                      <m:t>a'a</m:t>
                    </m:r>
                  </m:sub>
                </m:sSub>
                <m:f>
                  <m:fPr>
                    <m:ctrlPr>
                      <w:rPr>
                        <w:rFonts w:ascii="Cambria Math" w:hAnsi="Cambria Math"/>
                        <w:i/>
                        <w:sz w:val="24"/>
                        <w:szCs w:val="24"/>
                      </w:rPr>
                    </m:ctrlPr>
                  </m:fPr>
                  <m:num>
                    <m:nary>
                      <m:naryPr>
                        <m:chr m:val="∑"/>
                        <m:limLoc m:val="subSup"/>
                        <m:ctrlPr>
                          <w:rPr>
                            <w:rFonts w:ascii="Cambria Math" w:hAnsi="Cambria Math"/>
                            <w:i/>
                            <w:sz w:val="24"/>
                            <w:szCs w:val="24"/>
                          </w:rPr>
                        </m:ctrlPr>
                      </m:naryPr>
                      <m:sub>
                        <m:r>
                          <w:rPr>
                            <w:rFonts w:ascii="Cambria Math" w:hAnsi="Cambria Math"/>
                          </w:rPr>
                          <m:t>k=1</m:t>
                        </m:r>
                      </m:sub>
                      <m:sup>
                        <m:r>
                          <w:rPr>
                            <w:rFonts w:ascii="Cambria Math" w:hAnsi="Cambria Math"/>
                          </w:rPr>
                          <m:t>2</m:t>
                        </m:r>
                      </m:sup>
                      <m:e>
                        <m:sSub>
                          <m:sSubPr>
                            <m:ctrlPr>
                              <w:rPr>
                                <w:rFonts w:ascii="Cambria Math" w:hAnsi="Cambria Math"/>
                                <w:i/>
                                <w:sz w:val="24"/>
                                <w:szCs w:val="24"/>
                              </w:rPr>
                            </m:ctrlPr>
                          </m:sSubPr>
                          <m:e>
                            <m:r>
                              <w:rPr>
                                <w:rFonts w:ascii="Cambria Math" w:hAnsi="Cambria Math"/>
                              </w:rPr>
                              <m:t>N</m:t>
                            </m:r>
                          </m:e>
                          <m:sub>
                            <m:r>
                              <w:rPr>
                                <w:rFonts w:ascii="Cambria Math" w:hAnsi="Cambria Math"/>
                              </w:rPr>
                              <m:t>t,a,k</m:t>
                            </m:r>
                          </m:sub>
                        </m:sSub>
                        <m:sSubSup>
                          <m:sSubSupPr>
                            <m:ctrlPr>
                              <w:rPr>
                                <w:rFonts w:ascii="Cambria Math" w:hAnsi="Cambria Math"/>
                                <w:i/>
                                <w:sz w:val="24"/>
                                <w:szCs w:val="24"/>
                              </w:rPr>
                            </m:ctrlPr>
                          </m:sSubSupPr>
                          <m:e>
                            <m:r>
                              <w:rPr>
                                <w:rFonts w:ascii="Cambria Math" w:hAnsi="Cambria Math"/>
                              </w:rPr>
                              <m:t>s</m:t>
                            </m:r>
                          </m:e>
                          <m:sub>
                            <m:r>
                              <w:rPr>
                                <w:rFonts w:ascii="Cambria Math" w:hAnsi="Cambria Math"/>
                              </w:rPr>
                              <m:t>a,k</m:t>
                            </m:r>
                          </m:sub>
                          <m:sup>
                            <m:r>
                              <w:rPr>
                                <w:rFonts w:ascii="Cambria Math" w:hAnsi="Cambria Math"/>
                              </w:rPr>
                              <m:t>srv</m:t>
                            </m:r>
                          </m:sup>
                        </m:sSubSup>
                      </m:e>
                    </m:nary>
                  </m:num>
                  <m:den>
                    <m:nary>
                      <m:naryPr>
                        <m:chr m:val="∑"/>
                        <m:limLoc m:val="subSup"/>
                        <m:ctrlPr>
                          <w:rPr>
                            <w:rFonts w:ascii="Cambria Math" w:hAnsi="Cambria Math"/>
                            <w:i/>
                            <w:sz w:val="24"/>
                            <w:szCs w:val="24"/>
                          </w:rPr>
                        </m:ctrlPr>
                      </m:naryPr>
                      <m:sub>
                        <m:r>
                          <w:rPr>
                            <w:rFonts w:ascii="Cambria Math" w:hAnsi="Cambria Math"/>
                          </w:rPr>
                          <m:t>k=1</m:t>
                        </m:r>
                      </m:sub>
                      <m:sup>
                        <m:r>
                          <w:rPr>
                            <w:rFonts w:ascii="Cambria Math" w:hAnsi="Cambria Math"/>
                          </w:rPr>
                          <m:t>2</m:t>
                        </m:r>
                      </m:sup>
                      <m:e>
                        <m:nary>
                          <m:naryPr>
                            <m:chr m:val="∑"/>
                            <m:limLoc m:val="subSup"/>
                            <m:ctrlPr>
                              <w:rPr>
                                <w:rFonts w:ascii="Cambria Math" w:hAnsi="Cambria Math"/>
                                <w:i/>
                                <w:sz w:val="24"/>
                                <w:szCs w:val="24"/>
                              </w:rPr>
                            </m:ctrlPr>
                          </m:naryPr>
                          <m:sub>
                            <m:r>
                              <w:rPr>
                                <w:rFonts w:ascii="Cambria Math" w:hAnsi="Cambria Math"/>
                              </w:rPr>
                              <m:t>a=</m:t>
                            </m:r>
                            <m:sSub>
                              <m:sSubPr>
                                <m:ctrlPr>
                                  <w:rPr>
                                    <w:rFonts w:ascii="Cambria Math" w:hAnsi="Cambria Math"/>
                                    <w:i/>
                                    <w:sz w:val="24"/>
                                    <w:szCs w:val="24"/>
                                  </w:rPr>
                                </m:ctrlPr>
                              </m:sSubPr>
                              <m:e>
                                <m:r>
                                  <w:rPr>
                                    <w:rFonts w:ascii="Cambria Math" w:hAnsi="Cambria Math"/>
                                  </w:rPr>
                                  <m:t>a</m:t>
                                </m:r>
                              </m:e>
                              <m:sub>
                                <m:r>
                                  <w:rPr>
                                    <w:rFonts w:ascii="Cambria Math" w:hAnsi="Cambria Math"/>
                                  </w:rPr>
                                  <m:t>0</m:t>
                                </m:r>
                              </m:sub>
                            </m:sSub>
                          </m:sub>
                          <m:sup>
                            <m:r>
                              <w:rPr>
                                <w:rFonts w:ascii="Cambria Math" w:hAnsi="Cambria Math"/>
                              </w:rPr>
                              <m:t>a+</m:t>
                            </m:r>
                          </m:sup>
                          <m:e>
                            <m:sSub>
                              <m:sSubPr>
                                <m:ctrlPr>
                                  <w:rPr>
                                    <w:rFonts w:ascii="Cambria Math" w:hAnsi="Cambria Math"/>
                                    <w:i/>
                                    <w:sz w:val="24"/>
                                    <w:szCs w:val="24"/>
                                  </w:rPr>
                                </m:ctrlPr>
                              </m:sSubPr>
                              <m:e>
                                <m:r>
                                  <w:rPr>
                                    <w:rFonts w:ascii="Cambria Math" w:hAnsi="Cambria Math"/>
                                  </w:rPr>
                                  <m:t>N</m:t>
                                </m:r>
                              </m:e>
                              <m:sub>
                                <m:r>
                                  <w:rPr>
                                    <w:rFonts w:ascii="Cambria Math" w:hAnsi="Cambria Math"/>
                                  </w:rPr>
                                  <m:t>t,a,k</m:t>
                                </m:r>
                              </m:sub>
                            </m:sSub>
                            <m:sSubSup>
                              <m:sSubSupPr>
                                <m:ctrlPr>
                                  <w:rPr>
                                    <w:rFonts w:ascii="Cambria Math" w:hAnsi="Cambria Math"/>
                                    <w:i/>
                                    <w:sz w:val="24"/>
                                    <w:szCs w:val="24"/>
                                  </w:rPr>
                                </m:ctrlPr>
                              </m:sSubSupPr>
                              <m:e>
                                <m:r>
                                  <w:rPr>
                                    <w:rFonts w:ascii="Cambria Math" w:hAnsi="Cambria Math"/>
                                  </w:rPr>
                                  <m:t>s</m:t>
                                </m:r>
                              </m:e>
                              <m:sub>
                                <m:r>
                                  <w:rPr>
                                    <w:rFonts w:ascii="Cambria Math" w:hAnsi="Cambria Math"/>
                                  </w:rPr>
                                  <m:t>a,k</m:t>
                                </m:r>
                              </m:sub>
                              <m:sup>
                                <m:r>
                                  <w:rPr>
                                    <w:rFonts w:ascii="Cambria Math" w:hAnsi="Cambria Math"/>
                                  </w:rPr>
                                  <m:t>srv</m:t>
                                </m:r>
                              </m:sup>
                            </m:sSubSup>
                          </m:e>
                        </m:nary>
                      </m:e>
                    </m:nary>
                  </m:den>
                </m:f>
                <m:r>
                  <w:rPr>
                    <w:rFonts w:ascii="Cambria Math" w:hAnsi="Cambria Math"/>
                    <w:sz w:val="24"/>
                    <w:szCs w:val="24"/>
                  </w:rPr>
                  <m:t xml:space="preserve"> ,</m:t>
                </m:r>
              </m:oMath>
            </m:oMathPara>
          </w:p>
        </w:tc>
        <w:tc>
          <w:tcPr>
            <w:tcW w:w="895" w:type="dxa"/>
            <w:vAlign w:val="center"/>
          </w:tcPr>
          <w:p w14:paraId="5606ED87" w14:textId="1316F7C9" w:rsidR="00F24A63" w:rsidRPr="004636D3" w:rsidRDefault="00F24A63" w:rsidP="008F2A7B">
            <w:pPr>
              <w:pStyle w:val="Caption"/>
            </w:pPr>
            <w:r w:rsidRPr="004636D3">
              <w:t>(1</w:t>
            </w:r>
            <w:r w:rsidR="00BD6C31">
              <w:t>6</w:t>
            </w:r>
            <w:r w:rsidRPr="004636D3">
              <w:t>)</w:t>
            </w:r>
          </w:p>
        </w:tc>
      </w:tr>
    </w:tbl>
    <w:p w14:paraId="7BF7D13C" w14:textId="05454888" w:rsidR="00EB31C7" w:rsidRPr="004636D3" w:rsidRDefault="00EB31C7" w:rsidP="008F2A7B">
      <w:pPr>
        <w:autoSpaceDE w:val="0"/>
        <w:autoSpaceDN w:val="0"/>
        <w:adjustRightInd w:val="0"/>
      </w:pPr>
      <w:r w:rsidRPr="004636D3">
        <w:t xml:space="preserve">where </w:t>
      </w:r>
      <w:r w:rsidRPr="004636D3">
        <w:rPr>
          <w:rFonts w:ascii="Cambria Math" w:eastAsia="CambriaMath" w:hAnsi="Cambria Math" w:cs="Cambria Math"/>
        </w:rPr>
        <w:t>𝛺</w:t>
      </w:r>
      <w:r w:rsidRPr="004636D3">
        <w:rPr>
          <w:rFonts w:ascii="Cambria Math" w:eastAsia="CambriaMath" w:hAnsi="Cambria Math" w:cs="Cambria Math"/>
          <w:sz w:val="17"/>
          <w:szCs w:val="17"/>
        </w:rPr>
        <w:t>𝑎</w:t>
      </w:r>
      <w:r w:rsidR="00626412" w:rsidRPr="004636D3">
        <w:rPr>
          <w:rFonts w:ascii="CambriaMath" w:eastAsia="CambriaMath" w:cs="CambriaMath"/>
          <w:sz w:val="17"/>
          <w:szCs w:val="17"/>
        </w:rPr>
        <w:t>’</w:t>
      </w:r>
      <w:r w:rsidRPr="004636D3">
        <w:rPr>
          <w:rFonts w:ascii="CambriaMath" w:eastAsia="CambriaMath" w:cs="CambriaMath"/>
          <w:sz w:val="17"/>
          <w:szCs w:val="17"/>
        </w:rPr>
        <w:t>,</w:t>
      </w:r>
      <w:r w:rsidRPr="004636D3">
        <w:rPr>
          <w:rFonts w:ascii="Cambria Math" w:eastAsia="CambriaMath" w:hAnsi="Cambria Math" w:cs="Cambria Math"/>
          <w:sz w:val="17"/>
          <w:szCs w:val="17"/>
        </w:rPr>
        <w:t>𝑎</w:t>
      </w:r>
      <w:r w:rsidRPr="004636D3">
        <w:rPr>
          <w:rFonts w:ascii="CambriaMath" w:eastAsia="CambriaMath" w:cs="CambriaMath"/>
          <w:sz w:val="17"/>
          <w:szCs w:val="17"/>
        </w:rPr>
        <w:t xml:space="preserve"> </w:t>
      </w:r>
      <w:r w:rsidRPr="004636D3">
        <w:t>is the ageing error matrix. Predicted fishery age compositions (sexes combined) are computed as</w:t>
      </w:r>
      <w:r w:rsidR="00F471F1">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4B195C7B" w14:textId="77777777" w:rsidTr="00D90F2B">
        <w:tc>
          <w:tcPr>
            <w:tcW w:w="715" w:type="dxa"/>
          </w:tcPr>
          <w:p w14:paraId="22A1BEB6" w14:textId="77777777" w:rsidR="00F24A63" w:rsidRPr="004636D3" w:rsidRDefault="00F24A63" w:rsidP="008F2A7B">
            <w:pPr>
              <w:pStyle w:val="Caption"/>
              <w:ind w:firstLine="0"/>
            </w:pPr>
          </w:p>
        </w:tc>
        <w:tc>
          <w:tcPr>
            <w:tcW w:w="7740" w:type="dxa"/>
          </w:tcPr>
          <w:p w14:paraId="321E1852" w14:textId="4F5C9592" w:rsidR="00F24A63" w:rsidRPr="004636D3" w:rsidRDefault="00000000" w:rsidP="008F2A7B">
            <w:pPr>
              <w:pStyle w:val="Caption"/>
              <w:ind w:firstLine="0"/>
            </w:pPr>
            <m:oMathPara>
              <m:oMath>
                <m:sSubSup>
                  <m:sSubSupPr>
                    <m:ctrlPr>
                      <w:rPr>
                        <w:rFonts w:ascii="Cambria Math" w:hAnsi="Cambria Math"/>
                        <w:i/>
                        <w:sz w:val="24"/>
                        <w:szCs w:val="24"/>
                      </w:rPr>
                    </m:ctrlPr>
                  </m:sSubSupPr>
                  <m:e>
                    <m:acc>
                      <m:accPr>
                        <m:ctrlPr>
                          <w:rPr>
                            <w:rFonts w:ascii="Cambria Math" w:hAnsi="Cambria Math"/>
                            <w:i/>
                            <w:sz w:val="24"/>
                            <w:szCs w:val="24"/>
                          </w:rPr>
                        </m:ctrlPr>
                      </m:accPr>
                      <m:e>
                        <m:r>
                          <w:rPr>
                            <w:rFonts w:ascii="Cambria Math" w:hAnsi="Cambria Math"/>
                          </w:rPr>
                          <m:t>P</m:t>
                        </m:r>
                      </m:e>
                    </m:acc>
                  </m:e>
                  <m:sub>
                    <m:r>
                      <w:rPr>
                        <w:rFonts w:ascii="Cambria Math" w:hAnsi="Cambria Math"/>
                      </w:rPr>
                      <m:t>t,a</m:t>
                    </m:r>
                  </m:sub>
                  <m:sup>
                    <m:r>
                      <w:rPr>
                        <w:rFonts w:ascii="Cambria Math" w:hAnsi="Cambria Math"/>
                      </w:rPr>
                      <m:t>fsh</m:t>
                    </m:r>
                  </m:sup>
                </m:sSubSup>
                <m:r>
                  <w:rPr>
                    <w:rFonts w:ascii="Cambria Math" w:hAnsi="Cambria Math"/>
                  </w:rPr>
                  <m:t>=</m:t>
                </m:r>
                <m:sSub>
                  <m:sSubPr>
                    <m:ctrlPr>
                      <w:rPr>
                        <w:rFonts w:ascii="Cambria Math" w:hAnsi="Cambria Math"/>
                        <w:i/>
                        <w:sz w:val="24"/>
                        <w:szCs w:val="24"/>
                      </w:rPr>
                    </m:ctrlPr>
                  </m:sSubPr>
                  <m:e>
                    <m:r>
                      <w:rPr>
                        <w:rFonts w:ascii="Cambria Math" w:hAnsi="Cambria Math"/>
                      </w:rPr>
                      <m:t>Ω</m:t>
                    </m:r>
                  </m:e>
                  <m:sub>
                    <m:r>
                      <w:rPr>
                        <w:rFonts w:ascii="Cambria Math" w:hAnsi="Cambria Math"/>
                      </w:rPr>
                      <m:t>a'a</m:t>
                    </m:r>
                  </m:sub>
                </m:sSub>
                <m:f>
                  <m:fPr>
                    <m:ctrlPr>
                      <w:rPr>
                        <w:rFonts w:ascii="Cambria Math" w:hAnsi="Cambria Math"/>
                        <w:i/>
                        <w:sz w:val="24"/>
                        <w:szCs w:val="24"/>
                      </w:rPr>
                    </m:ctrlPr>
                  </m:fPr>
                  <m:num>
                    <m:nary>
                      <m:naryPr>
                        <m:chr m:val="∑"/>
                        <m:limLoc m:val="subSup"/>
                        <m:ctrlPr>
                          <w:rPr>
                            <w:rFonts w:ascii="Cambria Math" w:hAnsi="Cambria Math"/>
                            <w:i/>
                            <w:sz w:val="24"/>
                            <w:szCs w:val="24"/>
                          </w:rPr>
                        </m:ctrlPr>
                      </m:naryPr>
                      <m:sub>
                        <m:r>
                          <w:rPr>
                            <w:rFonts w:ascii="Cambria Math" w:hAnsi="Cambria Math"/>
                          </w:rPr>
                          <m:t>k=1</m:t>
                        </m:r>
                      </m:sub>
                      <m:sup>
                        <m:r>
                          <w:rPr>
                            <w:rFonts w:ascii="Cambria Math" w:hAnsi="Cambria Math"/>
                          </w:rPr>
                          <m:t>2</m:t>
                        </m:r>
                      </m:sup>
                      <m:e>
                        <m:sSub>
                          <m:sSubPr>
                            <m:ctrlPr>
                              <w:rPr>
                                <w:rFonts w:ascii="Cambria Math" w:hAnsi="Cambria Math"/>
                                <w:i/>
                                <w:sz w:val="24"/>
                                <w:szCs w:val="24"/>
                              </w:rPr>
                            </m:ctrlPr>
                          </m:sSubPr>
                          <m:e>
                            <m:r>
                              <w:rPr>
                                <w:rFonts w:ascii="Cambria Math" w:hAnsi="Cambria Math"/>
                              </w:rPr>
                              <m:t>C</m:t>
                            </m:r>
                          </m:e>
                          <m:sub>
                            <m:r>
                              <w:rPr>
                                <w:rFonts w:ascii="Cambria Math" w:hAnsi="Cambria Math"/>
                              </w:rPr>
                              <m:t>t,a,k</m:t>
                            </m:r>
                          </m:sub>
                        </m:sSub>
                      </m:e>
                    </m:nary>
                  </m:num>
                  <m:den>
                    <m:nary>
                      <m:naryPr>
                        <m:chr m:val="∑"/>
                        <m:limLoc m:val="subSup"/>
                        <m:ctrlPr>
                          <w:rPr>
                            <w:rFonts w:ascii="Cambria Math" w:hAnsi="Cambria Math"/>
                            <w:i/>
                            <w:sz w:val="24"/>
                            <w:szCs w:val="24"/>
                          </w:rPr>
                        </m:ctrlPr>
                      </m:naryPr>
                      <m:sub>
                        <m:r>
                          <w:rPr>
                            <w:rFonts w:ascii="Cambria Math" w:hAnsi="Cambria Math"/>
                          </w:rPr>
                          <m:t>k=1</m:t>
                        </m:r>
                      </m:sub>
                      <m:sup>
                        <m:r>
                          <w:rPr>
                            <w:rFonts w:ascii="Cambria Math" w:hAnsi="Cambria Math"/>
                          </w:rPr>
                          <m:t>2</m:t>
                        </m:r>
                      </m:sup>
                      <m:e>
                        <m:nary>
                          <m:naryPr>
                            <m:chr m:val="∑"/>
                            <m:limLoc m:val="subSup"/>
                            <m:ctrlPr>
                              <w:rPr>
                                <w:rFonts w:ascii="Cambria Math" w:hAnsi="Cambria Math"/>
                                <w:i/>
                                <w:sz w:val="24"/>
                                <w:szCs w:val="24"/>
                              </w:rPr>
                            </m:ctrlPr>
                          </m:naryPr>
                          <m:sub>
                            <m:r>
                              <w:rPr>
                                <w:rFonts w:ascii="Cambria Math" w:hAnsi="Cambria Math"/>
                              </w:rPr>
                              <m:t>a=</m:t>
                            </m:r>
                            <m:sSub>
                              <m:sSubPr>
                                <m:ctrlPr>
                                  <w:rPr>
                                    <w:rFonts w:ascii="Cambria Math" w:hAnsi="Cambria Math"/>
                                    <w:i/>
                                    <w:sz w:val="24"/>
                                    <w:szCs w:val="24"/>
                                  </w:rPr>
                                </m:ctrlPr>
                              </m:sSubPr>
                              <m:e>
                                <m:r>
                                  <w:rPr>
                                    <w:rFonts w:ascii="Cambria Math" w:hAnsi="Cambria Math"/>
                                  </w:rPr>
                                  <m:t>a</m:t>
                                </m:r>
                              </m:e>
                              <m:sub>
                                <m:r>
                                  <w:rPr>
                                    <w:rFonts w:ascii="Cambria Math" w:hAnsi="Cambria Math"/>
                                  </w:rPr>
                                  <m:t>0</m:t>
                                </m:r>
                              </m:sub>
                            </m:sSub>
                          </m:sub>
                          <m:sup>
                            <m:r>
                              <w:rPr>
                                <w:rFonts w:ascii="Cambria Math" w:hAnsi="Cambria Math"/>
                              </w:rPr>
                              <m:t>a+</m:t>
                            </m:r>
                          </m:sup>
                          <m:e>
                            <m:sSub>
                              <m:sSubPr>
                                <m:ctrlPr>
                                  <w:rPr>
                                    <w:rFonts w:ascii="Cambria Math" w:hAnsi="Cambria Math"/>
                                    <w:i/>
                                    <w:sz w:val="24"/>
                                    <w:szCs w:val="24"/>
                                  </w:rPr>
                                </m:ctrlPr>
                              </m:sSubPr>
                              <m:e>
                                <m:r>
                                  <w:rPr>
                                    <w:rFonts w:ascii="Cambria Math" w:hAnsi="Cambria Math"/>
                                  </w:rPr>
                                  <m:t>C</m:t>
                                </m:r>
                              </m:e>
                              <m:sub>
                                <m:r>
                                  <w:rPr>
                                    <w:rFonts w:ascii="Cambria Math" w:hAnsi="Cambria Math"/>
                                  </w:rPr>
                                  <m:t>t,a,k</m:t>
                                </m:r>
                              </m:sub>
                            </m:sSub>
                          </m:e>
                        </m:nary>
                      </m:e>
                    </m:nary>
                  </m:den>
                </m:f>
                <m:r>
                  <w:rPr>
                    <w:rFonts w:ascii="Cambria Math" w:hAnsi="Cambria Math"/>
                    <w:sz w:val="24"/>
                    <w:szCs w:val="24"/>
                  </w:rPr>
                  <m:t xml:space="preserve"> ,</m:t>
                </m:r>
              </m:oMath>
            </m:oMathPara>
          </w:p>
        </w:tc>
        <w:tc>
          <w:tcPr>
            <w:tcW w:w="895" w:type="dxa"/>
            <w:vAlign w:val="center"/>
          </w:tcPr>
          <w:p w14:paraId="2641F323" w14:textId="11C99574" w:rsidR="00F24A63" w:rsidRPr="004636D3" w:rsidRDefault="00F24A63" w:rsidP="008F2A7B">
            <w:pPr>
              <w:pStyle w:val="Caption"/>
            </w:pPr>
            <w:r w:rsidRPr="004636D3">
              <w:t>(1</w:t>
            </w:r>
            <w:r w:rsidR="00BD6C31">
              <w:t>7</w:t>
            </w:r>
            <w:r w:rsidRPr="004636D3">
              <w:t>)</w:t>
            </w:r>
          </w:p>
        </w:tc>
      </w:tr>
    </w:tbl>
    <w:p w14:paraId="1FC588FC" w14:textId="40DEF1C1" w:rsidR="00EB31C7" w:rsidRPr="004636D3" w:rsidRDefault="00EB31C7" w:rsidP="008F2A7B">
      <w:pPr>
        <w:autoSpaceDE w:val="0"/>
        <w:autoSpaceDN w:val="0"/>
        <w:adjustRightInd w:val="0"/>
      </w:pPr>
      <w:r w:rsidRPr="004636D3">
        <w:t xml:space="preserve">where </w:t>
      </w:r>
      <m:oMath>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t,a,k</m:t>
            </m:r>
          </m:sub>
        </m:sSub>
      </m:oMath>
      <w:r w:rsidR="00626412" w:rsidRPr="004636D3">
        <w:rPr>
          <w:rFonts w:ascii="Cambria Math" w:eastAsia="CambriaMath" w:hAnsi="Cambria Math" w:cs="Cambria Math"/>
        </w:rPr>
        <w:t xml:space="preserve"> </w:t>
      </w:r>
      <w:r w:rsidRPr="004636D3">
        <w:t>is the predicted landed catch in numbers-at-age by sex derived from a modified Baranov catch equation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3E9E4973" w14:textId="77777777" w:rsidTr="00D90F2B">
        <w:tc>
          <w:tcPr>
            <w:tcW w:w="715" w:type="dxa"/>
          </w:tcPr>
          <w:p w14:paraId="37975DAF" w14:textId="77777777" w:rsidR="00F24A63" w:rsidRPr="004636D3" w:rsidRDefault="00F24A63" w:rsidP="008F2A7B">
            <w:pPr>
              <w:pStyle w:val="Caption"/>
              <w:ind w:firstLine="0"/>
            </w:pPr>
          </w:p>
        </w:tc>
        <w:tc>
          <w:tcPr>
            <w:tcW w:w="7740" w:type="dxa"/>
          </w:tcPr>
          <w:p w14:paraId="44F1D66B" w14:textId="48EB279E" w:rsidR="00F24A63" w:rsidRPr="004636D3" w:rsidRDefault="00000000" w:rsidP="008F2A7B">
            <w:pPr>
              <w:pStyle w:val="Caption"/>
              <w:ind w:firstLine="0"/>
            </w:pPr>
            <m:oMathPara>
              <m:oMath>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rPr>
                          <m:t>C</m:t>
                        </m:r>
                      </m:e>
                    </m:acc>
                  </m:e>
                  <m:sub>
                    <m:r>
                      <w:rPr>
                        <w:rFonts w:ascii="Cambria Math" w:hAnsi="Cambria Math"/>
                      </w:rPr>
                      <m:t>t,a,k</m:t>
                    </m:r>
                  </m:sub>
                </m:sSub>
                <m:r>
                  <w:rPr>
                    <w:rFonts w:ascii="Cambria Math" w:hAnsi="Cambria Math"/>
                  </w:rPr>
                  <m:t>=</m:t>
                </m:r>
                <m:sSub>
                  <m:sSubPr>
                    <m:ctrlPr>
                      <w:rPr>
                        <w:rFonts w:ascii="Cambria Math" w:hAnsi="Cambria Math"/>
                        <w:i/>
                        <w:sz w:val="24"/>
                        <w:szCs w:val="24"/>
                      </w:rPr>
                    </m:ctrlPr>
                  </m:sSubPr>
                  <m:e>
                    <m:r>
                      <w:rPr>
                        <w:rFonts w:ascii="Cambria Math" w:hAnsi="Cambria Math"/>
                      </w:rPr>
                      <m:t>N</m:t>
                    </m:r>
                  </m:e>
                  <m:sub>
                    <m:r>
                      <w:rPr>
                        <w:rFonts w:ascii="Cambria Math" w:hAnsi="Cambria Math"/>
                      </w:rPr>
                      <m:t>t,a,k</m:t>
                    </m:r>
                  </m:sub>
                </m:sSub>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rPr>
                          <m:t>R</m:t>
                        </m:r>
                      </m:e>
                      <m:sub>
                        <m:r>
                          <w:rPr>
                            <w:rFonts w:ascii="Cambria Math" w:hAnsi="Cambria Math"/>
                          </w:rPr>
                          <m:t>a,k</m:t>
                        </m:r>
                      </m:sub>
                    </m:sSub>
                    <m:sSub>
                      <m:sSubPr>
                        <m:ctrlPr>
                          <w:rPr>
                            <w:rFonts w:ascii="Cambria Math" w:hAnsi="Cambria Math"/>
                            <w:i/>
                            <w:sz w:val="24"/>
                            <w:szCs w:val="24"/>
                          </w:rPr>
                        </m:ctrlPr>
                      </m:sSubPr>
                      <m:e>
                        <m:r>
                          <w:rPr>
                            <w:rFonts w:ascii="Cambria Math" w:hAnsi="Cambria Math"/>
                          </w:rPr>
                          <m:t>F</m:t>
                        </m:r>
                      </m:e>
                      <m:sub>
                        <m:r>
                          <w:rPr>
                            <w:rFonts w:ascii="Cambria Math" w:hAnsi="Cambria Math"/>
                          </w:rPr>
                          <m:t>t,a,k</m:t>
                        </m:r>
                      </m:sub>
                    </m:sSub>
                  </m:num>
                  <m:den>
                    <m:sSub>
                      <m:sSubPr>
                        <m:ctrlPr>
                          <w:rPr>
                            <w:rFonts w:ascii="Cambria Math" w:hAnsi="Cambria Math"/>
                            <w:i/>
                            <w:sz w:val="24"/>
                            <w:szCs w:val="24"/>
                          </w:rPr>
                        </m:ctrlPr>
                      </m:sSubPr>
                      <m:e>
                        <m:r>
                          <w:rPr>
                            <w:rFonts w:ascii="Cambria Math" w:hAnsi="Cambria Math"/>
                          </w:rPr>
                          <m:t>Z</m:t>
                        </m:r>
                      </m:e>
                      <m:sub>
                        <m:r>
                          <w:rPr>
                            <w:rFonts w:ascii="Cambria Math" w:hAnsi="Cambria Math"/>
                          </w:rPr>
                          <m:t>t,a,k</m:t>
                        </m:r>
                      </m:sub>
                    </m:sSub>
                  </m:den>
                </m:f>
                <m:d>
                  <m:dPr>
                    <m:ctrlPr>
                      <w:rPr>
                        <w:rFonts w:ascii="Cambria Math" w:hAnsi="Cambria Math"/>
                        <w:i/>
                        <w:sz w:val="24"/>
                        <w:szCs w:val="24"/>
                      </w:rPr>
                    </m:ctrlPr>
                  </m:dPr>
                  <m:e>
                    <m:r>
                      <w:rPr>
                        <w:rFonts w:ascii="Cambria Math" w:hAnsi="Cambria Math"/>
                      </w:rPr>
                      <m:t>1-</m:t>
                    </m:r>
                    <m:sSup>
                      <m:sSupPr>
                        <m:ctrlPr>
                          <w:rPr>
                            <w:rFonts w:ascii="Cambria Math" w:hAnsi="Cambria Math"/>
                            <w:i/>
                          </w:rPr>
                        </m:ctrlPr>
                      </m:sSupPr>
                      <m:e>
                        <m:r>
                          <w:rPr>
                            <w:rFonts w:ascii="Cambria Math" w:hAnsi="Cambria Math"/>
                          </w:rPr>
                          <m:t>e</m:t>
                        </m:r>
                      </m:e>
                      <m:sup>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rPr>
                                  <m:t>-Z</m:t>
                                </m:r>
                              </m:e>
                              <m:sub>
                                <m:r>
                                  <w:rPr>
                                    <w:rFonts w:ascii="Cambria Math" w:hAnsi="Cambria Math"/>
                                  </w:rPr>
                                  <m:t>t,a,k</m:t>
                                </m:r>
                              </m:sub>
                            </m:sSub>
                          </m:e>
                        </m:d>
                      </m:sup>
                    </m:sSup>
                  </m:e>
                </m:d>
                <m:r>
                  <w:rPr>
                    <w:rFonts w:ascii="Cambria Math" w:hAnsi="Cambria Math"/>
                    <w:sz w:val="24"/>
                    <w:szCs w:val="24"/>
                  </w:rPr>
                  <m:t>,</m:t>
                </m:r>
              </m:oMath>
            </m:oMathPara>
          </w:p>
        </w:tc>
        <w:tc>
          <w:tcPr>
            <w:tcW w:w="895" w:type="dxa"/>
            <w:vAlign w:val="center"/>
          </w:tcPr>
          <w:p w14:paraId="1689C6DA" w14:textId="64F234FA" w:rsidR="00F24A63" w:rsidRPr="004636D3" w:rsidRDefault="00F24A63" w:rsidP="008F2A7B">
            <w:pPr>
              <w:pStyle w:val="Caption"/>
            </w:pPr>
            <w:r w:rsidRPr="004636D3">
              <w:t>(1</w:t>
            </w:r>
            <w:r w:rsidR="00BD6C31">
              <w:t>8</w:t>
            </w:r>
            <w:r w:rsidRPr="004636D3">
              <w:t>)</w:t>
            </w:r>
          </w:p>
        </w:tc>
      </w:tr>
    </w:tbl>
    <w:p w14:paraId="1711917A" w14:textId="28052E94" w:rsidR="00EB31C7" w:rsidRPr="004636D3" w:rsidRDefault="00EB31C7" w:rsidP="008F2A7B">
      <w:pPr>
        <w:autoSpaceDE w:val="0"/>
        <w:autoSpaceDN w:val="0"/>
        <w:adjustRightInd w:val="0"/>
      </w:pPr>
      <w:r w:rsidRPr="004636D3">
        <w:t xml:space="preserve">where </w:t>
      </w:r>
      <w:r w:rsidRPr="004636D3">
        <w:rPr>
          <w:rFonts w:ascii="Cambria Math" w:eastAsia="CambriaMath" w:hAnsi="Cambria Math" w:cs="Cambria Math"/>
        </w:rPr>
        <w:t>𝑅</w:t>
      </w:r>
      <w:r w:rsidRPr="004636D3">
        <w:rPr>
          <w:rFonts w:ascii="Cambria Math" w:eastAsia="CambriaMath" w:hAnsi="Cambria Math" w:cs="Cambria Math"/>
          <w:vertAlign w:val="subscript"/>
        </w:rPr>
        <w:t>𝑎</w:t>
      </w:r>
      <w:r w:rsidRPr="004636D3">
        <w:rPr>
          <w:rFonts w:ascii="CambriaMath" w:eastAsia="CambriaMath" w:cs="CambriaMath"/>
          <w:vertAlign w:val="subscript"/>
        </w:rPr>
        <w:t>,</w:t>
      </w:r>
      <w:r w:rsidRPr="004636D3">
        <w:rPr>
          <w:rFonts w:ascii="Cambria Math" w:eastAsia="CambriaMath" w:hAnsi="Cambria Math" w:cs="Cambria Math"/>
          <w:vertAlign w:val="subscript"/>
        </w:rPr>
        <w:t>𝑘</w:t>
      </w:r>
      <w:r w:rsidRPr="004636D3">
        <w:rPr>
          <w:rFonts w:ascii="CambriaMath" w:eastAsia="CambriaMath" w:cs="CambriaMath"/>
          <w:sz w:val="17"/>
          <w:szCs w:val="17"/>
        </w:rPr>
        <w:t xml:space="preserve"> </w:t>
      </w:r>
      <w:r w:rsidRPr="004636D3">
        <w:t>is the assumed probability of retention by age and sex (Figure 1</w:t>
      </w:r>
      <w:r w:rsidR="00C32255" w:rsidRPr="004636D3">
        <w:t>3</w:t>
      </w:r>
      <w:r w:rsidRPr="004636D3">
        <w:t>).</w:t>
      </w:r>
    </w:p>
    <w:p w14:paraId="27764DBE" w14:textId="387F1349" w:rsidR="00EB31C7" w:rsidRPr="004636D3" w:rsidRDefault="00EB31C7" w:rsidP="008F2A7B">
      <w:pPr>
        <w:autoSpaceDE w:val="0"/>
        <w:autoSpaceDN w:val="0"/>
        <w:adjustRightInd w:val="0"/>
      </w:pPr>
      <w:r w:rsidRPr="004636D3">
        <w:t xml:space="preserve">Predicted landed catch in biomass </w:t>
      </w:r>
      <m:oMath>
        <m:acc>
          <m:accPr>
            <m:ctrlPr>
              <w:rPr>
                <w:rFonts w:ascii="Cambria Math" w:hAnsi="Cambria Math"/>
                <w:i/>
              </w:rPr>
            </m:ctrlPr>
          </m:accPr>
          <m:e>
            <m:r>
              <w:rPr>
                <w:rFonts w:ascii="Cambria Math" w:hAnsi="Cambria Math"/>
              </w:rPr>
              <m:t>Y</m:t>
            </m:r>
          </m:e>
        </m:acc>
      </m:oMath>
      <w:r w:rsidRPr="004636D3">
        <w:rPr>
          <w:rFonts w:ascii="CambriaMath" w:eastAsia="CambriaMath" w:cs="CambriaMath"/>
        </w:rPr>
        <w:t xml:space="preserve"> </w:t>
      </w:r>
      <w:r w:rsidRPr="004636D3">
        <w:t xml:space="preserve">is calculated as the product of fishery weight-at-age </w:t>
      </w:r>
      <m:oMath>
        <m:sSubSup>
          <m:sSubSupPr>
            <m:ctrlPr>
              <w:rPr>
                <w:rFonts w:ascii="Cambria Math" w:hAnsi="Cambria Math"/>
                <w:i/>
              </w:rPr>
            </m:ctrlPr>
          </m:sSubSupPr>
          <m:e>
            <m:r>
              <w:rPr>
                <w:rFonts w:ascii="Cambria Math" w:hAnsi="Cambria Math"/>
              </w:rPr>
              <m:t>w</m:t>
            </m:r>
          </m:e>
          <m:sub>
            <m:r>
              <w:rPr>
                <w:rFonts w:ascii="Cambria Math" w:hAnsi="Cambria Math"/>
              </w:rPr>
              <m:t>a,k</m:t>
            </m:r>
          </m:sub>
          <m:sup>
            <m:r>
              <w:rPr>
                <w:rFonts w:ascii="Cambria Math" w:hAnsi="Cambria Math"/>
              </w:rPr>
              <m:t>fsh</m:t>
            </m:r>
          </m:sup>
        </m:sSubSup>
      </m:oMath>
      <w:r w:rsidR="00626412" w:rsidRPr="004636D3">
        <w:t xml:space="preserve"> </w:t>
      </w:r>
      <w:r w:rsidRPr="004636D3">
        <w:t>and landed catch in numbers-at-age: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392E7660" w14:textId="77777777" w:rsidTr="00430C74">
        <w:tc>
          <w:tcPr>
            <w:tcW w:w="715" w:type="dxa"/>
          </w:tcPr>
          <w:p w14:paraId="4E44B61E" w14:textId="77777777" w:rsidR="00F24A63" w:rsidRPr="004636D3" w:rsidRDefault="00F24A63" w:rsidP="008F2A7B">
            <w:pPr>
              <w:pStyle w:val="Caption"/>
              <w:ind w:firstLine="0"/>
            </w:pPr>
          </w:p>
        </w:tc>
        <w:tc>
          <w:tcPr>
            <w:tcW w:w="7740" w:type="dxa"/>
          </w:tcPr>
          <w:p w14:paraId="3D0B7AC9" w14:textId="5816F6E3" w:rsidR="00F24A63" w:rsidRPr="004636D3" w:rsidRDefault="00000000" w:rsidP="008F2A7B">
            <w:pPr>
              <w:pStyle w:val="Caption"/>
              <w:ind w:firstLine="0"/>
            </w:pPr>
            <m:oMathPara>
              <m:oMath>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rPr>
                          <m:t>Y</m:t>
                        </m:r>
                      </m:e>
                    </m:acc>
                  </m:e>
                  <m:sub>
                    <m:r>
                      <w:rPr>
                        <w:rFonts w:ascii="Cambria Math" w:hAnsi="Cambria Math"/>
                      </w:rPr>
                      <m:t>t</m:t>
                    </m:r>
                  </m:sub>
                </m:sSub>
                <m:r>
                  <w:rPr>
                    <w:rFonts w:ascii="Cambria Math" w:hAnsi="Cambria Math"/>
                  </w:rPr>
                  <m:t>=</m:t>
                </m:r>
                <m:nary>
                  <m:naryPr>
                    <m:chr m:val="∑"/>
                    <m:limLoc m:val="undOvr"/>
                    <m:ctrlPr>
                      <w:rPr>
                        <w:rFonts w:ascii="Cambria Math" w:hAnsi="Cambria Math"/>
                        <w:i/>
                        <w:sz w:val="24"/>
                        <w:szCs w:val="24"/>
                      </w:rPr>
                    </m:ctrlPr>
                  </m:naryPr>
                  <m:sub>
                    <m:r>
                      <w:rPr>
                        <w:rFonts w:ascii="Cambria Math" w:hAnsi="Cambria Math"/>
                      </w:rPr>
                      <m:t>k=1</m:t>
                    </m:r>
                  </m:sub>
                  <m:sup>
                    <m:r>
                      <w:rPr>
                        <w:rFonts w:ascii="Cambria Math" w:hAnsi="Cambria Math"/>
                      </w:rPr>
                      <m:t>2</m:t>
                    </m:r>
                  </m:sup>
                  <m:e>
                    <m:nary>
                      <m:naryPr>
                        <m:chr m:val="∑"/>
                        <m:limLoc m:val="undOvr"/>
                        <m:ctrlPr>
                          <w:rPr>
                            <w:rFonts w:ascii="Cambria Math" w:hAnsi="Cambria Math"/>
                            <w:i/>
                            <w:sz w:val="24"/>
                            <w:szCs w:val="24"/>
                          </w:rPr>
                        </m:ctrlPr>
                      </m:naryPr>
                      <m:sub>
                        <m:r>
                          <w:rPr>
                            <w:rFonts w:ascii="Cambria Math" w:hAnsi="Cambria Math"/>
                          </w:rPr>
                          <m:t>a=</m:t>
                        </m:r>
                        <m:sSub>
                          <m:sSubPr>
                            <m:ctrlPr>
                              <w:rPr>
                                <w:rFonts w:ascii="Cambria Math" w:hAnsi="Cambria Math"/>
                                <w:i/>
                                <w:sz w:val="24"/>
                                <w:szCs w:val="24"/>
                              </w:rPr>
                            </m:ctrlPr>
                          </m:sSubPr>
                          <m:e>
                            <m:r>
                              <w:rPr>
                                <w:rFonts w:ascii="Cambria Math" w:hAnsi="Cambria Math"/>
                              </w:rPr>
                              <m:t>a</m:t>
                            </m:r>
                          </m:e>
                          <m:sub>
                            <m:r>
                              <w:rPr>
                                <w:rFonts w:ascii="Cambria Math" w:hAnsi="Cambria Math"/>
                              </w:rPr>
                              <m:t>0</m:t>
                            </m:r>
                          </m:sub>
                        </m:sSub>
                      </m:sub>
                      <m:sup>
                        <m:r>
                          <w:rPr>
                            <w:rFonts w:ascii="Cambria Math" w:hAnsi="Cambria Math"/>
                          </w:rPr>
                          <m:t>a+</m:t>
                        </m:r>
                      </m:sup>
                      <m:e>
                        <m:sSubSup>
                          <m:sSubSupPr>
                            <m:ctrlPr>
                              <w:rPr>
                                <w:rFonts w:ascii="Cambria Math" w:hAnsi="Cambria Math"/>
                                <w:i/>
                                <w:sz w:val="24"/>
                                <w:szCs w:val="24"/>
                              </w:rPr>
                            </m:ctrlPr>
                          </m:sSubSupPr>
                          <m:e>
                            <m:r>
                              <w:rPr>
                                <w:rFonts w:ascii="Cambria Math" w:hAnsi="Cambria Math"/>
                              </w:rPr>
                              <m:t>w</m:t>
                            </m:r>
                          </m:e>
                          <m:sub>
                            <m:r>
                              <w:rPr>
                                <w:rFonts w:ascii="Cambria Math" w:hAnsi="Cambria Math"/>
                              </w:rPr>
                              <m:t>a,k</m:t>
                            </m:r>
                          </m:sub>
                          <m:sup>
                            <m:r>
                              <w:rPr>
                                <w:rFonts w:ascii="Cambria Math" w:hAnsi="Cambria Math"/>
                              </w:rPr>
                              <m:t>fsh</m:t>
                            </m:r>
                          </m:sup>
                        </m:sSubSup>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rPr>
                                  <m:t>C</m:t>
                                </m:r>
                              </m:e>
                            </m:acc>
                          </m:e>
                          <m:sub>
                            <m:r>
                              <w:rPr>
                                <w:rFonts w:ascii="Cambria Math" w:hAnsi="Cambria Math"/>
                              </w:rPr>
                              <m:t>t,a,k</m:t>
                            </m:r>
                          </m:sub>
                        </m:sSub>
                      </m:e>
                    </m:nary>
                  </m:e>
                </m:nary>
                <m:r>
                  <w:rPr>
                    <w:rFonts w:ascii="Cambria Math" w:hAnsi="Cambria Math"/>
                    <w:sz w:val="24"/>
                    <w:szCs w:val="24"/>
                  </w:rPr>
                  <m:t xml:space="preserve"> .</m:t>
                </m:r>
              </m:oMath>
            </m:oMathPara>
          </w:p>
        </w:tc>
        <w:tc>
          <w:tcPr>
            <w:tcW w:w="895" w:type="dxa"/>
            <w:vAlign w:val="center"/>
          </w:tcPr>
          <w:p w14:paraId="455BA65D" w14:textId="56CFDB8B" w:rsidR="00F24A63" w:rsidRPr="004636D3" w:rsidRDefault="00F24A63" w:rsidP="008F2A7B">
            <w:pPr>
              <w:pStyle w:val="Caption"/>
            </w:pPr>
            <w:r w:rsidRPr="004636D3">
              <w:t>(1</w:t>
            </w:r>
            <w:r w:rsidR="00BD6C31">
              <w:t>9</w:t>
            </w:r>
            <w:r w:rsidRPr="004636D3">
              <w:t>)</w:t>
            </w:r>
          </w:p>
        </w:tc>
      </w:tr>
    </w:tbl>
    <w:p w14:paraId="6ED5245D" w14:textId="09231ABE" w:rsidR="00EB31C7" w:rsidRPr="004636D3" w:rsidRDefault="00EB31C7" w:rsidP="008F2A7B">
      <w:pPr>
        <w:autoSpaceDE w:val="0"/>
        <w:autoSpaceDN w:val="0"/>
        <w:adjustRightInd w:val="0"/>
      </w:pPr>
      <w:r w:rsidRPr="004636D3">
        <w:t xml:space="preserve">The predicted biomass of discarded sablefish </w:t>
      </w:r>
      <w:r w:rsidR="00A92604">
        <w:t>that</w:t>
      </w:r>
      <w:r w:rsidRPr="004636D3">
        <w:t xml:space="preserve"> die (</w:t>
      </w:r>
      <m:oMath>
        <m:sSub>
          <m:sSubPr>
            <m:ctrlPr>
              <w:rPr>
                <w:rFonts w:ascii="Cambria Math" w:hAnsi="Cambria Math"/>
                <w:i/>
              </w:rPr>
            </m:ctrlPr>
          </m:sSubPr>
          <m:e>
            <m:acc>
              <m:accPr>
                <m:ctrlPr>
                  <w:rPr>
                    <w:rFonts w:ascii="Cambria Math" w:hAnsi="Cambria Math"/>
                    <w:i/>
                  </w:rPr>
                </m:ctrlPr>
              </m:accPr>
              <m:e>
                <m:r>
                  <w:rPr>
                    <w:rFonts w:ascii="Cambria Math" w:hAnsi="Cambria Math"/>
                  </w:rPr>
                  <m:t>W</m:t>
                </m:r>
              </m:e>
            </m:acc>
          </m:e>
          <m:sub>
            <m:r>
              <w:rPr>
                <w:rFonts w:ascii="Cambria Math" w:hAnsi="Cambria Math"/>
              </w:rPr>
              <m:t>t</m:t>
            </m:r>
          </m:sub>
        </m:sSub>
      </m:oMath>
      <w:r w:rsidRPr="004636D3">
        <w:t>) with an assumed discard mortality (</w:t>
      </w:r>
      <m:oMath>
        <m:r>
          <w:rPr>
            <w:rFonts w:ascii="Cambria Math" w:hAnsi="Cambria Math"/>
          </w:rPr>
          <m:t>D=0.16</m:t>
        </m:r>
      </m:oMath>
      <w:r w:rsidRPr="004636D3">
        <w:t>)</w:t>
      </w:r>
      <w:r w:rsidR="00A92604">
        <w:t xml:space="preserve"> </w:t>
      </w:r>
      <w:r w:rsidRPr="004636D3">
        <w:t>is</w:t>
      </w:r>
      <w:r w:rsidR="00F471F1">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57AC3317" w14:textId="77777777" w:rsidTr="00430C74">
        <w:tc>
          <w:tcPr>
            <w:tcW w:w="715" w:type="dxa"/>
          </w:tcPr>
          <w:p w14:paraId="6DA3CB0A" w14:textId="77777777" w:rsidR="00F24A63" w:rsidRPr="004636D3" w:rsidRDefault="00F24A63" w:rsidP="008F2A7B">
            <w:pPr>
              <w:pStyle w:val="Caption"/>
              <w:ind w:firstLine="0"/>
            </w:pPr>
          </w:p>
        </w:tc>
        <w:tc>
          <w:tcPr>
            <w:tcW w:w="7740" w:type="dxa"/>
          </w:tcPr>
          <w:p w14:paraId="3FB1425B" w14:textId="5D0A5FEA" w:rsidR="00F24A63" w:rsidRPr="004636D3" w:rsidRDefault="00000000" w:rsidP="008F2A7B">
            <w:pPr>
              <w:pStyle w:val="Caption"/>
              <w:ind w:firstLine="0"/>
            </w:pPr>
            <m:oMathPara>
              <m:oMath>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rPr>
                          <m:t>W</m:t>
                        </m:r>
                      </m:e>
                    </m:acc>
                  </m:e>
                  <m:sub>
                    <m:r>
                      <w:rPr>
                        <w:rFonts w:ascii="Cambria Math" w:hAnsi="Cambria Math"/>
                      </w:rPr>
                      <m:t>t</m:t>
                    </m:r>
                  </m:sub>
                </m:sSub>
                <m:r>
                  <w:rPr>
                    <w:rFonts w:ascii="Cambria Math" w:hAnsi="Cambria Math"/>
                  </w:rPr>
                  <m:t>=</m:t>
                </m:r>
                <m:nary>
                  <m:naryPr>
                    <m:chr m:val="∑"/>
                    <m:limLoc m:val="undOvr"/>
                    <m:ctrlPr>
                      <w:rPr>
                        <w:rFonts w:ascii="Cambria Math" w:hAnsi="Cambria Math"/>
                        <w:i/>
                        <w:sz w:val="24"/>
                        <w:szCs w:val="24"/>
                      </w:rPr>
                    </m:ctrlPr>
                  </m:naryPr>
                  <m:sub>
                    <m:r>
                      <w:rPr>
                        <w:rFonts w:ascii="Cambria Math" w:hAnsi="Cambria Math"/>
                      </w:rPr>
                      <m:t>k=1</m:t>
                    </m:r>
                  </m:sub>
                  <m:sup>
                    <m:r>
                      <w:rPr>
                        <w:rFonts w:ascii="Cambria Math" w:hAnsi="Cambria Math"/>
                      </w:rPr>
                      <m:t>2</m:t>
                    </m:r>
                  </m:sup>
                  <m:e>
                    <m:nary>
                      <m:naryPr>
                        <m:chr m:val="∑"/>
                        <m:limLoc m:val="undOvr"/>
                        <m:ctrlPr>
                          <w:rPr>
                            <w:rFonts w:ascii="Cambria Math" w:hAnsi="Cambria Math"/>
                            <w:i/>
                            <w:sz w:val="24"/>
                            <w:szCs w:val="24"/>
                          </w:rPr>
                        </m:ctrlPr>
                      </m:naryPr>
                      <m:sub>
                        <m:r>
                          <w:rPr>
                            <w:rFonts w:ascii="Cambria Math" w:hAnsi="Cambria Math"/>
                          </w:rPr>
                          <m:t>a=</m:t>
                        </m:r>
                        <m:sSub>
                          <m:sSubPr>
                            <m:ctrlPr>
                              <w:rPr>
                                <w:rFonts w:ascii="Cambria Math" w:hAnsi="Cambria Math"/>
                                <w:i/>
                                <w:sz w:val="24"/>
                                <w:szCs w:val="24"/>
                              </w:rPr>
                            </m:ctrlPr>
                          </m:sSubPr>
                          <m:e>
                            <m:r>
                              <w:rPr>
                                <w:rFonts w:ascii="Cambria Math" w:hAnsi="Cambria Math"/>
                              </w:rPr>
                              <m:t>a</m:t>
                            </m:r>
                          </m:e>
                          <m:sub>
                            <m:r>
                              <w:rPr>
                                <w:rFonts w:ascii="Cambria Math" w:hAnsi="Cambria Math"/>
                              </w:rPr>
                              <m:t>0</m:t>
                            </m:r>
                          </m:sub>
                        </m:sSub>
                      </m:sub>
                      <m:sup>
                        <m:r>
                          <w:rPr>
                            <w:rFonts w:ascii="Cambria Math" w:hAnsi="Cambria Math"/>
                          </w:rPr>
                          <m:t>a+</m:t>
                        </m:r>
                      </m:sup>
                      <m:e>
                        <m:sSubSup>
                          <m:sSubSupPr>
                            <m:ctrlPr>
                              <w:rPr>
                                <w:rFonts w:ascii="Cambria Math" w:hAnsi="Cambria Math"/>
                                <w:i/>
                                <w:sz w:val="24"/>
                                <w:szCs w:val="24"/>
                              </w:rPr>
                            </m:ctrlPr>
                          </m:sSubSupPr>
                          <m:e>
                            <m:r>
                              <w:rPr>
                                <w:rFonts w:ascii="Cambria Math" w:hAnsi="Cambria Math"/>
                              </w:rPr>
                              <m:t>w</m:t>
                            </m:r>
                          </m:e>
                          <m:sub>
                            <m:r>
                              <w:rPr>
                                <w:rFonts w:ascii="Cambria Math" w:hAnsi="Cambria Math"/>
                              </w:rPr>
                              <m:t>a,k</m:t>
                            </m:r>
                          </m:sub>
                          <m:sup>
                            <m:r>
                              <w:rPr>
                                <w:rFonts w:ascii="Cambria Math" w:hAnsi="Cambria Math"/>
                              </w:rPr>
                              <m:t>srv</m:t>
                            </m:r>
                          </m:sup>
                        </m:sSubSup>
                        <m:sSub>
                          <m:sSubPr>
                            <m:ctrlPr>
                              <w:rPr>
                                <w:rFonts w:ascii="Cambria Math" w:hAnsi="Cambria Math"/>
                                <w:i/>
                                <w:sz w:val="24"/>
                                <w:szCs w:val="24"/>
                              </w:rPr>
                            </m:ctrlPr>
                          </m:sSubPr>
                          <m:e>
                            <m:r>
                              <w:rPr>
                                <w:rFonts w:ascii="Cambria Math" w:hAnsi="Cambria Math"/>
                              </w:rPr>
                              <m:t>N</m:t>
                            </m:r>
                          </m:e>
                          <m:sub>
                            <m:r>
                              <w:rPr>
                                <w:rFonts w:ascii="Cambria Math" w:hAnsi="Cambria Math"/>
                              </w:rPr>
                              <m:t>t,a,k</m:t>
                            </m:r>
                          </m:sub>
                        </m:sSub>
                        <m:f>
                          <m:fPr>
                            <m:ctrlPr>
                              <w:rPr>
                                <w:rFonts w:ascii="Cambria Math" w:hAnsi="Cambria Math"/>
                                <w:i/>
                                <w:sz w:val="24"/>
                                <w:szCs w:val="24"/>
                              </w:rPr>
                            </m:ctrlPr>
                          </m:fPr>
                          <m:num>
                            <m:r>
                              <w:rPr>
                                <w:rFonts w:ascii="Cambria Math" w:hAnsi="Cambria Math"/>
                              </w:rPr>
                              <m:t>D</m:t>
                            </m:r>
                            <m:d>
                              <m:dPr>
                                <m:ctrlPr>
                                  <w:rPr>
                                    <w:rFonts w:ascii="Cambria Math" w:hAnsi="Cambria Math"/>
                                    <w:i/>
                                    <w:sz w:val="24"/>
                                    <w:szCs w:val="24"/>
                                  </w:rPr>
                                </m:ctrlPr>
                              </m:dPr>
                              <m:e>
                                <m:r>
                                  <w:rPr>
                                    <w:rFonts w:ascii="Cambria Math" w:hAnsi="Cambria Math"/>
                                  </w:rPr>
                                  <m:t>1-</m:t>
                                </m:r>
                                <m:sSub>
                                  <m:sSubPr>
                                    <m:ctrlPr>
                                      <w:rPr>
                                        <w:rFonts w:ascii="Cambria Math" w:hAnsi="Cambria Math"/>
                                        <w:i/>
                                        <w:sz w:val="24"/>
                                        <w:szCs w:val="24"/>
                                      </w:rPr>
                                    </m:ctrlPr>
                                  </m:sSubPr>
                                  <m:e>
                                    <m:r>
                                      <w:rPr>
                                        <w:rFonts w:ascii="Cambria Math" w:hAnsi="Cambria Math"/>
                                      </w:rPr>
                                      <m:t>R</m:t>
                                    </m:r>
                                  </m:e>
                                  <m:sub>
                                    <m:r>
                                      <w:rPr>
                                        <w:rFonts w:ascii="Cambria Math" w:hAnsi="Cambria Math"/>
                                      </w:rPr>
                                      <m:t>a,k</m:t>
                                    </m:r>
                                  </m:sub>
                                </m:sSub>
                              </m:e>
                            </m:d>
                            <m:sSub>
                              <m:sSubPr>
                                <m:ctrlPr>
                                  <w:rPr>
                                    <w:rFonts w:ascii="Cambria Math" w:hAnsi="Cambria Math"/>
                                    <w:i/>
                                    <w:sz w:val="24"/>
                                    <w:szCs w:val="24"/>
                                  </w:rPr>
                                </m:ctrlPr>
                              </m:sSubPr>
                              <m:e>
                                <m:r>
                                  <w:rPr>
                                    <w:rFonts w:ascii="Cambria Math" w:hAnsi="Cambria Math"/>
                                  </w:rPr>
                                  <m:t>F</m:t>
                                </m:r>
                              </m:e>
                              <m:sub>
                                <m:r>
                                  <w:rPr>
                                    <w:rFonts w:ascii="Cambria Math" w:hAnsi="Cambria Math"/>
                                  </w:rPr>
                                  <m:t>t,a,k</m:t>
                                </m:r>
                              </m:sub>
                            </m:sSub>
                          </m:num>
                          <m:den>
                            <m:sSub>
                              <m:sSubPr>
                                <m:ctrlPr>
                                  <w:rPr>
                                    <w:rFonts w:ascii="Cambria Math" w:hAnsi="Cambria Math"/>
                                    <w:i/>
                                    <w:sz w:val="24"/>
                                    <w:szCs w:val="24"/>
                                  </w:rPr>
                                </m:ctrlPr>
                              </m:sSubPr>
                              <m:e>
                                <m:r>
                                  <w:rPr>
                                    <w:rFonts w:ascii="Cambria Math" w:hAnsi="Cambria Math"/>
                                  </w:rPr>
                                  <m:t>Z</m:t>
                                </m:r>
                              </m:e>
                              <m:sub>
                                <m:r>
                                  <w:rPr>
                                    <w:rFonts w:ascii="Cambria Math" w:hAnsi="Cambria Math"/>
                                  </w:rPr>
                                  <m:t>t,a,k</m:t>
                                </m:r>
                              </m:sub>
                            </m:sSub>
                          </m:den>
                        </m:f>
                        <m:d>
                          <m:dPr>
                            <m:ctrlPr>
                              <w:rPr>
                                <w:rFonts w:ascii="Cambria Math" w:hAnsi="Cambria Math"/>
                                <w:i/>
                                <w:sz w:val="24"/>
                                <w:szCs w:val="24"/>
                              </w:rPr>
                            </m:ctrlPr>
                          </m:dPr>
                          <m:e>
                            <m:r>
                              <w:rPr>
                                <w:rFonts w:ascii="Cambria Math" w:hAnsi="Cambria Math"/>
                              </w:rPr>
                              <m:t>1-</m:t>
                            </m:r>
                            <m:sSup>
                              <m:sSupPr>
                                <m:ctrlPr>
                                  <w:rPr>
                                    <w:rFonts w:ascii="Cambria Math" w:hAnsi="Cambria Math"/>
                                    <w:i/>
                                  </w:rPr>
                                </m:ctrlPr>
                              </m:sSupPr>
                              <m:e>
                                <m:r>
                                  <w:rPr>
                                    <w:rFonts w:ascii="Cambria Math" w:hAnsi="Cambria Math"/>
                                  </w:rPr>
                                  <m:t>e</m:t>
                                </m:r>
                              </m:e>
                              <m:sup>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rPr>
                                          <m:t>-Z</m:t>
                                        </m:r>
                                      </m:e>
                                      <m:sub>
                                        <m:r>
                                          <w:rPr>
                                            <w:rFonts w:ascii="Cambria Math" w:hAnsi="Cambria Math"/>
                                          </w:rPr>
                                          <m:t>t,a,k</m:t>
                                        </m:r>
                                      </m:sub>
                                    </m:sSub>
                                  </m:e>
                                </m:d>
                              </m:sup>
                            </m:sSup>
                          </m:e>
                        </m:d>
                      </m:e>
                    </m:nary>
                  </m:e>
                </m:nary>
                <m:r>
                  <w:rPr>
                    <w:rFonts w:ascii="Cambria Math" w:hAnsi="Cambria Math"/>
                    <w:sz w:val="24"/>
                    <w:szCs w:val="24"/>
                  </w:rPr>
                  <m:t xml:space="preserve"> .</m:t>
                </m:r>
              </m:oMath>
            </m:oMathPara>
          </w:p>
        </w:tc>
        <w:tc>
          <w:tcPr>
            <w:tcW w:w="895" w:type="dxa"/>
            <w:vAlign w:val="center"/>
          </w:tcPr>
          <w:p w14:paraId="02001181" w14:textId="708DD09A" w:rsidR="00F24A63" w:rsidRPr="004636D3" w:rsidRDefault="00F24A63" w:rsidP="008F2A7B">
            <w:pPr>
              <w:pStyle w:val="Caption"/>
            </w:pPr>
            <w:r w:rsidRPr="004636D3">
              <w:t>(</w:t>
            </w:r>
            <w:r w:rsidR="00BD6C31">
              <w:t>20</w:t>
            </w:r>
            <w:r w:rsidRPr="004636D3">
              <w:t>)</w:t>
            </w:r>
          </w:p>
        </w:tc>
      </w:tr>
    </w:tbl>
    <w:p w14:paraId="0D1484F4" w14:textId="4FFE41E8" w:rsidR="00EB31C7" w:rsidRPr="004636D3" w:rsidRDefault="00EB31C7" w:rsidP="008F2A7B">
      <w:pPr>
        <w:autoSpaceDE w:val="0"/>
        <w:autoSpaceDN w:val="0"/>
        <w:adjustRightInd w:val="0"/>
      </w:pPr>
      <w:r w:rsidRPr="004636D3">
        <w:t>Predicted survey length compositions are calculated using the sex-specific age-length keys (</w:t>
      </w:r>
      <w:r w:rsidRPr="004636D3">
        <w:rPr>
          <w:rFonts w:ascii="Cambria Math" w:eastAsia="CambriaMath" w:hAnsi="Cambria Math" w:cs="Cambria Math"/>
        </w:rPr>
        <w:t>𝛬</w:t>
      </w:r>
      <w:r w:rsidRPr="004636D3">
        <w:rPr>
          <w:rFonts w:ascii="Cambria Math" w:eastAsia="CambriaMath" w:hAnsi="Cambria Math" w:cs="Cambria Math"/>
          <w:vertAlign w:val="subscript"/>
        </w:rPr>
        <w:t>𝑎</w:t>
      </w:r>
      <w:r w:rsidRPr="004636D3">
        <w:rPr>
          <w:rFonts w:ascii="CambriaMath" w:eastAsia="CambriaMath" w:cs="CambriaMath"/>
          <w:vertAlign w:val="subscript"/>
        </w:rPr>
        <w:t>,</w:t>
      </w:r>
      <w:r w:rsidRPr="004636D3">
        <w:rPr>
          <w:rFonts w:ascii="Cambria Math" w:eastAsia="CambriaMath" w:hAnsi="Cambria Math" w:cs="Cambria Math"/>
          <w:vertAlign w:val="subscript"/>
        </w:rPr>
        <w:t>𝑙</w:t>
      </w:r>
      <w:r w:rsidRPr="004636D3">
        <w:rPr>
          <w:rFonts w:ascii="CambriaMath" w:eastAsia="CambriaMath" w:cs="CambriaMath"/>
          <w:vertAlign w:val="subscript"/>
        </w:rPr>
        <w:t>,</w:t>
      </w:r>
      <w:r w:rsidRPr="004636D3">
        <w:rPr>
          <w:rFonts w:ascii="Cambria Math" w:eastAsia="CambriaMath" w:hAnsi="Cambria Math" w:cs="Cambria Math"/>
          <w:vertAlign w:val="subscript"/>
        </w:rPr>
        <w:t>𝑘</w:t>
      </w:r>
      <w:r w:rsidRPr="004636D3">
        <w:t>), such that</w:t>
      </w:r>
      <w:r w:rsidR="00F471F1">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7EFF2AFC" w14:textId="77777777" w:rsidTr="00430C74">
        <w:tc>
          <w:tcPr>
            <w:tcW w:w="715" w:type="dxa"/>
          </w:tcPr>
          <w:p w14:paraId="2F03E02B" w14:textId="77777777" w:rsidR="00F24A63" w:rsidRPr="004636D3" w:rsidRDefault="00F24A63" w:rsidP="008F2A7B">
            <w:pPr>
              <w:pStyle w:val="Caption"/>
              <w:ind w:firstLine="0"/>
            </w:pPr>
          </w:p>
        </w:tc>
        <w:tc>
          <w:tcPr>
            <w:tcW w:w="7740" w:type="dxa"/>
          </w:tcPr>
          <w:p w14:paraId="42BBADB5" w14:textId="22C802EF" w:rsidR="00F24A63" w:rsidRPr="004636D3" w:rsidRDefault="00000000" w:rsidP="008F2A7B">
            <w:pPr>
              <w:pStyle w:val="Caption"/>
              <w:ind w:firstLine="0"/>
            </w:pPr>
            <m:oMathPara>
              <m:oMath>
                <m:sSubSup>
                  <m:sSubSupPr>
                    <m:ctrlPr>
                      <w:rPr>
                        <w:rFonts w:ascii="Cambria Math" w:hAnsi="Cambria Math"/>
                        <w:i/>
                        <w:sz w:val="24"/>
                        <w:szCs w:val="24"/>
                      </w:rPr>
                    </m:ctrlPr>
                  </m:sSubSupPr>
                  <m:e>
                    <m:acc>
                      <m:accPr>
                        <m:ctrlPr>
                          <w:rPr>
                            <w:rFonts w:ascii="Cambria Math" w:hAnsi="Cambria Math"/>
                            <w:i/>
                            <w:sz w:val="24"/>
                            <w:szCs w:val="24"/>
                          </w:rPr>
                        </m:ctrlPr>
                      </m:accPr>
                      <m:e>
                        <m:r>
                          <w:rPr>
                            <w:rFonts w:ascii="Cambria Math" w:hAnsi="Cambria Math"/>
                          </w:rPr>
                          <m:t>P</m:t>
                        </m:r>
                      </m:e>
                    </m:acc>
                  </m:e>
                  <m:sub>
                    <m:r>
                      <w:rPr>
                        <w:rFonts w:ascii="Cambria Math" w:hAnsi="Cambria Math"/>
                      </w:rPr>
                      <m:t>t,l,k</m:t>
                    </m:r>
                  </m:sub>
                  <m:sup>
                    <m:r>
                      <w:rPr>
                        <w:rFonts w:ascii="Cambria Math" w:hAnsi="Cambria Math"/>
                      </w:rPr>
                      <m:t>srv</m:t>
                    </m:r>
                  </m:sup>
                </m:sSubSup>
                <m:r>
                  <w:rPr>
                    <w:rFonts w:ascii="Cambria Math" w:hAnsi="Cambria Math"/>
                  </w:rPr>
                  <m:t>=</m:t>
                </m:r>
                <m:sSub>
                  <m:sSubPr>
                    <m:ctrlPr>
                      <w:rPr>
                        <w:rFonts w:ascii="Cambria Math" w:hAnsi="Cambria Math"/>
                        <w:i/>
                        <w:sz w:val="24"/>
                        <w:szCs w:val="24"/>
                      </w:rPr>
                    </m:ctrlPr>
                  </m:sSubPr>
                  <m:e>
                    <m:r>
                      <w:rPr>
                        <w:rFonts w:ascii="Cambria Math" w:eastAsia="CambriaMath" w:hAnsi="Cambria Math" w:cs="Cambria Math"/>
                      </w:rPr>
                      <m:t>Λ</m:t>
                    </m:r>
                  </m:e>
                  <m:sub>
                    <m:r>
                      <w:rPr>
                        <w:rFonts w:ascii="Cambria Math" w:hAnsi="Cambria Math"/>
                      </w:rPr>
                      <m:t>a,l,k</m:t>
                    </m:r>
                  </m:sub>
                </m:sSub>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rPr>
                          <m:t>N</m:t>
                        </m:r>
                      </m:e>
                      <m:sub>
                        <m:r>
                          <w:rPr>
                            <w:rFonts w:ascii="Cambria Math" w:hAnsi="Cambria Math"/>
                          </w:rPr>
                          <m:t>t,a,k</m:t>
                        </m:r>
                      </m:sub>
                    </m:sSub>
                    <m:sSubSup>
                      <m:sSubSupPr>
                        <m:ctrlPr>
                          <w:rPr>
                            <w:rFonts w:ascii="Cambria Math" w:hAnsi="Cambria Math"/>
                            <w:i/>
                            <w:sz w:val="24"/>
                            <w:szCs w:val="24"/>
                          </w:rPr>
                        </m:ctrlPr>
                      </m:sSubSupPr>
                      <m:e>
                        <m:r>
                          <w:rPr>
                            <w:rFonts w:ascii="Cambria Math" w:hAnsi="Cambria Math"/>
                          </w:rPr>
                          <m:t>s</m:t>
                        </m:r>
                      </m:e>
                      <m:sub>
                        <m:r>
                          <w:rPr>
                            <w:rFonts w:ascii="Cambria Math" w:hAnsi="Cambria Math"/>
                          </w:rPr>
                          <m:t>a,k</m:t>
                        </m:r>
                      </m:sub>
                      <m:sup>
                        <m:r>
                          <w:rPr>
                            <w:rFonts w:ascii="Cambria Math" w:hAnsi="Cambria Math"/>
                          </w:rPr>
                          <m:t>srv</m:t>
                        </m:r>
                      </m:sup>
                    </m:sSubSup>
                  </m:num>
                  <m:den>
                    <m:nary>
                      <m:naryPr>
                        <m:chr m:val="∑"/>
                        <m:limLoc m:val="subSup"/>
                        <m:ctrlPr>
                          <w:rPr>
                            <w:rFonts w:ascii="Cambria Math" w:hAnsi="Cambria Math"/>
                            <w:i/>
                            <w:sz w:val="24"/>
                            <w:szCs w:val="24"/>
                          </w:rPr>
                        </m:ctrlPr>
                      </m:naryPr>
                      <m:sub>
                        <m:r>
                          <w:rPr>
                            <w:rFonts w:ascii="Cambria Math" w:hAnsi="Cambria Math"/>
                          </w:rPr>
                          <m:t>a=</m:t>
                        </m:r>
                        <m:sSub>
                          <m:sSubPr>
                            <m:ctrlPr>
                              <w:rPr>
                                <w:rFonts w:ascii="Cambria Math" w:hAnsi="Cambria Math"/>
                                <w:i/>
                                <w:sz w:val="24"/>
                                <w:szCs w:val="24"/>
                              </w:rPr>
                            </m:ctrlPr>
                          </m:sSubPr>
                          <m:e>
                            <m:r>
                              <w:rPr>
                                <w:rFonts w:ascii="Cambria Math" w:hAnsi="Cambria Math"/>
                              </w:rPr>
                              <m:t>a</m:t>
                            </m:r>
                          </m:e>
                          <m:sub>
                            <m:r>
                              <w:rPr>
                                <w:rFonts w:ascii="Cambria Math" w:hAnsi="Cambria Math"/>
                              </w:rPr>
                              <m:t>0</m:t>
                            </m:r>
                          </m:sub>
                        </m:sSub>
                      </m:sub>
                      <m:sup>
                        <m:r>
                          <w:rPr>
                            <w:rFonts w:ascii="Cambria Math" w:hAnsi="Cambria Math"/>
                          </w:rPr>
                          <m:t>a+</m:t>
                        </m:r>
                      </m:sup>
                      <m:e>
                        <m:sSub>
                          <m:sSubPr>
                            <m:ctrlPr>
                              <w:rPr>
                                <w:rFonts w:ascii="Cambria Math" w:hAnsi="Cambria Math"/>
                                <w:i/>
                                <w:sz w:val="24"/>
                                <w:szCs w:val="24"/>
                              </w:rPr>
                            </m:ctrlPr>
                          </m:sSubPr>
                          <m:e>
                            <m:r>
                              <w:rPr>
                                <w:rFonts w:ascii="Cambria Math" w:hAnsi="Cambria Math"/>
                              </w:rPr>
                              <m:t>N</m:t>
                            </m:r>
                          </m:e>
                          <m:sub>
                            <m:r>
                              <w:rPr>
                                <w:rFonts w:ascii="Cambria Math" w:hAnsi="Cambria Math"/>
                              </w:rPr>
                              <m:t>t,a,k</m:t>
                            </m:r>
                          </m:sub>
                        </m:sSub>
                        <m:sSubSup>
                          <m:sSubSupPr>
                            <m:ctrlPr>
                              <w:rPr>
                                <w:rFonts w:ascii="Cambria Math" w:hAnsi="Cambria Math"/>
                                <w:i/>
                                <w:sz w:val="24"/>
                                <w:szCs w:val="24"/>
                              </w:rPr>
                            </m:ctrlPr>
                          </m:sSubSupPr>
                          <m:e>
                            <m:r>
                              <w:rPr>
                                <w:rFonts w:ascii="Cambria Math" w:hAnsi="Cambria Math"/>
                              </w:rPr>
                              <m:t>s</m:t>
                            </m:r>
                          </m:e>
                          <m:sub>
                            <m:r>
                              <w:rPr>
                                <w:rFonts w:ascii="Cambria Math" w:hAnsi="Cambria Math"/>
                              </w:rPr>
                              <m:t>a,k</m:t>
                            </m:r>
                          </m:sub>
                          <m:sup>
                            <m:r>
                              <w:rPr>
                                <w:rFonts w:ascii="Cambria Math" w:hAnsi="Cambria Math"/>
                              </w:rPr>
                              <m:t>srv</m:t>
                            </m:r>
                          </m:sup>
                        </m:sSubSup>
                      </m:e>
                    </m:nary>
                  </m:den>
                </m:f>
                <m:r>
                  <w:rPr>
                    <w:rFonts w:ascii="Cambria Math" w:hAnsi="Cambria Math"/>
                    <w:sz w:val="24"/>
                    <w:szCs w:val="24"/>
                  </w:rPr>
                  <m:t xml:space="preserve"> .</m:t>
                </m:r>
              </m:oMath>
            </m:oMathPara>
          </w:p>
        </w:tc>
        <w:tc>
          <w:tcPr>
            <w:tcW w:w="895" w:type="dxa"/>
            <w:vAlign w:val="center"/>
          </w:tcPr>
          <w:p w14:paraId="700EB33D" w14:textId="117BD53F" w:rsidR="00F24A63" w:rsidRPr="004636D3" w:rsidRDefault="00F24A63" w:rsidP="008F2A7B">
            <w:pPr>
              <w:pStyle w:val="Caption"/>
            </w:pPr>
            <w:r w:rsidRPr="004636D3">
              <w:t>(2</w:t>
            </w:r>
            <w:r w:rsidR="00BD6C31">
              <w:t>1</w:t>
            </w:r>
            <w:r w:rsidRPr="004636D3">
              <w:t>)</w:t>
            </w:r>
          </w:p>
        </w:tc>
      </w:tr>
    </w:tbl>
    <w:p w14:paraId="25C6853E" w14:textId="4A17CFAA" w:rsidR="00EB31C7" w:rsidRPr="004636D3" w:rsidRDefault="00EB31C7" w:rsidP="008F2A7B">
      <w:pPr>
        <w:autoSpaceDE w:val="0"/>
        <w:autoSpaceDN w:val="0"/>
        <w:adjustRightInd w:val="0"/>
      </w:pPr>
      <w:r w:rsidRPr="004636D3">
        <w:t>Similarly, fishery length compositions are calculated as</w:t>
      </w:r>
      <w:r w:rsidR="00F471F1">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0335D0BA" w14:textId="77777777" w:rsidTr="00430C74">
        <w:tc>
          <w:tcPr>
            <w:tcW w:w="715" w:type="dxa"/>
          </w:tcPr>
          <w:p w14:paraId="65C30E3A" w14:textId="77777777" w:rsidR="00F24A63" w:rsidRPr="004636D3" w:rsidRDefault="00F24A63" w:rsidP="008F2A7B">
            <w:pPr>
              <w:pStyle w:val="Caption"/>
              <w:ind w:firstLine="0"/>
            </w:pPr>
          </w:p>
        </w:tc>
        <w:tc>
          <w:tcPr>
            <w:tcW w:w="7740" w:type="dxa"/>
          </w:tcPr>
          <w:p w14:paraId="0705B5D1" w14:textId="69A5B926" w:rsidR="00F24A63" w:rsidRPr="004636D3" w:rsidRDefault="00000000" w:rsidP="008F2A7B">
            <w:pPr>
              <w:pStyle w:val="Caption"/>
              <w:ind w:firstLine="0"/>
            </w:pPr>
            <m:oMathPara>
              <m:oMath>
                <m:sSubSup>
                  <m:sSubSupPr>
                    <m:ctrlPr>
                      <w:rPr>
                        <w:rFonts w:ascii="Cambria Math" w:hAnsi="Cambria Math"/>
                        <w:i/>
                        <w:sz w:val="24"/>
                        <w:szCs w:val="24"/>
                      </w:rPr>
                    </m:ctrlPr>
                  </m:sSubSupPr>
                  <m:e>
                    <m:acc>
                      <m:accPr>
                        <m:ctrlPr>
                          <w:rPr>
                            <w:rFonts w:ascii="Cambria Math" w:hAnsi="Cambria Math"/>
                            <w:i/>
                            <w:sz w:val="24"/>
                            <w:szCs w:val="24"/>
                          </w:rPr>
                        </m:ctrlPr>
                      </m:accPr>
                      <m:e>
                        <m:r>
                          <w:rPr>
                            <w:rFonts w:ascii="Cambria Math" w:hAnsi="Cambria Math"/>
                          </w:rPr>
                          <m:t>P</m:t>
                        </m:r>
                      </m:e>
                    </m:acc>
                  </m:e>
                  <m:sub>
                    <m:r>
                      <w:rPr>
                        <w:rFonts w:ascii="Cambria Math" w:hAnsi="Cambria Math"/>
                      </w:rPr>
                      <m:t>t,l,k</m:t>
                    </m:r>
                  </m:sub>
                  <m:sup>
                    <m:r>
                      <w:rPr>
                        <w:rFonts w:ascii="Cambria Math" w:hAnsi="Cambria Math"/>
                      </w:rPr>
                      <m:t>fsh</m:t>
                    </m:r>
                  </m:sup>
                </m:sSubSup>
                <m:r>
                  <w:rPr>
                    <w:rFonts w:ascii="Cambria Math" w:hAnsi="Cambria Math"/>
                  </w:rPr>
                  <m:t>=</m:t>
                </m:r>
                <m:sSub>
                  <m:sSubPr>
                    <m:ctrlPr>
                      <w:rPr>
                        <w:rFonts w:ascii="Cambria Math" w:hAnsi="Cambria Math"/>
                        <w:i/>
                        <w:sz w:val="24"/>
                        <w:szCs w:val="24"/>
                      </w:rPr>
                    </m:ctrlPr>
                  </m:sSubPr>
                  <m:e>
                    <m:r>
                      <w:rPr>
                        <w:rFonts w:ascii="Cambria Math" w:eastAsia="CambriaMath" w:hAnsi="Cambria Math" w:cs="Cambria Math"/>
                      </w:rPr>
                      <m:t>Λ</m:t>
                    </m:r>
                  </m:e>
                  <m:sub>
                    <m:r>
                      <w:rPr>
                        <w:rFonts w:ascii="Cambria Math" w:hAnsi="Cambria Math"/>
                      </w:rPr>
                      <m:t>a,l,k</m:t>
                    </m:r>
                  </m:sub>
                </m:sSub>
                <m:f>
                  <m:fPr>
                    <m:ctrlPr>
                      <w:rPr>
                        <w:rFonts w:ascii="Cambria Math" w:hAnsi="Cambria Math"/>
                        <w:i/>
                        <w:sz w:val="24"/>
                        <w:szCs w:val="24"/>
                      </w:rPr>
                    </m:ctrlPr>
                  </m:fPr>
                  <m:num>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rPr>
                              <m:t>C</m:t>
                            </m:r>
                          </m:e>
                        </m:acc>
                      </m:e>
                      <m:sub>
                        <m:r>
                          <w:rPr>
                            <w:rFonts w:ascii="Cambria Math" w:hAnsi="Cambria Math"/>
                          </w:rPr>
                          <m:t>t,a,k</m:t>
                        </m:r>
                      </m:sub>
                    </m:sSub>
                  </m:num>
                  <m:den>
                    <m:nary>
                      <m:naryPr>
                        <m:chr m:val="∑"/>
                        <m:limLoc m:val="subSup"/>
                        <m:ctrlPr>
                          <w:rPr>
                            <w:rFonts w:ascii="Cambria Math" w:hAnsi="Cambria Math"/>
                            <w:i/>
                            <w:sz w:val="24"/>
                            <w:szCs w:val="24"/>
                          </w:rPr>
                        </m:ctrlPr>
                      </m:naryPr>
                      <m:sub>
                        <m:r>
                          <w:rPr>
                            <w:rFonts w:ascii="Cambria Math" w:hAnsi="Cambria Math"/>
                          </w:rPr>
                          <m:t>a=</m:t>
                        </m:r>
                        <m:sSub>
                          <m:sSubPr>
                            <m:ctrlPr>
                              <w:rPr>
                                <w:rFonts w:ascii="Cambria Math" w:hAnsi="Cambria Math"/>
                                <w:i/>
                                <w:sz w:val="24"/>
                                <w:szCs w:val="24"/>
                              </w:rPr>
                            </m:ctrlPr>
                          </m:sSubPr>
                          <m:e>
                            <m:r>
                              <w:rPr>
                                <w:rFonts w:ascii="Cambria Math" w:hAnsi="Cambria Math"/>
                              </w:rPr>
                              <m:t>a</m:t>
                            </m:r>
                          </m:e>
                          <m:sub>
                            <m:r>
                              <w:rPr>
                                <w:rFonts w:ascii="Cambria Math" w:hAnsi="Cambria Math"/>
                              </w:rPr>
                              <m:t>0</m:t>
                            </m:r>
                          </m:sub>
                        </m:sSub>
                      </m:sub>
                      <m:sup>
                        <m:r>
                          <w:rPr>
                            <w:rFonts w:ascii="Cambria Math" w:hAnsi="Cambria Math"/>
                          </w:rPr>
                          <m:t>a+</m:t>
                        </m:r>
                      </m:sup>
                      <m:e>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rPr>
                                  <m:t>C</m:t>
                                </m:r>
                              </m:e>
                            </m:acc>
                          </m:e>
                          <m:sub>
                            <m:r>
                              <w:rPr>
                                <w:rFonts w:ascii="Cambria Math" w:hAnsi="Cambria Math"/>
                              </w:rPr>
                              <m:t>t,a,k</m:t>
                            </m:r>
                          </m:sub>
                        </m:sSub>
                      </m:e>
                    </m:nary>
                  </m:den>
                </m:f>
                <m:r>
                  <w:rPr>
                    <w:rFonts w:ascii="Cambria Math" w:hAnsi="Cambria Math"/>
                    <w:sz w:val="24"/>
                    <w:szCs w:val="24"/>
                  </w:rPr>
                  <m:t xml:space="preserve"> .</m:t>
                </m:r>
              </m:oMath>
            </m:oMathPara>
          </w:p>
        </w:tc>
        <w:tc>
          <w:tcPr>
            <w:tcW w:w="895" w:type="dxa"/>
            <w:vAlign w:val="center"/>
          </w:tcPr>
          <w:p w14:paraId="4AA0504F" w14:textId="4CB135B1" w:rsidR="00F24A63" w:rsidRPr="004636D3" w:rsidRDefault="00F24A63" w:rsidP="008F2A7B">
            <w:pPr>
              <w:pStyle w:val="Caption"/>
            </w:pPr>
            <w:r w:rsidRPr="004636D3">
              <w:t>(2</w:t>
            </w:r>
            <w:r w:rsidR="00BD6C31">
              <w:t>2</w:t>
            </w:r>
            <w:r w:rsidRPr="004636D3">
              <w:t>)</w:t>
            </w:r>
          </w:p>
        </w:tc>
      </w:tr>
    </w:tbl>
    <w:p w14:paraId="7EEFDB28" w14:textId="77777777" w:rsidR="00EB31C7" w:rsidRPr="004636D3" w:rsidRDefault="00EB31C7" w:rsidP="008F2A7B">
      <w:pPr>
        <w:pStyle w:val="Heading3"/>
        <w:jc w:val="both"/>
      </w:pPr>
      <w:bookmarkStart w:id="89" w:name="_Toc204677380"/>
      <w:r w:rsidRPr="004636D3">
        <w:rPr>
          <w:sz w:val="28"/>
          <w:szCs w:val="28"/>
        </w:rPr>
        <w:t>B</w:t>
      </w:r>
      <w:r w:rsidRPr="004636D3">
        <w:t xml:space="preserve">IOLOGICAL </w:t>
      </w:r>
      <w:r w:rsidRPr="004636D3">
        <w:rPr>
          <w:sz w:val="28"/>
          <w:szCs w:val="28"/>
        </w:rPr>
        <w:t>R</w:t>
      </w:r>
      <w:r w:rsidRPr="004636D3">
        <w:t xml:space="preserve">EFERENCE </w:t>
      </w:r>
      <w:r w:rsidRPr="004636D3">
        <w:rPr>
          <w:sz w:val="28"/>
          <w:szCs w:val="28"/>
        </w:rPr>
        <w:t>P</w:t>
      </w:r>
      <w:r w:rsidRPr="004636D3">
        <w:t>OINTS</w:t>
      </w:r>
      <w:bookmarkEnd w:id="89"/>
    </w:p>
    <w:p w14:paraId="0069553E" w14:textId="77777777" w:rsidR="00F471F1" w:rsidRDefault="00F471F1" w:rsidP="008F2A7B">
      <w:pPr>
        <w:pStyle w:val="FirstParagraph"/>
        <w:jc w:val="both"/>
      </w:pPr>
      <w:r>
        <w:t>Biological reference points for NSEI sablefish were developed for the SCAA model following the federal assessment ADMB code (D. Hanselman, Fisheries Research Biologist, NOAA, Juneau, personal communication, April 2019). They are based on spawning potential ratio (SPR), or the average fecundity of a recruit over its lifetime divided by the average fecundity of a recruit over its lifetime when the stock is unfished. Spawning stock biomass is used as a proxy for fecundity, which assumes that weight-at-age and fecundity-at-age are proportionally related.</w:t>
      </w:r>
    </w:p>
    <w:p w14:paraId="3D9CE143" w14:textId="3493B4F4" w:rsidR="008B3BAB" w:rsidRPr="00F471F1" w:rsidRDefault="00F471F1" w:rsidP="008F2A7B">
      <w:pPr>
        <w:pStyle w:val="BodyText"/>
        <w:rPr>
          <w:sz w:val="24"/>
          <w:szCs w:val="28"/>
        </w:rPr>
      </w:pPr>
      <w:r w:rsidRPr="00F471F1">
        <w:rPr>
          <w:sz w:val="24"/>
          <w:szCs w:val="28"/>
        </w:rPr>
        <w:t>The theoretical numbers-at-age per recruit (</w:t>
      </w:r>
      <m:oMath>
        <m:sSubSup>
          <m:sSubSupPr>
            <m:ctrlPr>
              <w:rPr>
                <w:rFonts w:ascii="Cambria Math" w:hAnsi="Cambria Math"/>
                <w:sz w:val="24"/>
                <w:szCs w:val="28"/>
              </w:rPr>
            </m:ctrlPr>
          </m:sSubSupPr>
          <m:e>
            <m:r>
              <w:rPr>
                <w:rFonts w:ascii="Cambria Math" w:hAnsi="Cambria Math"/>
                <w:sz w:val="24"/>
                <w:szCs w:val="28"/>
              </w:rPr>
              <m:t>N</m:t>
            </m:r>
          </m:e>
          <m:sub>
            <m:r>
              <w:rPr>
                <w:rFonts w:ascii="Cambria Math" w:hAnsi="Cambria Math"/>
                <w:sz w:val="24"/>
                <w:szCs w:val="28"/>
              </w:rPr>
              <m:t>a</m:t>
            </m:r>
          </m:sub>
          <m:sup>
            <m:r>
              <w:rPr>
                <w:rFonts w:ascii="Cambria Math" w:hAnsi="Cambria Math"/>
                <w:sz w:val="24"/>
                <w:szCs w:val="28"/>
              </w:rPr>
              <m:t>SPR</m:t>
            </m:r>
          </m:sup>
        </m:sSubSup>
      </m:oMath>
      <w:r w:rsidRPr="00F471F1">
        <w:rPr>
          <w:sz w:val="24"/>
          <w:szCs w:val="28"/>
        </w:rPr>
        <w:t xml:space="preserve">) under the current harvest policy </w:t>
      </w:r>
      <m:oMath>
        <m:sSub>
          <m:sSubPr>
            <m:ctrlPr>
              <w:rPr>
                <w:rFonts w:ascii="Cambria Math" w:hAnsi="Cambria Math"/>
                <w:sz w:val="24"/>
                <w:szCs w:val="28"/>
              </w:rPr>
            </m:ctrlPr>
          </m:sSubPr>
          <m:e>
            <m:r>
              <w:rPr>
                <w:rFonts w:ascii="Cambria Math" w:hAnsi="Cambria Math"/>
                <w:sz w:val="24"/>
                <w:szCs w:val="28"/>
              </w:rPr>
              <m:t>F</m:t>
            </m:r>
          </m:e>
          <m:sub>
            <m:r>
              <w:rPr>
                <w:rFonts w:ascii="Cambria Math" w:hAnsi="Cambria Math"/>
                <w:sz w:val="24"/>
                <w:szCs w:val="28"/>
              </w:rPr>
              <m:t>50</m:t>
            </m:r>
          </m:sub>
        </m:sSub>
      </m:oMath>
      <w:r w:rsidRPr="00F471F1">
        <w:rPr>
          <w:sz w:val="24"/>
          <w:szCs w:val="28"/>
        </w:rPr>
        <w:t xml:space="preserve"> (the fishing mortality that results in an SPR of 50%) is initialized with 1, then populated assuming the most recent year’s values (</w:t>
      </w:r>
      <w:r w:rsidRPr="00F471F1">
        <w:rPr>
          <w:i/>
          <w:iCs/>
          <w:sz w:val="24"/>
          <w:szCs w:val="28"/>
        </w:rPr>
        <w:t>T</w:t>
      </w:r>
      <w:r w:rsidRPr="00F471F1">
        <w:rPr>
          <w:sz w:val="24"/>
          <w:szCs w:val="28"/>
        </w:rPr>
        <w:t xml:space="preserve">) for female fishery selectivity-at-age and estimated </w:t>
      </w:r>
      <m:oMath>
        <m:sSub>
          <m:sSubPr>
            <m:ctrlPr>
              <w:rPr>
                <w:rFonts w:ascii="Cambria Math" w:hAnsi="Cambria Math"/>
                <w:sz w:val="24"/>
                <w:szCs w:val="28"/>
              </w:rPr>
            </m:ctrlPr>
          </m:sSubPr>
          <m:e>
            <m:r>
              <w:rPr>
                <w:rFonts w:ascii="Cambria Math" w:hAnsi="Cambria Math"/>
                <w:sz w:val="24"/>
                <w:szCs w:val="28"/>
              </w:rPr>
              <m:t>F</m:t>
            </m:r>
          </m:e>
          <m:sub>
            <m:r>
              <w:rPr>
                <w:rFonts w:ascii="Cambria Math" w:hAnsi="Cambria Math"/>
                <w:sz w:val="24"/>
                <w:szCs w:val="28"/>
              </w:rPr>
              <m:t>50</m:t>
            </m:r>
          </m:sub>
        </m:sSub>
      </m:oMath>
      <w:r w:rsidRPr="00F471F1">
        <w:rPr>
          <w:sz w:val="24"/>
          <w:szCs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
        <w:gridCol w:w="8460"/>
        <w:gridCol w:w="620"/>
      </w:tblGrid>
      <w:tr w:rsidR="00AA69A8" w:rsidRPr="004636D3" w14:paraId="3F4E0FE6" w14:textId="77777777" w:rsidTr="00A92604">
        <w:tc>
          <w:tcPr>
            <w:tcW w:w="270" w:type="dxa"/>
          </w:tcPr>
          <w:p w14:paraId="15DF74B9" w14:textId="77777777" w:rsidR="00430C74" w:rsidRPr="004636D3" w:rsidRDefault="00430C74" w:rsidP="008F2A7B">
            <w:pPr>
              <w:pStyle w:val="Caption"/>
              <w:ind w:firstLine="0"/>
            </w:pPr>
          </w:p>
        </w:tc>
        <w:tc>
          <w:tcPr>
            <w:tcW w:w="8460" w:type="dxa"/>
          </w:tcPr>
          <w:p w14:paraId="388DA630" w14:textId="064588F2" w:rsidR="00430C74" w:rsidRPr="004636D3" w:rsidRDefault="00000000" w:rsidP="008F2A7B">
            <w:pPr>
              <w:pStyle w:val="Caption"/>
              <w:ind w:firstLine="0"/>
            </w:pPr>
            <m:oMathPara>
              <m:oMath>
                <m:sSubSup>
                  <m:sSubSupPr>
                    <m:ctrlPr>
                      <w:rPr>
                        <w:rFonts w:ascii="Cambria Math" w:hAnsi="Cambria Math"/>
                        <w:i/>
                        <w:sz w:val="20"/>
                      </w:rPr>
                    </m:ctrlPr>
                  </m:sSubSupPr>
                  <m:e>
                    <m:r>
                      <w:rPr>
                        <w:rFonts w:ascii="Cambria Math" w:hAnsi="Cambria Math"/>
                        <w:sz w:val="20"/>
                      </w:rPr>
                      <m:t>N</m:t>
                    </m:r>
                  </m:e>
                  <m:sub>
                    <m:r>
                      <w:rPr>
                        <w:rFonts w:ascii="Cambria Math" w:hAnsi="Cambria Math"/>
                        <w:sz w:val="20"/>
                      </w:rPr>
                      <m:t>a</m:t>
                    </m:r>
                  </m:sub>
                  <m:sup>
                    <m:r>
                      <w:rPr>
                        <w:rFonts w:ascii="Cambria Math" w:hAnsi="Cambria Math"/>
                        <w:sz w:val="20"/>
                      </w:rPr>
                      <m:t>SPR50</m:t>
                    </m:r>
                  </m:sup>
                </m:sSubSup>
                <m:r>
                  <w:rPr>
                    <w:rFonts w:ascii="Cambria Math" w:hAnsi="Cambria Math"/>
                    <w:sz w:val="20"/>
                  </w:rPr>
                  <m:t xml:space="preserve">    =</m:t>
                </m:r>
                <m:d>
                  <m:dPr>
                    <m:begChr m:val="{"/>
                    <m:endChr m:val=""/>
                    <m:ctrlPr>
                      <w:rPr>
                        <w:rFonts w:ascii="Cambria Math" w:hAnsi="Cambria Math"/>
                        <w:i/>
                        <w:sz w:val="20"/>
                      </w:rPr>
                    </m:ctrlPr>
                  </m:dPr>
                  <m:e>
                    <m:eqArr>
                      <m:eqArrPr>
                        <m:objDist m:val="1"/>
                        <m:ctrlPr>
                          <w:rPr>
                            <w:rFonts w:ascii="Cambria Math" w:hAnsi="Cambria Math"/>
                            <w:i/>
                            <w:sz w:val="20"/>
                          </w:rPr>
                        </m:ctrlPr>
                      </m:eqArrPr>
                      <m:e>
                        <m:r>
                          <w:rPr>
                            <w:rFonts w:ascii="Cambria Math" w:hAnsi="Cambria Math"/>
                            <w:sz w:val="20"/>
                          </w:rPr>
                          <m:t>1                                                                                                                                                       a=</m:t>
                        </m:r>
                        <m:sSub>
                          <m:sSubPr>
                            <m:ctrlPr>
                              <w:rPr>
                                <w:rFonts w:ascii="Cambria Math" w:hAnsi="Cambria Math"/>
                                <w:i/>
                                <w:sz w:val="20"/>
                              </w:rPr>
                            </m:ctrlPr>
                          </m:sSubPr>
                          <m:e>
                            <m:r>
                              <w:rPr>
                                <w:rFonts w:ascii="Cambria Math" w:hAnsi="Cambria Math"/>
                                <w:sz w:val="20"/>
                              </w:rPr>
                              <m:t>a</m:t>
                            </m:r>
                          </m:e>
                          <m:sub>
                            <m:r>
                              <w:rPr>
                                <w:rFonts w:ascii="Cambria Math" w:hAnsi="Cambria Math"/>
                                <w:sz w:val="20"/>
                              </w:rPr>
                              <m:t>0</m:t>
                            </m:r>
                          </m:sub>
                        </m:sSub>
                      </m:e>
                      <m:e>
                        <m:sSubSup>
                          <m:sSubSupPr>
                            <m:ctrlPr>
                              <w:rPr>
                                <w:rFonts w:ascii="Cambria Math" w:hAnsi="Cambria Math"/>
                                <w:i/>
                                <w:sz w:val="20"/>
                              </w:rPr>
                            </m:ctrlPr>
                          </m:sSubSupPr>
                          <m:e>
                            <m:r>
                              <w:rPr>
                                <w:rFonts w:ascii="Cambria Math" w:hAnsi="Cambria Math"/>
                                <w:sz w:val="20"/>
                              </w:rPr>
                              <m:t>N</m:t>
                            </m:r>
                          </m:e>
                          <m:sub>
                            <m:r>
                              <w:rPr>
                                <w:rFonts w:ascii="Cambria Math" w:hAnsi="Cambria Math"/>
                                <w:sz w:val="20"/>
                              </w:rPr>
                              <m:t>a-1</m:t>
                            </m:r>
                          </m:sub>
                          <m:sup>
                            <m:r>
                              <w:rPr>
                                <w:rFonts w:ascii="Cambria Math" w:hAnsi="Cambria Math"/>
                                <w:sz w:val="20"/>
                              </w:rPr>
                              <m:t>SPR50</m:t>
                            </m:r>
                          </m:sup>
                        </m:sSubSup>
                        <m:sSup>
                          <m:sSupPr>
                            <m:ctrlPr>
                              <w:rPr>
                                <w:rFonts w:ascii="Cambria Math" w:hAnsi="Cambria Math"/>
                                <w:i/>
                                <w:sz w:val="20"/>
                              </w:rPr>
                            </m:ctrlPr>
                          </m:sSupPr>
                          <m:e>
                            <m:r>
                              <w:rPr>
                                <w:rFonts w:ascii="Cambria Math" w:hAnsi="Cambria Math"/>
                                <w:sz w:val="20"/>
                              </w:rPr>
                              <m:t>e</m:t>
                            </m:r>
                          </m:e>
                          <m:sup>
                            <m:d>
                              <m:dPr>
                                <m:ctrlPr>
                                  <w:rPr>
                                    <w:rFonts w:ascii="Cambria Math" w:hAnsi="Cambria Math"/>
                                    <w:i/>
                                    <w:sz w:val="20"/>
                                  </w:rPr>
                                </m:ctrlPr>
                              </m:dPr>
                              <m:e>
                                <m:r>
                                  <w:rPr>
                                    <w:rFonts w:ascii="Cambria Math" w:hAnsi="Cambria Math"/>
                                    <w:sz w:val="20"/>
                                  </w:rPr>
                                  <m:t>-M-</m:t>
                                </m:r>
                                <m:sSub>
                                  <m:sSubPr>
                                    <m:ctrlPr>
                                      <w:rPr>
                                        <w:rFonts w:ascii="Cambria Math" w:hAnsi="Cambria Math"/>
                                        <w:i/>
                                        <w:sz w:val="20"/>
                                      </w:rPr>
                                    </m:ctrlPr>
                                  </m:sSubPr>
                                  <m:e>
                                    <m:r>
                                      <w:rPr>
                                        <w:rFonts w:ascii="Cambria Math" w:hAnsi="Cambria Math"/>
                                        <w:sz w:val="20"/>
                                      </w:rPr>
                                      <m:t>F</m:t>
                                    </m:r>
                                  </m:e>
                                  <m:sub>
                                    <m:r>
                                      <w:rPr>
                                        <w:rFonts w:ascii="Cambria Math" w:hAnsi="Cambria Math"/>
                                        <w:sz w:val="20"/>
                                      </w:rPr>
                                      <m:t>50</m:t>
                                    </m:r>
                                  </m:sub>
                                </m:sSub>
                                <m:sSubSup>
                                  <m:sSubSupPr>
                                    <m:ctrlPr>
                                      <w:rPr>
                                        <w:rFonts w:ascii="Cambria Math" w:hAnsi="Cambria Math"/>
                                        <w:i/>
                                        <w:sz w:val="20"/>
                                      </w:rPr>
                                    </m:ctrlPr>
                                  </m:sSubSupPr>
                                  <m:e>
                                    <m:r>
                                      <w:rPr>
                                        <w:rFonts w:ascii="Cambria Math" w:hAnsi="Cambria Math"/>
                                        <w:sz w:val="20"/>
                                      </w:rPr>
                                      <m:t>s</m:t>
                                    </m:r>
                                  </m:e>
                                  <m:sub>
                                    <m:r>
                                      <w:rPr>
                                        <w:rFonts w:ascii="Cambria Math" w:hAnsi="Cambria Math"/>
                                        <w:sz w:val="20"/>
                                      </w:rPr>
                                      <m:t>a-1,fem</m:t>
                                    </m:r>
                                  </m:sub>
                                  <m:sup>
                                    <m:r>
                                      <w:rPr>
                                        <w:rFonts w:ascii="Cambria Math" w:hAnsi="Cambria Math"/>
                                        <w:sz w:val="20"/>
                                      </w:rPr>
                                      <m:t>fsh</m:t>
                                    </m:r>
                                  </m:sup>
                                </m:sSubSup>
                                <m:d>
                                  <m:dPr>
                                    <m:ctrlPr>
                                      <w:rPr>
                                        <w:rFonts w:ascii="Cambria Math" w:hAnsi="Cambria Math"/>
                                        <w:i/>
                                        <w:sz w:val="20"/>
                                      </w:rPr>
                                    </m:ctrlPr>
                                  </m:dPr>
                                  <m:e>
                                    <m:sSub>
                                      <m:sSubPr>
                                        <m:ctrlPr>
                                          <w:rPr>
                                            <w:rFonts w:ascii="Cambria Math" w:hAnsi="Cambria Math"/>
                                            <w:i/>
                                            <w:sz w:val="20"/>
                                          </w:rPr>
                                        </m:ctrlPr>
                                      </m:sSubPr>
                                      <m:e>
                                        <m:r>
                                          <w:rPr>
                                            <w:rFonts w:ascii="Cambria Math" w:hAnsi="Cambria Math"/>
                                            <w:sz w:val="20"/>
                                          </w:rPr>
                                          <m:t>R</m:t>
                                        </m:r>
                                      </m:e>
                                      <m:sub>
                                        <m:r>
                                          <w:rPr>
                                            <w:rFonts w:ascii="Cambria Math" w:hAnsi="Cambria Math"/>
                                            <w:sz w:val="20"/>
                                          </w:rPr>
                                          <m:t>a,k</m:t>
                                        </m:r>
                                      </m:sub>
                                    </m:sSub>
                                    <m:r>
                                      <w:rPr>
                                        <w:rFonts w:ascii="Cambria Math" w:hAnsi="Cambria Math"/>
                                        <w:sz w:val="20"/>
                                      </w:rPr>
                                      <m:t>+D</m:t>
                                    </m:r>
                                    <m:d>
                                      <m:dPr>
                                        <m:ctrlPr>
                                          <w:rPr>
                                            <w:rFonts w:ascii="Cambria Math" w:hAnsi="Cambria Math"/>
                                            <w:i/>
                                            <w:sz w:val="20"/>
                                          </w:rPr>
                                        </m:ctrlPr>
                                      </m:dPr>
                                      <m:e>
                                        <m:r>
                                          <w:rPr>
                                            <w:rFonts w:ascii="Cambria Math" w:hAnsi="Cambria Math"/>
                                            <w:sz w:val="20"/>
                                          </w:rPr>
                                          <m:t>1-</m:t>
                                        </m:r>
                                        <m:sSub>
                                          <m:sSubPr>
                                            <m:ctrlPr>
                                              <w:rPr>
                                                <w:rFonts w:ascii="Cambria Math" w:hAnsi="Cambria Math"/>
                                                <w:i/>
                                                <w:sz w:val="20"/>
                                              </w:rPr>
                                            </m:ctrlPr>
                                          </m:sSubPr>
                                          <m:e>
                                            <m:r>
                                              <w:rPr>
                                                <w:rFonts w:ascii="Cambria Math" w:hAnsi="Cambria Math"/>
                                                <w:sz w:val="20"/>
                                              </w:rPr>
                                              <m:t>R</m:t>
                                            </m:r>
                                          </m:e>
                                          <m:sub>
                                            <m:r>
                                              <w:rPr>
                                                <w:rFonts w:ascii="Cambria Math" w:hAnsi="Cambria Math"/>
                                                <w:sz w:val="20"/>
                                              </w:rPr>
                                              <m:t>a,k</m:t>
                                            </m:r>
                                          </m:sub>
                                        </m:sSub>
                                      </m:e>
                                    </m:d>
                                  </m:e>
                                </m:d>
                              </m:e>
                            </m:d>
                            <m:r>
                              <w:rPr>
                                <w:rFonts w:ascii="Cambria Math" w:hAnsi="Cambria Math"/>
                                <w:sz w:val="20"/>
                              </w:rPr>
                              <m:t xml:space="preserve">   </m:t>
                            </m:r>
                          </m:sup>
                        </m:sSup>
                        <m:r>
                          <w:rPr>
                            <w:rFonts w:ascii="Cambria Math" w:hAnsi="Cambria Math"/>
                            <w:sz w:val="20"/>
                          </w:rPr>
                          <m:t xml:space="preserve">                                                                    </m:t>
                        </m:r>
                        <m:sSub>
                          <m:sSubPr>
                            <m:ctrlPr>
                              <w:rPr>
                                <w:rFonts w:ascii="Cambria Math" w:hAnsi="Cambria Math"/>
                                <w:i/>
                                <w:sz w:val="20"/>
                              </w:rPr>
                            </m:ctrlPr>
                          </m:sSubPr>
                          <m:e>
                            <m:r>
                              <w:rPr>
                                <w:rFonts w:ascii="Cambria Math" w:hAnsi="Cambria Math"/>
                                <w:sz w:val="20"/>
                              </w:rPr>
                              <m:t>a</m:t>
                            </m:r>
                          </m:e>
                          <m:sub>
                            <m:r>
                              <w:rPr>
                                <w:rFonts w:ascii="Cambria Math" w:hAnsi="Cambria Math"/>
                                <w:sz w:val="20"/>
                              </w:rPr>
                              <m:t>0</m:t>
                            </m:r>
                          </m:sub>
                        </m:sSub>
                        <m:r>
                          <w:rPr>
                            <w:rFonts w:ascii="Cambria Math" w:hAnsi="Cambria Math"/>
                            <w:sz w:val="20"/>
                          </w:rPr>
                          <m:t>&lt;a&lt;</m:t>
                        </m:r>
                        <m:sSub>
                          <m:sSubPr>
                            <m:ctrlPr>
                              <w:rPr>
                                <w:rFonts w:ascii="Cambria Math" w:hAnsi="Cambria Math"/>
                                <w:i/>
                                <w:sz w:val="20"/>
                              </w:rPr>
                            </m:ctrlPr>
                          </m:sSubPr>
                          <m:e>
                            <m:r>
                              <w:rPr>
                                <w:rFonts w:ascii="Cambria Math" w:hAnsi="Cambria Math"/>
                                <w:sz w:val="20"/>
                              </w:rPr>
                              <m:t>a</m:t>
                            </m:r>
                          </m:e>
                          <m:sub>
                            <m:r>
                              <w:rPr>
                                <w:rFonts w:ascii="Cambria Math" w:hAnsi="Cambria Math"/>
                                <w:sz w:val="20"/>
                              </w:rPr>
                              <m:t>+</m:t>
                            </m:r>
                          </m:sub>
                        </m:sSub>
                      </m:e>
                      <m:e>
                        <m:sSubSup>
                          <m:sSubSupPr>
                            <m:ctrlPr>
                              <w:rPr>
                                <w:rFonts w:ascii="Cambria Math" w:hAnsi="Cambria Math"/>
                                <w:i/>
                                <w:sz w:val="20"/>
                              </w:rPr>
                            </m:ctrlPr>
                          </m:sSubSupPr>
                          <m:e>
                            <m:r>
                              <w:rPr>
                                <w:rFonts w:ascii="Cambria Math" w:hAnsi="Cambria Math"/>
                                <w:sz w:val="20"/>
                              </w:rPr>
                              <m:t>N</m:t>
                            </m:r>
                          </m:e>
                          <m:sub>
                            <m:r>
                              <w:rPr>
                                <w:rFonts w:ascii="Cambria Math" w:hAnsi="Cambria Math"/>
                                <w:sz w:val="20"/>
                              </w:rPr>
                              <m:t>a-1</m:t>
                            </m:r>
                          </m:sub>
                          <m:sup>
                            <m:r>
                              <w:rPr>
                                <w:rFonts w:ascii="Cambria Math" w:hAnsi="Cambria Math"/>
                                <w:sz w:val="20"/>
                              </w:rPr>
                              <m:t>SPR50</m:t>
                            </m:r>
                          </m:sup>
                        </m:sSubSup>
                        <m:sSup>
                          <m:sSupPr>
                            <m:ctrlPr>
                              <w:rPr>
                                <w:rFonts w:ascii="Cambria Math" w:hAnsi="Cambria Math"/>
                                <w:i/>
                                <w:sz w:val="20"/>
                              </w:rPr>
                            </m:ctrlPr>
                          </m:sSupPr>
                          <m:e>
                            <m:r>
                              <w:rPr>
                                <w:rFonts w:ascii="Cambria Math" w:hAnsi="Cambria Math"/>
                                <w:sz w:val="20"/>
                              </w:rPr>
                              <m:t>e</m:t>
                            </m:r>
                          </m:e>
                          <m:sup>
                            <m:d>
                              <m:dPr>
                                <m:ctrlPr>
                                  <w:rPr>
                                    <w:rFonts w:ascii="Cambria Math" w:hAnsi="Cambria Math"/>
                                    <w:i/>
                                    <w:sz w:val="20"/>
                                  </w:rPr>
                                </m:ctrlPr>
                              </m:dPr>
                              <m:e>
                                <m:r>
                                  <w:rPr>
                                    <w:rFonts w:ascii="Cambria Math" w:hAnsi="Cambria Math"/>
                                    <w:sz w:val="20"/>
                                  </w:rPr>
                                  <m:t>-M-</m:t>
                                </m:r>
                                <m:sSub>
                                  <m:sSubPr>
                                    <m:ctrlPr>
                                      <w:rPr>
                                        <w:rFonts w:ascii="Cambria Math" w:hAnsi="Cambria Math"/>
                                        <w:i/>
                                        <w:sz w:val="20"/>
                                      </w:rPr>
                                    </m:ctrlPr>
                                  </m:sSubPr>
                                  <m:e>
                                    <m:r>
                                      <w:rPr>
                                        <w:rFonts w:ascii="Cambria Math" w:hAnsi="Cambria Math"/>
                                        <w:sz w:val="20"/>
                                      </w:rPr>
                                      <m:t>F</m:t>
                                    </m:r>
                                  </m:e>
                                  <m:sub>
                                    <m:r>
                                      <w:rPr>
                                        <w:rFonts w:ascii="Cambria Math" w:hAnsi="Cambria Math"/>
                                        <w:sz w:val="20"/>
                                      </w:rPr>
                                      <m:t>50</m:t>
                                    </m:r>
                                  </m:sub>
                                </m:sSub>
                                <m:sSubSup>
                                  <m:sSubSupPr>
                                    <m:ctrlPr>
                                      <w:rPr>
                                        <w:rFonts w:ascii="Cambria Math" w:hAnsi="Cambria Math"/>
                                        <w:i/>
                                        <w:sz w:val="20"/>
                                      </w:rPr>
                                    </m:ctrlPr>
                                  </m:sSubSupPr>
                                  <m:e>
                                    <m:r>
                                      <w:rPr>
                                        <w:rFonts w:ascii="Cambria Math" w:hAnsi="Cambria Math"/>
                                        <w:sz w:val="20"/>
                                      </w:rPr>
                                      <m:t>s</m:t>
                                    </m:r>
                                  </m:e>
                                  <m:sub>
                                    <m:r>
                                      <w:rPr>
                                        <w:rFonts w:ascii="Cambria Math" w:hAnsi="Cambria Math"/>
                                        <w:sz w:val="20"/>
                                      </w:rPr>
                                      <m:t>a-1,fem</m:t>
                                    </m:r>
                                  </m:sub>
                                  <m:sup>
                                    <m:r>
                                      <w:rPr>
                                        <w:rFonts w:ascii="Cambria Math" w:hAnsi="Cambria Math"/>
                                        <w:sz w:val="20"/>
                                      </w:rPr>
                                      <m:t>fsh</m:t>
                                    </m:r>
                                  </m:sup>
                                </m:sSubSup>
                                <m:d>
                                  <m:dPr>
                                    <m:ctrlPr>
                                      <w:rPr>
                                        <w:rFonts w:ascii="Cambria Math" w:hAnsi="Cambria Math"/>
                                        <w:i/>
                                        <w:sz w:val="20"/>
                                      </w:rPr>
                                    </m:ctrlPr>
                                  </m:dPr>
                                  <m:e>
                                    <m:sSub>
                                      <m:sSubPr>
                                        <m:ctrlPr>
                                          <w:rPr>
                                            <w:rFonts w:ascii="Cambria Math" w:hAnsi="Cambria Math"/>
                                            <w:i/>
                                            <w:sz w:val="20"/>
                                          </w:rPr>
                                        </m:ctrlPr>
                                      </m:sSubPr>
                                      <m:e>
                                        <m:r>
                                          <w:rPr>
                                            <w:rFonts w:ascii="Cambria Math" w:hAnsi="Cambria Math"/>
                                            <w:sz w:val="20"/>
                                          </w:rPr>
                                          <m:t>R</m:t>
                                        </m:r>
                                      </m:e>
                                      <m:sub>
                                        <m:r>
                                          <w:rPr>
                                            <w:rFonts w:ascii="Cambria Math" w:hAnsi="Cambria Math"/>
                                            <w:sz w:val="20"/>
                                          </w:rPr>
                                          <m:t>a,k</m:t>
                                        </m:r>
                                      </m:sub>
                                    </m:sSub>
                                    <m:r>
                                      <w:rPr>
                                        <w:rFonts w:ascii="Cambria Math" w:hAnsi="Cambria Math"/>
                                        <w:sz w:val="20"/>
                                      </w:rPr>
                                      <m:t>+D</m:t>
                                    </m:r>
                                    <m:d>
                                      <m:dPr>
                                        <m:ctrlPr>
                                          <w:rPr>
                                            <w:rFonts w:ascii="Cambria Math" w:hAnsi="Cambria Math"/>
                                            <w:i/>
                                            <w:sz w:val="20"/>
                                          </w:rPr>
                                        </m:ctrlPr>
                                      </m:dPr>
                                      <m:e>
                                        <m:r>
                                          <w:rPr>
                                            <w:rFonts w:ascii="Cambria Math" w:hAnsi="Cambria Math"/>
                                            <w:sz w:val="20"/>
                                          </w:rPr>
                                          <m:t>1-</m:t>
                                        </m:r>
                                        <m:sSub>
                                          <m:sSubPr>
                                            <m:ctrlPr>
                                              <w:rPr>
                                                <w:rFonts w:ascii="Cambria Math" w:hAnsi="Cambria Math"/>
                                                <w:i/>
                                                <w:sz w:val="20"/>
                                              </w:rPr>
                                            </m:ctrlPr>
                                          </m:sSubPr>
                                          <m:e>
                                            <m:r>
                                              <w:rPr>
                                                <w:rFonts w:ascii="Cambria Math" w:hAnsi="Cambria Math"/>
                                                <w:sz w:val="20"/>
                                              </w:rPr>
                                              <m:t>R</m:t>
                                            </m:r>
                                          </m:e>
                                          <m:sub>
                                            <m:r>
                                              <w:rPr>
                                                <w:rFonts w:ascii="Cambria Math" w:hAnsi="Cambria Math"/>
                                                <w:sz w:val="20"/>
                                              </w:rPr>
                                              <m:t>a,k</m:t>
                                            </m:r>
                                          </m:sub>
                                        </m:sSub>
                                      </m:e>
                                    </m:d>
                                  </m:e>
                                </m:d>
                              </m:e>
                            </m:d>
                          </m:sup>
                        </m:sSup>
                        <m:r>
                          <w:rPr>
                            <w:rFonts w:ascii="Cambria Math" w:hAnsi="Cambria Math"/>
                            <w:sz w:val="20"/>
                          </w:rPr>
                          <m:t>+</m:t>
                        </m:r>
                        <m:sSubSup>
                          <m:sSubSupPr>
                            <m:ctrlPr>
                              <w:rPr>
                                <w:rFonts w:ascii="Cambria Math" w:hAnsi="Cambria Math"/>
                                <w:i/>
                                <w:sz w:val="20"/>
                              </w:rPr>
                            </m:ctrlPr>
                          </m:sSubSupPr>
                          <m:e>
                            <m:r>
                              <w:rPr>
                                <w:rFonts w:ascii="Cambria Math" w:hAnsi="Cambria Math"/>
                                <w:sz w:val="20"/>
                              </w:rPr>
                              <m:t>N</m:t>
                            </m:r>
                          </m:e>
                          <m:sub>
                            <m:r>
                              <w:rPr>
                                <w:rFonts w:ascii="Cambria Math" w:hAnsi="Cambria Math"/>
                                <w:sz w:val="20"/>
                              </w:rPr>
                              <m:t>a</m:t>
                            </m:r>
                          </m:sub>
                          <m:sup>
                            <m:r>
                              <w:rPr>
                                <w:rFonts w:ascii="Cambria Math" w:hAnsi="Cambria Math"/>
                                <w:sz w:val="20"/>
                              </w:rPr>
                              <m:t>SPR50</m:t>
                            </m:r>
                          </m:sup>
                        </m:sSubSup>
                        <m:sSup>
                          <m:sSupPr>
                            <m:ctrlPr>
                              <w:rPr>
                                <w:rFonts w:ascii="Cambria Math" w:hAnsi="Cambria Math"/>
                                <w:i/>
                                <w:sz w:val="20"/>
                              </w:rPr>
                            </m:ctrlPr>
                          </m:sSupPr>
                          <m:e>
                            <m:r>
                              <w:rPr>
                                <w:rFonts w:ascii="Cambria Math" w:hAnsi="Cambria Math"/>
                                <w:sz w:val="20"/>
                              </w:rPr>
                              <m:t>e</m:t>
                            </m:r>
                          </m:e>
                          <m:sup>
                            <m:d>
                              <m:dPr>
                                <m:ctrlPr>
                                  <w:rPr>
                                    <w:rFonts w:ascii="Cambria Math" w:hAnsi="Cambria Math"/>
                                    <w:i/>
                                    <w:sz w:val="20"/>
                                  </w:rPr>
                                </m:ctrlPr>
                              </m:dPr>
                              <m:e>
                                <m:r>
                                  <w:rPr>
                                    <w:rFonts w:ascii="Cambria Math" w:hAnsi="Cambria Math"/>
                                    <w:sz w:val="20"/>
                                  </w:rPr>
                                  <m:t>-M-</m:t>
                                </m:r>
                                <m:sSub>
                                  <m:sSubPr>
                                    <m:ctrlPr>
                                      <w:rPr>
                                        <w:rFonts w:ascii="Cambria Math" w:hAnsi="Cambria Math"/>
                                        <w:i/>
                                        <w:sz w:val="20"/>
                                      </w:rPr>
                                    </m:ctrlPr>
                                  </m:sSubPr>
                                  <m:e>
                                    <m:r>
                                      <w:rPr>
                                        <w:rFonts w:ascii="Cambria Math" w:hAnsi="Cambria Math"/>
                                        <w:sz w:val="20"/>
                                      </w:rPr>
                                      <m:t>F</m:t>
                                    </m:r>
                                  </m:e>
                                  <m:sub>
                                    <m:r>
                                      <w:rPr>
                                        <w:rFonts w:ascii="Cambria Math" w:hAnsi="Cambria Math"/>
                                        <w:sz w:val="20"/>
                                      </w:rPr>
                                      <m:t>50</m:t>
                                    </m:r>
                                  </m:sub>
                                </m:sSub>
                                <m:sSubSup>
                                  <m:sSubSupPr>
                                    <m:ctrlPr>
                                      <w:rPr>
                                        <w:rFonts w:ascii="Cambria Math" w:hAnsi="Cambria Math"/>
                                        <w:i/>
                                        <w:sz w:val="20"/>
                                      </w:rPr>
                                    </m:ctrlPr>
                                  </m:sSubSupPr>
                                  <m:e>
                                    <m:r>
                                      <w:rPr>
                                        <w:rFonts w:ascii="Cambria Math" w:hAnsi="Cambria Math"/>
                                        <w:sz w:val="20"/>
                                      </w:rPr>
                                      <m:t>s</m:t>
                                    </m:r>
                                  </m:e>
                                  <m:sub>
                                    <m:r>
                                      <w:rPr>
                                        <w:rFonts w:ascii="Cambria Math" w:hAnsi="Cambria Math"/>
                                        <w:sz w:val="20"/>
                                      </w:rPr>
                                      <m:t>T,a,fem</m:t>
                                    </m:r>
                                  </m:sub>
                                  <m:sup>
                                    <m:r>
                                      <w:rPr>
                                        <w:rFonts w:ascii="Cambria Math" w:hAnsi="Cambria Math"/>
                                        <w:sz w:val="20"/>
                                      </w:rPr>
                                      <m:t>fsh</m:t>
                                    </m:r>
                                  </m:sup>
                                </m:sSubSup>
                                <m:d>
                                  <m:dPr>
                                    <m:ctrlPr>
                                      <w:rPr>
                                        <w:rFonts w:ascii="Cambria Math" w:hAnsi="Cambria Math"/>
                                        <w:i/>
                                        <w:sz w:val="20"/>
                                      </w:rPr>
                                    </m:ctrlPr>
                                  </m:dPr>
                                  <m:e>
                                    <m:sSub>
                                      <m:sSubPr>
                                        <m:ctrlPr>
                                          <w:rPr>
                                            <w:rFonts w:ascii="Cambria Math" w:hAnsi="Cambria Math"/>
                                            <w:i/>
                                            <w:sz w:val="20"/>
                                          </w:rPr>
                                        </m:ctrlPr>
                                      </m:sSubPr>
                                      <m:e>
                                        <m:r>
                                          <w:rPr>
                                            <w:rFonts w:ascii="Cambria Math" w:hAnsi="Cambria Math"/>
                                            <w:sz w:val="20"/>
                                          </w:rPr>
                                          <m:t>R</m:t>
                                        </m:r>
                                      </m:e>
                                      <m:sub>
                                        <m:r>
                                          <w:rPr>
                                            <w:rFonts w:ascii="Cambria Math" w:hAnsi="Cambria Math"/>
                                            <w:sz w:val="20"/>
                                          </w:rPr>
                                          <m:t>a,k</m:t>
                                        </m:r>
                                      </m:sub>
                                    </m:sSub>
                                    <m:r>
                                      <w:rPr>
                                        <w:rFonts w:ascii="Cambria Math" w:hAnsi="Cambria Math"/>
                                        <w:sz w:val="20"/>
                                      </w:rPr>
                                      <m:t>+D</m:t>
                                    </m:r>
                                    <m:d>
                                      <m:dPr>
                                        <m:ctrlPr>
                                          <w:rPr>
                                            <w:rFonts w:ascii="Cambria Math" w:hAnsi="Cambria Math"/>
                                            <w:i/>
                                            <w:sz w:val="20"/>
                                          </w:rPr>
                                        </m:ctrlPr>
                                      </m:dPr>
                                      <m:e>
                                        <m:r>
                                          <w:rPr>
                                            <w:rFonts w:ascii="Cambria Math" w:hAnsi="Cambria Math"/>
                                            <w:sz w:val="20"/>
                                          </w:rPr>
                                          <m:t>1-</m:t>
                                        </m:r>
                                        <m:sSub>
                                          <m:sSubPr>
                                            <m:ctrlPr>
                                              <w:rPr>
                                                <w:rFonts w:ascii="Cambria Math" w:hAnsi="Cambria Math"/>
                                                <w:i/>
                                                <w:sz w:val="20"/>
                                              </w:rPr>
                                            </m:ctrlPr>
                                          </m:sSubPr>
                                          <m:e>
                                            <m:r>
                                              <w:rPr>
                                                <w:rFonts w:ascii="Cambria Math" w:hAnsi="Cambria Math"/>
                                                <w:sz w:val="20"/>
                                              </w:rPr>
                                              <m:t>R</m:t>
                                            </m:r>
                                          </m:e>
                                          <m:sub>
                                            <m:r>
                                              <w:rPr>
                                                <w:rFonts w:ascii="Cambria Math" w:hAnsi="Cambria Math"/>
                                                <w:sz w:val="20"/>
                                              </w:rPr>
                                              <m:t>a,k</m:t>
                                            </m:r>
                                          </m:sub>
                                        </m:sSub>
                                      </m:e>
                                    </m:d>
                                  </m:e>
                                </m:d>
                              </m:e>
                            </m:d>
                            <m:r>
                              <w:rPr>
                                <w:rFonts w:ascii="Cambria Math" w:hAnsi="Cambria Math"/>
                                <w:sz w:val="20"/>
                              </w:rPr>
                              <m:t xml:space="preserve">    </m:t>
                            </m:r>
                          </m:sup>
                        </m:sSup>
                        <m:r>
                          <w:rPr>
                            <w:rFonts w:ascii="Cambria Math" w:hAnsi="Cambria Math"/>
                            <w:sz w:val="20"/>
                          </w:rPr>
                          <m:t xml:space="preserve"> a=</m:t>
                        </m:r>
                        <m:sSub>
                          <m:sSubPr>
                            <m:ctrlPr>
                              <w:rPr>
                                <w:rFonts w:ascii="Cambria Math" w:hAnsi="Cambria Math"/>
                                <w:i/>
                                <w:sz w:val="20"/>
                              </w:rPr>
                            </m:ctrlPr>
                          </m:sSubPr>
                          <m:e>
                            <m:r>
                              <w:rPr>
                                <w:rFonts w:ascii="Cambria Math" w:hAnsi="Cambria Math"/>
                                <w:sz w:val="20"/>
                              </w:rPr>
                              <m:t>a</m:t>
                            </m:r>
                          </m:e>
                          <m:sub>
                            <m:r>
                              <w:rPr>
                                <w:rFonts w:ascii="Cambria Math" w:hAnsi="Cambria Math"/>
                                <w:sz w:val="20"/>
                              </w:rPr>
                              <m:t>+</m:t>
                            </m:r>
                          </m:sub>
                        </m:sSub>
                      </m:e>
                    </m:eqArr>
                  </m:e>
                </m:d>
              </m:oMath>
            </m:oMathPara>
          </w:p>
        </w:tc>
        <w:tc>
          <w:tcPr>
            <w:tcW w:w="620" w:type="dxa"/>
            <w:vAlign w:val="center"/>
          </w:tcPr>
          <w:p w14:paraId="2D2D5622" w14:textId="6503A958" w:rsidR="00430C74" w:rsidRPr="004636D3" w:rsidRDefault="00430C74" w:rsidP="008362EE">
            <w:pPr>
              <w:pStyle w:val="Caption"/>
              <w:ind w:firstLine="0"/>
            </w:pPr>
            <w:r w:rsidRPr="004636D3">
              <w:t>(2</w:t>
            </w:r>
            <w:r w:rsidR="00BD6C31">
              <w:t>3</w:t>
            </w:r>
            <w:r w:rsidRPr="004636D3">
              <w:t>)</w:t>
            </w:r>
          </w:p>
        </w:tc>
      </w:tr>
    </w:tbl>
    <w:p w14:paraId="587D8527" w14:textId="6A65E80C" w:rsidR="00EB31C7" w:rsidRPr="004636D3" w:rsidRDefault="00EB31C7" w:rsidP="008F2A7B">
      <w:pPr>
        <w:autoSpaceDE w:val="0"/>
        <w:autoSpaceDN w:val="0"/>
        <w:adjustRightInd w:val="0"/>
      </w:pPr>
      <w:r w:rsidRPr="004636D3">
        <w:t xml:space="preserve">The </w:t>
      </w:r>
      <m:oMath>
        <m:sSubSup>
          <m:sSubSupPr>
            <m:ctrlPr>
              <w:rPr>
                <w:rFonts w:ascii="Cambria Math" w:hAnsi="Cambria Math"/>
                <w:i/>
              </w:rPr>
            </m:ctrlPr>
          </m:sSubSupPr>
          <m:e>
            <m:r>
              <w:rPr>
                <w:rFonts w:ascii="Cambria Math" w:hAnsi="Cambria Math"/>
              </w:rPr>
              <m:t>N</m:t>
            </m:r>
          </m:e>
          <m:sub>
            <m:r>
              <w:rPr>
                <w:rFonts w:ascii="Cambria Math" w:hAnsi="Cambria Math"/>
              </w:rPr>
              <m:t>a</m:t>
            </m:r>
          </m:sub>
          <m:sup>
            <m:r>
              <w:rPr>
                <w:rFonts w:ascii="Cambria Math" w:hAnsi="Cambria Math"/>
              </w:rPr>
              <m:t>SPR</m:t>
            </m:r>
          </m:sup>
        </m:sSubSup>
      </m:oMath>
      <w:r w:rsidR="006517DA" w:rsidRPr="004636D3">
        <w:rPr>
          <w:rFonts w:ascii="Cambria Math" w:eastAsia="CambriaMath" w:hAnsi="Cambria Math" w:cs="Cambria Math"/>
        </w:rPr>
        <w:t xml:space="preserve"> </w:t>
      </w:r>
      <w:r w:rsidRPr="004636D3">
        <w:t>under unfished conditions (relating to an SPR of 100%) collapses to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5CE0DC15" w14:textId="77777777" w:rsidTr="004E6411">
        <w:tc>
          <w:tcPr>
            <w:tcW w:w="715" w:type="dxa"/>
          </w:tcPr>
          <w:p w14:paraId="5B31F953" w14:textId="77777777" w:rsidR="00430C74" w:rsidRPr="004636D3" w:rsidRDefault="00430C74" w:rsidP="008F2A7B">
            <w:pPr>
              <w:pStyle w:val="Caption"/>
              <w:ind w:firstLine="0"/>
            </w:pPr>
          </w:p>
        </w:tc>
        <w:tc>
          <w:tcPr>
            <w:tcW w:w="7740" w:type="dxa"/>
          </w:tcPr>
          <w:p w14:paraId="2736BF25" w14:textId="5261AAE2" w:rsidR="00430C74" w:rsidRPr="004636D3" w:rsidRDefault="00000000" w:rsidP="008F2A7B">
            <w:pPr>
              <w:pStyle w:val="Caption"/>
              <w:ind w:firstLine="0"/>
            </w:pPr>
            <m:oMathPara>
              <m:oMath>
                <m:sSubSup>
                  <m:sSubSupPr>
                    <m:ctrlPr>
                      <w:rPr>
                        <w:rFonts w:ascii="Cambria Math" w:hAnsi="Cambria Math"/>
                        <w:i/>
                        <w:sz w:val="20"/>
                      </w:rPr>
                    </m:ctrlPr>
                  </m:sSubSupPr>
                  <m:e>
                    <m:r>
                      <w:rPr>
                        <w:rFonts w:ascii="Cambria Math" w:hAnsi="Cambria Math"/>
                        <w:sz w:val="20"/>
                      </w:rPr>
                      <m:t>N</m:t>
                    </m:r>
                  </m:e>
                  <m:sub>
                    <m:r>
                      <w:rPr>
                        <w:rFonts w:ascii="Cambria Math" w:hAnsi="Cambria Math"/>
                        <w:sz w:val="20"/>
                      </w:rPr>
                      <m:t>a</m:t>
                    </m:r>
                  </m:sub>
                  <m:sup>
                    <m:r>
                      <w:rPr>
                        <w:rFonts w:ascii="Cambria Math" w:hAnsi="Cambria Math"/>
                        <w:sz w:val="20"/>
                      </w:rPr>
                      <m:t>SPR100</m:t>
                    </m:r>
                  </m:sup>
                </m:sSubSup>
                <m:r>
                  <w:rPr>
                    <w:rFonts w:ascii="Cambria Math" w:hAnsi="Cambria Math"/>
                    <w:sz w:val="20"/>
                  </w:rPr>
                  <m:t>=</m:t>
                </m:r>
                <m:d>
                  <m:dPr>
                    <m:begChr m:val="{"/>
                    <m:endChr m:val=""/>
                    <m:ctrlPr>
                      <w:rPr>
                        <w:rFonts w:ascii="Cambria Math" w:hAnsi="Cambria Math"/>
                        <w:i/>
                        <w:sz w:val="20"/>
                      </w:rPr>
                    </m:ctrlPr>
                  </m:dPr>
                  <m:e>
                    <m:eqArr>
                      <m:eqArrPr>
                        <m:ctrlPr>
                          <w:rPr>
                            <w:rFonts w:ascii="Cambria Math" w:hAnsi="Cambria Math"/>
                            <w:i/>
                            <w:sz w:val="20"/>
                          </w:rPr>
                        </m:ctrlPr>
                      </m:eqArrPr>
                      <m:e>
                        <m:r>
                          <w:rPr>
                            <w:rFonts w:ascii="Cambria Math" w:hAnsi="Cambria Math"/>
                            <w:sz w:val="20"/>
                          </w:rPr>
                          <m:t>1                                                                                a=</m:t>
                        </m:r>
                        <m:sSub>
                          <m:sSubPr>
                            <m:ctrlPr>
                              <w:rPr>
                                <w:rFonts w:ascii="Cambria Math" w:hAnsi="Cambria Math"/>
                                <w:i/>
                                <w:sz w:val="20"/>
                              </w:rPr>
                            </m:ctrlPr>
                          </m:sSubPr>
                          <m:e>
                            <m:r>
                              <w:rPr>
                                <w:rFonts w:ascii="Cambria Math" w:hAnsi="Cambria Math"/>
                                <w:sz w:val="20"/>
                              </w:rPr>
                              <m:t>a</m:t>
                            </m:r>
                          </m:e>
                          <m:sub>
                            <m:r>
                              <w:rPr>
                                <w:rFonts w:ascii="Cambria Math" w:hAnsi="Cambria Math"/>
                                <w:sz w:val="20"/>
                              </w:rPr>
                              <m:t>0</m:t>
                            </m:r>
                          </m:sub>
                        </m:sSub>
                      </m:e>
                      <m:e>
                        <m:sSubSup>
                          <m:sSubSupPr>
                            <m:ctrlPr>
                              <w:rPr>
                                <w:rFonts w:ascii="Cambria Math" w:hAnsi="Cambria Math"/>
                                <w:i/>
                                <w:sz w:val="20"/>
                              </w:rPr>
                            </m:ctrlPr>
                          </m:sSubSupPr>
                          <m:e>
                            <m:r>
                              <w:rPr>
                                <w:rFonts w:ascii="Cambria Math" w:hAnsi="Cambria Math"/>
                                <w:sz w:val="20"/>
                              </w:rPr>
                              <m:t>N</m:t>
                            </m:r>
                          </m:e>
                          <m:sub>
                            <m:r>
                              <w:rPr>
                                <w:rFonts w:ascii="Cambria Math" w:hAnsi="Cambria Math"/>
                                <w:sz w:val="20"/>
                              </w:rPr>
                              <m:t>a-1</m:t>
                            </m:r>
                          </m:sub>
                          <m:sup>
                            <m:r>
                              <w:rPr>
                                <w:rFonts w:ascii="Cambria Math" w:hAnsi="Cambria Math"/>
                                <w:sz w:val="20"/>
                              </w:rPr>
                              <m:t>SPR100</m:t>
                            </m:r>
                          </m:sup>
                        </m:sSubSup>
                        <m:sSup>
                          <m:sSupPr>
                            <m:ctrlPr>
                              <w:rPr>
                                <w:rFonts w:ascii="Cambria Math" w:hAnsi="Cambria Math"/>
                                <w:i/>
                                <w:sz w:val="20"/>
                              </w:rPr>
                            </m:ctrlPr>
                          </m:sSupPr>
                          <m:e>
                            <m:r>
                              <w:rPr>
                                <w:rFonts w:ascii="Cambria Math" w:hAnsi="Cambria Math"/>
                                <w:sz w:val="20"/>
                              </w:rPr>
                              <m:t>e</m:t>
                            </m:r>
                          </m:e>
                          <m:sup>
                            <m:r>
                              <w:rPr>
                                <w:rFonts w:ascii="Cambria Math" w:hAnsi="Cambria Math"/>
                                <w:sz w:val="20"/>
                              </w:rPr>
                              <m:t>-M</m:t>
                            </m:r>
                          </m:sup>
                        </m:sSup>
                        <m:r>
                          <w:rPr>
                            <w:rFonts w:ascii="Cambria Math" w:hAnsi="Cambria Math"/>
                            <w:sz w:val="20"/>
                          </w:rPr>
                          <m:t xml:space="preserve">                                      </m:t>
                        </m:r>
                        <m:sSub>
                          <m:sSubPr>
                            <m:ctrlPr>
                              <w:rPr>
                                <w:rFonts w:ascii="Cambria Math" w:hAnsi="Cambria Math"/>
                                <w:i/>
                                <w:sz w:val="20"/>
                              </w:rPr>
                            </m:ctrlPr>
                          </m:sSubPr>
                          <m:e>
                            <m:r>
                              <w:rPr>
                                <w:rFonts w:ascii="Cambria Math" w:hAnsi="Cambria Math"/>
                                <w:sz w:val="20"/>
                              </w:rPr>
                              <m:t xml:space="preserve">           a</m:t>
                            </m:r>
                          </m:e>
                          <m:sub>
                            <m:r>
                              <w:rPr>
                                <w:rFonts w:ascii="Cambria Math" w:hAnsi="Cambria Math"/>
                                <w:sz w:val="20"/>
                              </w:rPr>
                              <m:t>0</m:t>
                            </m:r>
                          </m:sub>
                        </m:sSub>
                        <m:r>
                          <w:rPr>
                            <w:rFonts w:ascii="Cambria Math" w:hAnsi="Cambria Math"/>
                            <w:sz w:val="20"/>
                          </w:rPr>
                          <m:t>&lt;a&lt;</m:t>
                        </m:r>
                        <m:sSub>
                          <m:sSubPr>
                            <m:ctrlPr>
                              <w:rPr>
                                <w:rFonts w:ascii="Cambria Math" w:hAnsi="Cambria Math"/>
                                <w:i/>
                                <w:sz w:val="20"/>
                              </w:rPr>
                            </m:ctrlPr>
                          </m:sSubPr>
                          <m:e>
                            <m:r>
                              <w:rPr>
                                <w:rFonts w:ascii="Cambria Math" w:hAnsi="Cambria Math"/>
                                <w:sz w:val="20"/>
                              </w:rPr>
                              <m:t>a</m:t>
                            </m:r>
                          </m:e>
                          <m:sub>
                            <m:r>
                              <w:rPr>
                                <w:rFonts w:ascii="Cambria Math" w:hAnsi="Cambria Math"/>
                                <w:sz w:val="20"/>
                              </w:rPr>
                              <m:t>+</m:t>
                            </m:r>
                          </m:sub>
                        </m:sSub>
                      </m:e>
                      <m:e>
                        <m:sSubSup>
                          <m:sSubSupPr>
                            <m:ctrlPr>
                              <w:rPr>
                                <w:rFonts w:ascii="Cambria Math" w:hAnsi="Cambria Math"/>
                                <w:i/>
                                <w:sz w:val="20"/>
                              </w:rPr>
                            </m:ctrlPr>
                          </m:sSubSupPr>
                          <m:e>
                            <m:r>
                              <w:rPr>
                                <w:rFonts w:ascii="Cambria Math" w:hAnsi="Cambria Math"/>
                                <w:sz w:val="20"/>
                              </w:rPr>
                              <m:t>N</m:t>
                            </m:r>
                          </m:e>
                          <m:sub>
                            <m:r>
                              <w:rPr>
                                <w:rFonts w:ascii="Cambria Math" w:hAnsi="Cambria Math"/>
                                <w:sz w:val="20"/>
                              </w:rPr>
                              <m:t>a-1</m:t>
                            </m:r>
                          </m:sub>
                          <m:sup>
                            <m:r>
                              <w:rPr>
                                <w:rFonts w:ascii="Cambria Math" w:hAnsi="Cambria Math"/>
                                <w:sz w:val="20"/>
                              </w:rPr>
                              <m:t>SPR100</m:t>
                            </m:r>
                          </m:sup>
                        </m:sSubSup>
                        <m:sSup>
                          <m:sSupPr>
                            <m:ctrlPr>
                              <w:rPr>
                                <w:rFonts w:ascii="Cambria Math" w:hAnsi="Cambria Math"/>
                                <w:i/>
                                <w:sz w:val="20"/>
                              </w:rPr>
                            </m:ctrlPr>
                          </m:sSupPr>
                          <m:e>
                            <m:r>
                              <w:rPr>
                                <w:rFonts w:ascii="Cambria Math" w:hAnsi="Cambria Math"/>
                                <w:sz w:val="20"/>
                              </w:rPr>
                              <m:t>e</m:t>
                            </m:r>
                          </m:e>
                          <m:sup>
                            <m:r>
                              <w:rPr>
                                <w:rFonts w:ascii="Cambria Math" w:hAnsi="Cambria Math"/>
                                <w:sz w:val="20"/>
                              </w:rPr>
                              <m:t>-M</m:t>
                            </m:r>
                          </m:sup>
                        </m:sSup>
                        <m:r>
                          <w:rPr>
                            <w:rFonts w:ascii="Cambria Math" w:hAnsi="Cambria Math"/>
                            <w:sz w:val="20"/>
                          </w:rPr>
                          <m:t>+</m:t>
                        </m:r>
                        <m:sSubSup>
                          <m:sSubSupPr>
                            <m:ctrlPr>
                              <w:rPr>
                                <w:rFonts w:ascii="Cambria Math" w:hAnsi="Cambria Math"/>
                                <w:i/>
                                <w:sz w:val="20"/>
                              </w:rPr>
                            </m:ctrlPr>
                          </m:sSubSupPr>
                          <m:e>
                            <m:r>
                              <w:rPr>
                                <w:rFonts w:ascii="Cambria Math" w:hAnsi="Cambria Math"/>
                                <w:sz w:val="20"/>
                              </w:rPr>
                              <m:t>N</m:t>
                            </m:r>
                          </m:e>
                          <m:sub>
                            <m:r>
                              <w:rPr>
                                <w:rFonts w:ascii="Cambria Math" w:hAnsi="Cambria Math"/>
                                <w:sz w:val="20"/>
                              </w:rPr>
                              <m:t>a</m:t>
                            </m:r>
                          </m:sub>
                          <m:sup>
                            <m:r>
                              <w:rPr>
                                <w:rFonts w:ascii="Cambria Math" w:hAnsi="Cambria Math"/>
                                <w:sz w:val="20"/>
                              </w:rPr>
                              <m:t>SPR100</m:t>
                            </m:r>
                          </m:sup>
                        </m:sSubSup>
                        <m:sSup>
                          <m:sSupPr>
                            <m:ctrlPr>
                              <w:rPr>
                                <w:rFonts w:ascii="Cambria Math" w:hAnsi="Cambria Math"/>
                                <w:i/>
                                <w:sz w:val="20"/>
                              </w:rPr>
                            </m:ctrlPr>
                          </m:sSupPr>
                          <m:e>
                            <m:r>
                              <w:rPr>
                                <w:rFonts w:ascii="Cambria Math" w:hAnsi="Cambria Math"/>
                                <w:sz w:val="20"/>
                              </w:rPr>
                              <m:t>e</m:t>
                            </m:r>
                          </m:e>
                          <m:sup>
                            <m:r>
                              <w:rPr>
                                <w:rFonts w:ascii="Cambria Math" w:hAnsi="Cambria Math"/>
                                <w:sz w:val="20"/>
                              </w:rPr>
                              <m:t>-M</m:t>
                            </m:r>
                          </m:sup>
                        </m:sSup>
                        <m:r>
                          <w:rPr>
                            <w:rFonts w:ascii="Cambria Math" w:hAnsi="Cambria Math"/>
                            <w:sz w:val="20"/>
                          </w:rPr>
                          <m:t xml:space="preserve">                              a=</m:t>
                        </m:r>
                        <m:sSub>
                          <m:sSubPr>
                            <m:ctrlPr>
                              <w:rPr>
                                <w:rFonts w:ascii="Cambria Math" w:hAnsi="Cambria Math"/>
                                <w:i/>
                                <w:sz w:val="20"/>
                              </w:rPr>
                            </m:ctrlPr>
                          </m:sSubPr>
                          <m:e>
                            <m:r>
                              <w:rPr>
                                <w:rFonts w:ascii="Cambria Math" w:hAnsi="Cambria Math"/>
                                <w:sz w:val="20"/>
                              </w:rPr>
                              <m:t>a</m:t>
                            </m:r>
                          </m:e>
                          <m:sub>
                            <m:r>
                              <w:rPr>
                                <w:rFonts w:ascii="Cambria Math" w:hAnsi="Cambria Math"/>
                                <w:sz w:val="20"/>
                              </w:rPr>
                              <m:t>+</m:t>
                            </m:r>
                          </m:sub>
                        </m:sSub>
                      </m:e>
                    </m:eqArr>
                  </m:e>
                </m:d>
              </m:oMath>
            </m:oMathPara>
          </w:p>
        </w:tc>
        <w:tc>
          <w:tcPr>
            <w:tcW w:w="895" w:type="dxa"/>
            <w:vAlign w:val="center"/>
          </w:tcPr>
          <w:p w14:paraId="7A4FA7AF" w14:textId="70F12F70" w:rsidR="00430C74" w:rsidRPr="004636D3" w:rsidRDefault="00430C74" w:rsidP="008F2A7B">
            <w:pPr>
              <w:pStyle w:val="Caption"/>
            </w:pPr>
            <w:r w:rsidRPr="004636D3">
              <w:t>(2</w:t>
            </w:r>
            <w:r w:rsidR="00BD6C31">
              <w:t>4</w:t>
            </w:r>
            <w:r w:rsidRPr="004636D3">
              <w:t>)</w:t>
            </w:r>
          </w:p>
        </w:tc>
      </w:tr>
    </w:tbl>
    <w:p w14:paraId="0A526285" w14:textId="409F34E7" w:rsidR="00EB31C7" w:rsidRPr="004636D3" w:rsidRDefault="00EB31C7" w:rsidP="008F2A7B">
      <w:pPr>
        <w:autoSpaceDE w:val="0"/>
        <w:autoSpaceDN w:val="0"/>
        <w:adjustRightInd w:val="0"/>
      </w:pPr>
      <w:r w:rsidRPr="004636D3">
        <w:t>The spawning biomass per recruit (</w:t>
      </w:r>
      <w:r w:rsidRPr="004636D3">
        <w:rPr>
          <w:rFonts w:ascii="Cambria Math" w:eastAsia="CambriaMath" w:hAnsi="Cambria Math" w:cs="Cambria Math"/>
        </w:rPr>
        <w:t>𝑆𝐵𝑃𝑅</w:t>
      </w:r>
      <w:r w:rsidRPr="004636D3">
        <w:rPr>
          <w:rFonts w:ascii="Cambria Math" w:eastAsia="CambriaMath" w:hAnsi="Cambria Math" w:cs="Cambria Math"/>
          <w:vertAlign w:val="subscript"/>
        </w:rPr>
        <w:t>𝑆𝑃𝑅</w:t>
      </w:r>
      <w:r w:rsidRPr="004636D3">
        <w:t xml:space="preserve">) under fished (e.g., </w:t>
      </w:r>
      <w:r w:rsidRPr="004636D3">
        <w:rPr>
          <w:rFonts w:ascii="Cambria Math" w:eastAsia="CambriaMath" w:hAnsi="Cambria Math" w:cs="Cambria Math"/>
        </w:rPr>
        <w:t>𝑆𝑃𝑅</w:t>
      </w:r>
      <w:r w:rsidRPr="004636D3">
        <w:t>=50%) and unfished (</w:t>
      </w:r>
      <w:r w:rsidRPr="004636D3">
        <w:rPr>
          <w:rFonts w:ascii="Cambria Math" w:eastAsia="CambriaMath" w:hAnsi="Cambria Math" w:cs="Cambria Math"/>
        </w:rPr>
        <w:t>𝑆𝑃𝑅</w:t>
      </w:r>
      <w:r w:rsidRPr="004636D3">
        <w:t>=100%) conditions is</w:t>
      </w:r>
      <w:r w:rsidR="00F471F1">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61ED2B3A" w14:textId="77777777" w:rsidTr="004E6411">
        <w:tc>
          <w:tcPr>
            <w:tcW w:w="715" w:type="dxa"/>
          </w:tcPr>
          <w:p w14:paraId="060B6428" w14:textId="77777777" w:rsidR="00430C74" w:rsidRPr="004636D3" w:rsidRDefault="00430C74" w:rsidP="008F2A7B">
            <w:pPr>
              <w:pStyle w:val="Caption"/>
              <w:ind w:firstLine="0"/>
            </w:pPr>
          </w:p>
        </w:tc>
        <w:tc>
          <w:tcPr>
            <w:tcW w:w="7740" w:type="dxa"/>
          </w:tcPr>
          <w:p w14:paraId="7E0DF3F3" w14:textId="7F9FD1B5" w:rsidR="00430C74" w:rsidRPr="004636D3" w:rsidRDefault="00000000" w:rsidP="008F2A7B">
            <w:pPr>
              <w:pStyle w:val="Caption"/>
              <w:ind w:firstLine="0"/>
            </w:pPr>
            <m:oMathPara>
              <m:oMath>
                <m:sSub>
                  <m:sSubPr>
                    <m:ctrlPr>
                      <w:rPr>
                        <w:rFonts w:ascii="Cambria Math" w:hAnsi="Cambria Math"/>
                        <w:i/>
                        <w:sz w:val="24"/>
                        <w:szCs w:val="24"/>
                      </w:rPr>
                    </m:ctrlPr>
                  </m:sSubPr>
                  <m:e>
                    <m:r>
                      <w:rPr>
                        <w:rFonts w:ascii="Cambria Math" w:hAnsi="Cambria Math"/>
                      </w:rPr>
                      <m:t>SBPR</m:t>
                    </m:r>
                  </m:e>
                  <m:sub>
                    <m:r>
                      <w:rPr>
                        <w:rFonts w:ascii="Cambria Math" w:hAnsi="Cambria Math"/>
                      </w:rPr>
                      <m:t>SPR</m:t>
                    </m:r>
                  </m:sub>
                </m:sSub>
                <m:r>
                  <w:rPr>
                    <w:rFonts w:ascii="Cambria Math" w:hAnsi="Cambria Math"/>
                  </w:rPr>
                  <m:t>=</m:t>
                </m:r>
                <m:nary>
                  <m:naryPr>
                    <m:chr m:val="∑"/>
                    <m:limLoc m:val="undOvr"/>
                    <m:ctrlPr>
                      <w:rPr>
                        <w:rFonts w:ascii="Cambria Math" w:hAnsi="Cambria Math"/>
                        <w:i/>
                        <w:sz w:val="24"/>
                        <w:szCs w:val="24"/>
                      </w:rPr>
                    </m:ctrlPr>
                  </m:naryPr>
                  <m:sub>
                    <m:r>
                      <w:rPr>
                        <w:rFonts w:ascii="Cambria Math" w:hAnsi="Cambria Math"/>
                      </w:rPr>
                      <m:t>a=</m:t>
                    </m:r>
                    <m:sSub>
                      <m:sSubPr>
                        <m:ctrlPr>
                          <w:rPr>
                            <w:rFonts w:ascii="Cambria Math" w:hAnsi="Cambria Math"/>
                            <w:i/>
                            <w:sz w:val="24"/>
                            <w:szCs w:val="24"/>
                          </w:rPr>
                        </m:ctrlPr>
                      </m:sSubPr>
                      <m:e>
                        <m:r>
                          <w:rPr>
                            <w:rFonts w:ascii="Cambria Math" w:hAnsi="Cambria Math"/>
                          </w:rPr>
                          <m:t>a</m:t>
                        </m:r>
                      </m:e>
                      <m:sub>
                        <m:r>
                          <w:rPr>
                            <w:rFonts w:ascii="Cambria Math" w:hAnsi="Cambria Math"/>
                          </w:rPr>
                          <m:t>0</m:t>
                        </m:r>
                      </m:sub>
                    </m:sSub>
                  </m:sub>
                  <m:sup>
                    <m:r>
                      <w:rPr>
                        <w:rFonts w:ascii="Cambria Math" w:hAnsi="Cambria Math"/>
                      </w:rPr>
                      <m:t>a+</m:t>
                    </m:r>
                  </m:sup>
                  <m:e>
                    <m:sSubSup>
                      <m:sSubSupPr>
                        <m:ctrlPr>
                          <w:rPr>
                            <w:rFonts w:ascii="Cambria Math" w:hAnsi="Cambria Math"/>
                            <w:i/>
                            <w:sz w:val="24"/>
                            <w:szCs w:val="24"/>
                          </w:rPr>
                        </m:ctrlPr>
                      </m:sSubSupPr>
                      <m:e>
                        <m:r>
                          <w:rPr>
                            <w:rFonts w:ascii="Cambria Math" w:hAnsi="Cambria Math"/>
                          </w:rPr>
                          <m:t>w</m:t>
                        </m:r>
                      </m:e>
                      <m:sub>
                        <m:r>
                          <w:rPr>
                            <w:rFonts w:ascii="Cambria Math" w:hAnsi="Cambria Math"/>
                          </w:rPr>
                          <m:t>a,f</m:t>
                        </m:r>
                      </m:sub>
                      <m:sup>
                        <m:r>
                          <w:rPr>
                            <w:rFonts w:ascii="Cambria Math" w:hAnsi="Cambria Math"/>
                          </w:rPr>
                          <m:t>srv</m:t>
                        </m:r>
                      </m:sup>
                    </m:sSubSup>
                    <m:sSubSup>
                      <m:sSubSupPr>
                        <m:ctrlPr>
                          <w:rPr>
                            <w:rFonts w:ascii="Cambria Math" w:hAnsi="Cambria Math"/>
                            <w:i/>
                            <w:sz w:val="24"/>
                            <w:szCs w:val="24"/>
                          </w:rPr>
                        </m:ctrlPr>
                      </m:sSubSupPr>
                      <m:e>
                        <m:r>
                          <w:rPr>
                            <w:rFonts w:ascii="Cambria Math" w:hAnsi="Cambria Math"/>
                          </w:rPr>
                          <m:t xml:space="preserve"> N</m:t>
                        </m:r>
                      </m:e>
                      <m:sub>
                        <m:r>
                          <w:rPr>
                            <w:rFonts w:ascii="Cambria Math" w:hAnsi="Cambria Math"/>
                          </w:rPr>
                          <m:t>a</m:t>
                        </m:r>
                      </m:sub>
                      <m:sup>
                        <m:r>
                          <w:rPr>
                            <w:rFonts w:ascii="Cambria Math" w:hAnsi="Cambria Math"/>
                          </w:rPr>
                          <m:t>spr</m:t>
                        </m:r>
                      </m:sup>
                    </m:sSubSup>
                    <m:r>
                      <w:rPr>
                        <w:rFonts w:ascii="Cambria Math" w:hAnsi="Cambria Math"/>
                        <w:szCs w:val="24"/>
                      </w:rPr>
                      <m:t xml:space="preserve"> </m:t>
                    </m:r>
                    <m:sSubSup>
                      <m:sSubSupPr>
                        <m:ctrlPr>
                          <w:rPr>
                            <w:rFonts w:ascii="Cambria Math" w:hAnsi="Cambria Math"/>
                            <w:i/>
                            <w:sz w:val="24"/>
                            <w:szCs w:val="24"/>
                          </w:rPr>
                        </m:ctrlPr>
                      </m:sSubSupPr>
                      <m:e>
                        <m:r>
                          <w:rPr>
                            <w:rFonts w:ascii="Cambria Math" w:hAnsi="Cambria Math"/>
                          </w:rPr>
                          <m:t>S</m:t>
                        </m:r>
                      </m:e>
                      <m:sub>
                        <m:r>
                          <w:rPr>
                            <w:rFonts w:ascii="Cambria Math" w:hAnsi="Cambria Math"/>
                          </w:rPr>
                          <m:t>T,a,f</m:t>
                        </m:r>
                      </m:sub>
                      <m:sup>
                        <m:r>
                          <w:rPr>
                            <w:rFonts w:ascii="Cambria Math" w:hAnsi="Cambria Math"/>
                          </w:rPr>
                          <m:t>spawn</m:t>
                        </m:r>
                      </m:sup>
                    </m:sSubSup>
                    <m:r>
                      <w:rPr>
                        <w:rFonts w:ascii="Cambria Math" w:hAnsi="Cambria Math"/>
                        <w:szCs w:val="24"/>
                      </w:rPr>
                      <m:t xml:space="preserve"> </m:t>
                    </m:r>
                    <m:sSub>
                      <m:sSubPr>
                        <m:ctrlPr>
                          <w:rPr>
                            <w:rFonts w:ascii="Cambria Math" w:hAnsi="Cambria Math"/>
                            <w:i/>
                            <w:sz w:val="24"/>
                            <w:szCs w:val="24"/>
                          </w:rPr>
                        </m:ctrlPr>
                      </m:sSubPr>
                      <m:e>
                        <m:r>
                          <w:rPr>
                            <w:rFonts w:ascii="Cambria Math" w:hAnsi="Cambria Math"/>
                          </w:rPr>
                          <m:t>p</m:t>
                        </m:r>
                      </m:e>
                      <m:sub>
                        <m:r>
                          <w:rPr>
                            <w:rFonts w:ascii="Cambria Math" w:hAnsi="Cambria Math"/>
                          </w:rPr>
                          <m:t>a</m:t>
                        </m:r>
                      </m:sub>
                    </m:sSub>
                  </m:e>
                </m:nary>
                <m:r>
                  <w:rPr>
                    <w:rFonts w:ascii="Cambria Math" w:hAnsi="Cambria Math"/>
                  </w:rPr>
                  <m:t>.</m:t>
                </m:r>
              </m:oMath>
            </m:oMathPara>
          </w:p>
        </w:tc>
        <w:tc>
          <w:tcPr>
            <w:tcW w:w="895" w:type="dxa"/>
            <w:vAlign w:val="center"/>
          </w:tcPr>
          <w:p w14:paraId="7854A28E" w14:textId="2E8AEDF5" w:rsidR="00430C74" w:rsidRPr="004636D3" w:rsidRDefault="00430C74" w:rsidP="008F2A7B">
            <w:pPr>
              <w:pStyle w:val="Caption"/>
            </w:pPr>
            <w:r w:rsidRPr="004636D3">
              <w:t>(2</w:t>
            </w:r>
            <w:r w:rsidR="00BD6C31">
              <w:t>5</w:t>
            </w:r>
            <w:r w:rsidRPr="004636D3">
              <w:t>)</w:t>
            </w:r>
          </w:p>
        </w:tc>
      </w:tr>
    </w:tbl>
    <w:p w14:paraId="0047B50F" w14:textId="63E172F6" w:rsidR="00EB31C7" w:rsidRPr="004636D3" w:rsidRDefault="00EB31C7" w:rsidP="008F2A7B">
      <w:pPr>
        <w:autoSpaceDE w:val="0"/>
        <w:autoSpaceDN w:val="0"/>
        <w:adjustRightInd w:val="0"/>
      </w:pPr>
      <w:r w:rsidRPr="004636D3">
        <w:lastRenderedPageBreak/>
        <w:t>Equilibrium recruitment is assumed to be equal to the geometric mean of the full estimated recruitment time series such that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23907873" w14:textId="77777777" w:rsidTr="004E6411">
        <w:tc>
          <w:tcPr>
            <w:tcW w:w="715" w:type="dxa"/>
          </w:tcPr>
          <w:p w14:paraId="37FFB504" w14:textId="77777777" w:rsidR="00430C74" w:rsidRPr="004636D3" w:rsidRDefault="00430C74" w:rsidP="008F2A7B">
            <w:pPr>
              <w:pStyle w:val="Caption"/>
              <w:ind w:firstLine="0"/>
            </w:pPr>
          </w:p>
        </w:tc>
        <w:tc>
          <w:tcPr>
            <w:tcW w:w="7740" w:type="dxa"/>
          </w:tcPr>
          <w:p w14:paraId="67D03065" w14:textId="77931273" w:rsidR="00430C74" w:rsidRPr="004636D3" w:rsidRDefault="00000000" w:rsidP="008F2A7B">
            <w:pPr>
              <w:pStyle w:val="Caption"/>
              <w:ind w:firstLine="0"/>
            </w:pPr>
            <m:oMathPara>
              <m:oMath>
                <m:acc>
                  <m:accPr>
                    <m:chr m:val="̇"/>
                    <m:ctrlPr>
                      <w:rPr>
                        <w:rFonts w:ascii="Cambria Math" w:hAnsi="Cambria Math"/>
                        <w:i/>
                        <w:sz w:val="24"/>
                        <w:szCs w:val="24"/>
                      </w:rPr>
                    </m:ctrlPr>
                  </m:accPr>
                  <m:e>
                    <m:r>
                      <w:rPr>
                        <w:rFonts w:ascii="Cambria Math" w:hAnsi="Cambria Math"/>
                      </w:rPr>
                      <m:t>R</m:t>
                    </m:r>
                  </m:e>
                </m:acc>
                <m:r>
                  <w:rPr>
                    <w:rFonts w:ascii="Cambria Math" w:hAnsi="Cambria Math"/>
                  </w:rPr>
                  <m:t>=</m:t>
                </m:r>
                <m:sSup>
                  <m:sSupPr>
                    <m:ctrlPr>
                      <w:rPr>
                        <w:rFonts w:ascii="Cambria Math" w:hAnsi="Cambria Math"/>
                        <w:i/>
                        <w:sz w:val="24"/>
                        <w:szCs w:val="24"/>
                      </w:rPr>
                    </m:ctrlPr>
                  </m:sSupPr>
                  <m:e>
                    <m:d>
                      <m:dPr>
                        <m:ctrlPr>
                          <w:rPr>
                            <w:rFonts w:ascii="Cambria Math" w:hAnsi="Cambria Math"/>
                            <w:i/>
                            <w:sz w:val="24"/>
                            <w:szCs w:val="24"/>
                          </w:rPr>
                        </m:ctrlPr>
                      </m:dPr>
                      <m:e>
                        <m:nary>
                          <m:naryPr>
                            <m:chr m:val="∏"/>
                            <m:limLoc m:val="undOvr"/>
                            <m:ctrlPr>
                              <w:rPr>
                                <w:rFonts w:ascii="Cambria Math" w:hAnsi="Cambria Math"/>
                                <w:i/>
                                <w:sz w:val="24"/>
                                <w:szCs w:val="24"/>
                              </w:rPr>
                            </m:ctrlPr>
                          </m:naryPr>
                          <m:sub>
                            <m:r>
                              <w:rPr>
                                <w:rFonts w:ascii="Cambria Math" w:hAnsi="Cambria Math"/>
                              </w:rPr>
                              <m:t>t=1</m:t>
                            </m:r>
                          </m:sub>
                          <m:sup>
                            <m:r>
                              <w:rPr>
                                <w:rFonts w:ascii="Cambria Math" w:hAnsi="Cambria Math"/>
                              </w:rPr>
                              <m:t>T</m:t>
                            </m:r>
                          </m:sup>
                          <m:e>
                            <m:sSup>
                              <m:sSupPr>
                                <m:ctrlPr>
                                  <w:rPr>
                                    <w:rFonts w:ascii="Cambria Math" w:hAnsi="Cambria Math"/>
                                    <w:i/>
                                  </w:rPr>
                                </m:ctrlPr>
                              </m:sSupPr>
                              <m:e>
                                <m:r>
                                  <w:rPr>
                                    <w:rFonts w:ascii="Cambria Math" w:hAnsi="Cambria Math"/>
                                  </w:rPr>
                                  <m:t>e</m:t>
                                </m:r>
                              </m:e>
                              <m:sup>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rPr>
                                          <m:t>μ</m:t>
                                        </m:r>
                                      </m:e>
                                      <m:sub>
                                        <m:r>
                                          <w:rPr>
                                            <w:rFonts w:ascii="Cambria Math" w:hAnsi="Cambria Math"/>
                                          </w:rPr>
                                          <m:t>R</m:t>
                                        </m:r>
                                      </m:sub>
                                    </m:sSub>
                                    <m:r>
                                      <w:rPr>
                                        <w:rFonts w:ascii="Cambria Math" w:hAnsi="Cambria Math"/>
                                      </w:rPr>
                                      <m:t>+</m:t>
                                    </m:r>
                                    <m:sSub>
                                      <m:sSubPr>
                                        <m:ctrlPr>
                                          <w:rPr>
                                            <w:rFonts w:ascii="Cambria Math" w:hAnsi="Cambria Math"/>
                                            <w:i/>
                                            <w:sz w:val="24"/>
                                            <w:szCs w:val="24"/>
                                          </w:rPr>
                                        </m:ctrlPr>
                                      </m:sSubPr>
                                      <m:e>
                                        <m:r>
                                          <w:rPr>
                                            <w:rFonts w:ascii="Cambria Math" w:hAnsi="Cambria Math"/>
                                          </w:rPr>
                                          <m:t>τ</m:t>
                                        </m:r>
                                      </m:e>
                                      <m:sub>
                                        <m:r>
                                          <w:rPr>
                                            <w:rFonts w:ascii="Cambria Math" w:hAnsi="Cambria Math"/>
                                          </w:rPr>
                                          <m:t>t</m:t>
                                        </m:r>
                                      </m:sub>
                                    </m:sSub>
                                  </m:e>
                                </m:d>
                              </m:sup>
                            </m:sSup>
                          </m:e>
                        </m:nary>
                      </m:e>
                    </m:d>
                  </m:e>
                  <m:sup>
                    <m:f>
                      <m:fPr>
                        <m:ctrlPr>
                          <w:rPr>
                            <w:rFonts w:ascii="Cambria Math" w:hAnsi="Cambria Math"/>
                            <w:i/>
                            <w:sz w:val="24"/>
                            <w:szCs w:val="24"/>
                          </w:rPr>
                        </m:ctrlPr>
                      </m:fPr>
                      <m:num>
                        <m:r>
                          <w:rPr>
                            <w:rFonts w:ascii="Cambria Math" w:hAnsi="Cambria Math"/>
                          </w:rPr>
                          <m:t>1</m:t>
                        </m:r>
                      </m:num>
                      <m:den>
                        <m:r>
                          <w:rPr>
                            <w:rFonts w:ascii="Cambria Math" w:hAnsi="Cambria Math"/>
                          </w:rPr>
                          <m:t>T</m:t>
                        </m:r>
                      </m:den>
                    </m:f>
                  </m:sup>
                </m:sSup>
                <m:r>
                  <w:rPr>
                    <w:rFonts w:ascii="Cambria Math" w:hAnsi="Cambria Math"/>
                  </w:rPr>
                  <m:t>.</m:t>
                </m:r>
              </m:oMath>
            </m:oMathPara>
          </w:p>
        </w:tc>
        <w:tc>
          <w:tcPr>
            <w:tcW w:w="895" w:type="dxa"/>
            <w:vAlign w:val="center"/>
          </w:tcPr>
          <w:p w14:paraId="38DD79A5" w14:textId="46C99312" w:rsidR="00430C74" w:rsidRPr="004636D3" w:rsidRDefault="00430C74" w:rsidP="008F2A7B">
            <w:pPr>
              <w:pStyle w:val="Caption"/>
            </w:pPr>
            <w:r w:rsidRPr="004636D3">
              <w:t>(2</w:t>
            </w:r>
            <w:r w:rsidR="00BD6C31">
              <w:t>6</w:t>
            </w:r>
            <w:r w:rsidRPr="004636D3">
              <w:t>)</w:t>
            </w:r>
          </w:p>
        </w:tc>
      </w:tr>
    </w:tbl>
    <w:p w14:paraId="2560278E" w14:textId="192D4E56" w:rsidR="00EB31C7" w:rsidRPr="004636D3" w:rsidRDefault="00F471F1" w:rsidP="008F2A7B">
      <w:pPr>
        <w:autoSpaceDE w:val="0"/>
        <w:autoSpaceDN w:val="0"/>
        <w:adjustRightInd w:val="0"/>
      </w:pPr>
      <w:r>
        <w:t>Assuming a 50/50 sex ratio for recruitment, equilibrium female spawning biomass (</w:t>
      </w:r>
      <m:oMath>
        <m:r>
          <w:rPr>
            <w:rFonts w:ascii="Cambria Math" w:hAnsi="Cambria Math"/>
          </w:rPr>
          <m:t>S</m:t>
        </m:r>
        <m:sSub>
          <m:sSubPr>
            <m:ctrlPr>
              <w:rPr>
                <w:rFonts w:ascii="Cambria Math" w:hAnsi="Cambria Math"/>
              </w:rPr>
            </m:ctrlPr>
          </m:sSubPr>
          <m:e>
            <m:r>
              <w:rPr>
                <w:rFonts w:ascii="Cambria Math" w:hAnsi="Cambria Math"/>
              </w:rPr>
              <m:t>B</m:t>
            </m:r>
          </m:e>
          <m:sub>
            <m:r>
              <w:rPr>
                <w:rFonts w:ascii="Cambria Math" w:hAnsi="Cambria Math"/>
              </w:rPr>
              <m:t>SPR</m:t>
            </m:r>
          </m:sub>
        </m:sSub>
      </m:oMath>
      <w:r>
        <w:t>) under fished and unfished conditions is calculated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72E55D29" w14:textId="77777777" w:rsidTr="004E6411">
        <w:tc>
          <w:tcPr>
            <w:tcW w:w="715" w:type="dxa"/>
          </w:tcPr>
          <w:p w14:paraId="7F8D1743" w14:textId="77777777" w:rsidR="00430C74" w:rsidRPr="004636D3" w:rsidRDefault="00430C74" w:rsidP="008F2A7B">
            <w:pPr>
              <w:pStyle w:val="Caption"/>
              <w:ind w:firstLine="0"/>
            </w:pPr>
          </w:p>
        </w:tc>
        <w:tc>
          <w:tcPr>
            <w:tcW w:w="7740" w:type="dxa"/>
          </w:tcPr>
          <w:p w14:paraId="62C2634B" w14:textId="52E3F9A1" w:rsidR="00430C74" w:rsidRPr="004636D3" w:rsidRDefault="00000000" w:rsidP="008F2A7B">
            <w:pPr>
              <w:pStyle w:val="Caption"/>
              <w:ind w:firstLine="0"/>
            </w:pPr>
            <m:oMathPara>
              <m:oMath>
                <m:sSub>
                  <m:sSubPr>
                    <m:ctrlPr>
                      <w:rPr>
                        <w:rFonts w:ascii="Cambria Math" w:hAnsi="Cambria Math"/>
                        <w:i/>
                        <w:sz w:val="24"/>
                        <w:szCs w:val="24"/>
                      </w:rPr>
                    </m:ctrlPr>
                  </m:sSubPr>
                  <m:e>
                    <m:r>
                      <w:rPr>
                        <w:rFonts w:ascii="Cambria Math" w:hAnsi="Cambria Math"/>
                      </w:rPr>
                      <m:t>SB</m:t>
                    </m:r>
                  </m:e>
                  <m:sub>
                    <m:r>
                      <w:rPr>
                        <w:rFonts w:ascii="Cambria Math" w:hAnsi="Cambria Math"/>
                      </w:rPr>
                      <m:t>SPR</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acc>
                  <m:accPr>
                    <m:chr m:val="̇"/>
                    <m:ctrlPr>
                      <w:rPr>
                        <w:rFonts w:ascii="Cambria Math" w:hAnsi="Cambria Math"/>
                        <w:i/>
                        <w:sz w:val="24"/>
                        <w:szCs w:val="24"/>
                      </w:rPr>
                    </m:ctrlPr>
                  </m:accPr>
                  <m:e>
                    <m:r>
                      <w:rPr>
                        <w:rFonts w:ascii="Cambria Math" w:hAnsi="Cambria Math"/>
                      </w:rPr>
                      <m:t>R</m:t>
                    </m:r>
                  </m:e>
                </m:acc>
                <m:d>
                  <m:dPr>
                    <m:ctrlPr>
                      <w:rPr>
                        <w:rFonts w:ascii="Cambria Math" w:hAnsi="Cambria Math"/>
                        <w:i/>
                        <w:szCs w:val="24"/>
                      </w:rPr>
                    </m:ctrlPr>
                  </m:dPr>
                  <m:e>
                    <m:sSub>
                      <m:sSubPr>
                        <m:ctrlPr>
                          <w:rPr>
                            <w:rFonts w:ascii="Cambria Math" w:hAnsi="Cambria Math"/>
                            <w:i/>
                            <w:sz w:val="24"/>
                            <w:szCs w:val="24"/>
                          </w:rPr>
                        </m:ctrlPr>
                      </m:sSubPr>
                      <m:e>
                        <m:r>
                          <w:rPr>
                            <w:rFonts w:ascii="Cambria Math" w:hAnsi="Cambria Math"/>
                          </w:rPr>
                          <m:t>SBPR</m:t>
                        </m:r>
                      </m:e>
                      <m:sub>
                        <m:r>
                          <w:rPr>
                            <w:rFonts w:ascii="Cambria Math" w:hAnsi="Cambria Math"/>
                          </w:rPr>
                          <m:t>SPR</m:t>
                        </m:r>
                      </m:sub>
                    </m:sSub>
                    <m:ctrlPr>
                      <w:rPr>
                        <w:rFonts w:ascii="Cambria Math" w:hAnsi="Cambria Math"/>
                        <w:i/>
                        <w:sz w:val="24"/>
                        <w:szCs w:val="24"/>
                      </w:rPr>
                    </m:ctrlPr>
                  </m:e>
                </m:d>
                <m:r>
                  <w:rPr>
                    <w:rFonts w:ascii="Cambria Math" w:hAnsi="Cambria Math"/>
                  </w:rPr>
                  <m:t>.</m:t>
                </m:r>
              </m:oMath>
            </m:oMathPara>
          </w:p>
        </w:tc>
        <w:tc>
          <w:tcPr>
            <w:tcW w:w="895" w:type="dxa"/>
            <w:vAlign w:val="center"/>
          </w:tcPr>
          <w:p w14:paraId="56681B1F" w14:textId="52E15010" w:rsidR="00430C74" w:rsidRPr="004636D3" w:rsidRDefault="00430C74" w:rsidP="008F2A7B">
            <w:pPr>
              <w:pStyle w:val="Caption"/>
            </w:pPr>
            <w:r w:rsidRPr="004636D3">
              <w:t>(2</w:t>
            </w:r>
            <w:r w:rsidR="00BD6C31">
              <w:t>7</w:t>
            </w:r>
            <w:r w:rsidRPr="004636D3">
              <w:t>)</w:t>
            </w:r>
          </w:p>
        </w:tc>
      </w:tr>
    </w:tbl>
    <w:p w14:paraId="138776F7" w14:textId="77777777" w:rsidR="00F471F1" w:rsidRPr="00F471F1" w:rsidRDefault="00F471F1" w:rsidP="008F2A7B">
      <w:pPr>
        <w:pStyle w:val="BodyText"/>
        <w:rPr>
          <w:sz w:val="24"/>
          <w:szCs w:val="28"/>
        </w:rPr>
      </w:pPr>
      <w:r w:rsidRPr="00F471F1">
        <w:rPr>
          <w:sz w:val="24"/>
          <w:szCs w:val="28"/>
        </w:rPr>
        <w:t xml:space="preserve">The SPR-based fishing mortality rate of </w:t>
      </w:r>
      <m:oMath>
        <m:sSub>
          <m:sSubPr>
            <m:ctrlPr>
              <w:rPr>
                <w:rFonts w:ascii="Cambria Math" w:hAnsi="Cambria Math"/>
                <w:sz w:val="24"/>
                <w:szCs w:val="28"/>
              </w:rPr>
            </m:ctrlPr>
          </m:sSubPr>
          <m:e>
            <m:r>
              <w:rPr>
                <w:rFonts w:ascii="Cambria Math" w:hAnsi="Cambria Math"/>
                <w:sz w:val="24"/>
                <w:szCs w:val="28"/>
              </w:rPr>
              <m:t>F</m:t>
            </m:r>
          </m:e>
          <m:sub>
            <m:r>
              <w:rPr>
                <w:rFonts w:ascii="Cambria Math" w:hAnsi="Cambria Math"/>
                <w:sz w:val="24"/>
                <w:szCs w:val="28"/>
              </w:rPr>
              <m:t>50</m:t>
            </m:r>
          </m:sub>
        </m:sSub>
      </m:oMath>
      <w:r w:rsidRPr="00F471F1">
        <w:rPr>
          <w:sz w:val="24"/>
          <w:szCs w:val="28"/>
        </w:rPr>
        <w:t xml:space="preserve"> is estimated using penalized likelihood. The SPR-based biological reference points are estimated using penalized likelihood, where: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495F2976" w14:textId="77777777" w:rsidTr="004E6411">
        <w:tc>
          <w:tcPr>
            <w:tcW w:w="715" w:type="dxa"/>
          </w:tcPr>
          <w:p w14:paraId="696279AA" w14:textId="77777777" w:rsidR="00430C74" w:rsidRPr="004636D3" w:rsidRDefault="00430C74" w:rsidP="008F2A7B">
            <w:pPr>
              <w:pStyle w:val="Caption"/>
              <w:ind w:firstLine="0"/>
            </w:pPr>
          </w:p>
        </w:tc>
        <w:tc>
          <w:tcPr>
            <w:tcW w:w="7740" w:type="dxa"/>
          </w:tcPr>
          <w:p w14:paraId="01E269DE" w14:textId="458E47A4" w:rsidR="00430C74" w:rsidRPr="004636D3" w:rsidRDefault="00430C74" w:rsidP="008F2A7B">
            <w:pPr>
              <w:pStyle w:val="Caption"/>
              <w:ind w:firstLine="0"/>
            </w:pPr>
            <m:oMathPara>
              <m:oMath>
                <m:r>
                  <w:rPr>
                    <w:rFonts w:ascii="Cambria Math" w:hAnsi="Cambria Math"/>
                  </w:rPr>
                  <m:t>lnL</m:t>
                </m:r>
                <m:d>
                  <m:dPr>
                    <m:ctrlPr>
                      <w:rPr>
                        <w:rFonts w:ascii="Cambria Math" w:hAnsi="Cambria Math"/>
                        <w:i/>
                        <w:sz w:val="24"/>
                        <w:szCs w:val="24"/>
                      </w:rPr>
                    </m:ctrlPr>
                  </m:dPr>
                  <m:e>
                    <m:r>
                      <w:rPr>
                        <w:rFonts w:ascii="Cambria Math" w:hAnsi="Cambria Math"/>
                      </w:rPr>
                      <m:t>SPR</m:t>
                    </m:r>
                  </m:e>
                </m:d>
                <m:r>
                  <w:rPr>
                    <w:rFonts w:ascii="Cambria Math" w:hAnsi="Cambria Math"/>
                  </w:rPr>
                  <m:t>=100</m:t>
                </m:r>
                <m:sSup>
                  <m:sSupPr>
                    <m:ctrlPr>
                      <w:rPr>
                        <w:rFonts w:ascii="Cambria Math" w:hAnsi="Cambria Math"/>
                        <w:i/>
                        <w:sz w:val="24"/>
                        <w:szCs w:val="24"/>
                      </w:rPr>
                    </m:ctrlPr>
                  </m:sSupPr>
                  <m:e>
                    <m:d>
                      <m:dPr>
                        <m:ctrlPr>
                          <w:rPr>
                            <w:rFonts w:ascii="Cambria Math" w:hAnsi="Cambria Math"/>
                            <w:i/>
                            <w:sz w:val="24"/>
                            <w:szCs w:val="24"/>
                          </w:rPr>
                        </m:ctrlPr>
                      </m:dPr>
                      <m:e>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rPr>
                                  <m:t>SBPR</m:t>
                                </m:r>
                              </m:e>
                              <m:sub>
                                <m:r>
                                  <w:rPr>
                                    <w:rFonts w:ascii="Cambria Math" w:hAnsi="Cambria Math"/>
                                  </w:rPr>
                                  <m:t>50</m:t>
                                </m:r>
                              </m:sub>
                            </m:sSub>
                          </m:num>
                          <m:den>
                            <m:sSub>
                              <m:sSubPr>
                                <m:ctrlPr>
                                  <w:rPr>
                                    <w:rFonts w:ascii="Cambria Math" w:hAnsi="Cambria Math"/>
                                    <w:i/>
                                    <w:sz w:val="24"/>
                                    <w:szCs w:val="24"/>
                                  </w:rPr>
                                </m:ctrlPr>
                              </m:sSubPr>
                              <m:e>
                                <m:r>
                                  <w:rPr>
                                    <w:rFonts w:ascii="Cambria Math" w:hAnsi="Cambria Math"/>
                                  </w:rPr>
                                  <m:t>SBPR</m:t>
                                </m:r>
                              </m:e>
                              <m:sub>
                                <m:r>
                                  <w:rPr>
                                    <w:rFonts w:ascii="Cambria Math" w:hAnsi="Cambria Math"/>
                                  </w:rPr>
                                  <m:t>100</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e>
                    </m:d>
                  </m:e>
                  <m:sup>
                    <m:r>
                      <w:rPr>
                        <w:rFonts w:ascii="Cambria Math" w:hAnsi="Cambria Math"/>
                      </w:rPr>
                      <m:t>2</m:t>
                    </m:r>
                  </m:sup>
                </m:sSup>
                <m:r>
                  <w:rPr>
                    <w:rFonts w:ascii="Cambria Math" w:hAnsi="Cambria Math"/>
                  </w:rPr>
                  <m:t>.</m:t>
                </m:r>
              </m:oMath>
            </m:oMathPara>
          </w:p>
        </w:tc>
        <w:tc>
          <w:tcPr>
            <w:tcW w:w="895" w:type="dxa"/>
            <w:vAlign w:val="center"/>
          </w:tcPr>
          <w:p w14:paraId="66042DD5" w14:textId="4EF3007A" w:rsidR="00430C74" w:rsidRPr="004636D3" w:rsidRDefault="00430C74" w:rsidP="008F2A7B">
            <w:pPr>
              <w:pStyle w:val="Caption"/>
            </w:pPr>
            <w:r w:rsidRPr="004636D3">
              <w:t>(2</w:t>
            </w:r>
            <w:r w:rsidR="00BD6C31">
              <w:t>8</w:t>
            </w:r>
            <w:r w:rsidRPr="004636D3">
              <w:t>)</w:t>
            </w:r>
          </w:p>
        </w:tc>
      </w:tr>
    </w:tbl>
    <w:p w14:paraId="13F7277D" w14:textId="77777777" w:rsidR="00EB31C7" w:rsidRPr="004636D3" w:rsidRDefault="00EB31C7" w:rsidP="008F2A7B">
      <w:pPr>
        <w:autoSpaceDE w:val="0"/>
        <w:autoSpaceDN w:val="0"/>
        <w:adjustRightInd w:val="0"/>
      </w:pPr>
      <w:r w:rsidRPr="004636D3">
        <w:t xml:space="preserve">In addition to </w:t>
      </w:r>
      <w:r w:rsidRPr="004636D3">
        <w:rPr>
          <w:rFonts w:ascii="Cambria Math" w:eastAsia="CambriaMath" w:hAnsi="Cambria Math" w:cs="Cambria Math"/>
        </w:rPr>
        <w:t>𝐹</w:t>
      </w:r>
      <w:r w:rsidRPr="004636D3">
        <w:rPr>
          <w:rFonts w:ascii="CambriaMath" w:eastAsia="CambriaMath" w:cs="CambriaMath"/>
          <w:vertAlign w:val="subscript"/>
        </w:rPr>
        <w:t>50</w:t>
      </w:r>
      <w:r w:rsidRPr="004636D3">
        <w:t xml:space="preserve">, </w:t>
      </w:r>
      <w:r w:rsidRPr="004636D3">
        <w:rPr>
          <w:rFonts w:ascii="Cambria Math" w:eastAsia="CambriaMath" w:hAnsi="Cambria Math" w:cs="Cambria Math"/>
        </w:rPr>
        <w:t>𝐹</w:t>
      </w:r>
      <w:r w:rsidRPr="004636D3">
        <w:rPr>
          <w:rFonts w:ascii="CambriaMath" w:eastAsia="CambriaMath" w:cs="CambriaMath"/>
          <w:vertAlign w:val="subscript"/>
        </w:rPr>
        <w:t>35</w:t>
      </w:r>
      <w:r w:rsidRPr="004636D3">
        <w:t xml:space="preserve">, </w:t>
      </w:r>
      <w:r w:rsidRPr="004636D3">
        <w:rPr>
          <w:rFonts w:ascii="Cambria Math" w:eastAsia="CambriaMath" w:hAnsi="Cambria Math" w:cs="Cambria Math"/>
        </w:rPr>
        <w:t>𝐹</w:t>
      </w:r>
      <w:r w:rsidRPr="004636D3">
        <w:rPr>
          <w:rFonts w:ascii="CambriaMath" w:eastAsia="CambriaMath" w:cs="CambriaMath"/>
          <w:vertAlign w:val="subscript"/>
        </w:rPr>
        <w:t>40</w:t>
      </w:r>
      <w:r w:rsidRPr="004636D3">
        <w:t xml:space="preserve">, </w:t>
      </w:r>
      <w:r w:rsidRPr="004636D3">
        <w:rPr>
          <w:rFonts w:ascii="Cambria Math" w:eastAsia="CambriaMath" w:hAnsi="Cambria Math" w:cs="Cambria Math"/>
        </w:rPr>
        <w:t>𝐹</w:t>
      </w:r>
      <w:r w:rsidRPr="004636D3">
        <w:rPr>
          <w:rFonts w:ascii="CambriaMath" w:eastAsia="CambriaMath" w:cs="CambriaMath"/>
          <w:vertAlign w:val="subscript"/>
        </w:rPr>
        <w:t>60</w:t>
      </w:r>
      <w:r w:rsidRPr="004636D3">
        <w:t xml:space="preserve">, and </w:t>
      </w:r>
      <w:r w:rsidRPr="004636D3">
        <w:rPr>
          <w:rFonts w:ascii="Cambria Math" w:eastAsia="CambriaMath" w:hAnsi="Cambria Math" w:cs="Cambria Math"/>
        </w:rPr>
        <w:t>𝐹</w:t>
      </w:r>
      <w:r w:rsidRPr="004636D3">
        <w:rPr>
          <w:rFonts w:ascii="CambriaMath" w:eastAsia="CambriaMath" w:cs="CambriaMath"/>
          <w:vertAlign w:val="subscript"/>
        </w:rPr>
        <w:t>70</w:t>
      </w:r>
      <w:r w:rsidRPr="004636D3">
        <w:rPr>
          <w:rFonts w:ascii="CambriaMath" w:eastAsia="CambriaMath" w:cs="CambriaMath"/>
          <w:sz w:val="17"/>
          <w:szCs w:val="17"/>
        </w:rPr>
        <w:t xml:space="preserve"> </w:t>
      </w:r>
      <w:r w:rsidRPr="004636D3">
        <w:t>are estimated for comparison.</w:t>
      </w:r>
    </w:p>
    <w:p w14:paraId="1814FFBB" w14:textId="77777777" w:rsidR="00F471F1" w:rsidRPr="00F471F1" w:rsidRDefault="00F471F1" w:rsidP="008F2A7B">
      <w:pPr>
        <w:pStyle w:val="BodyText"/>
        <w:rPr>
          <w:sz w:val="24"/>
          <w:szCs w:val="28"/>
        </w:rPr>
      </w:pPr>
      <w:r w:rsidRPr="00F471F1">
        <w:rPr>
          <w:sz w:val="24"/>
          <w:szCs w:val="28"/>
        </w:rPr>
        <w:t>The maximum permissible ABC is calculated as the difference between the predicted landed proportion of the catch (</w:t>
      </w:r>
      <m:oMath>
        <m:sSub>
          <m:sSubPr>
            <m:ctrlPr>
              <w:rPr>
                <w:rFonts w:ascii="Cambria Math" w:hAnsi="Cambria Math"/>
                <w:sz w:val="24"/>
                <w:szCs w:val="28"/>
              </w:rPr>
            </m:ctrlPr>
          </m:sSubPr>
          <m:e>
            <m:acc>
              <m:accPr>
                <m:ctrlPr>
                  <w:rPr>
                    <w:rFonts w:ascii="Cambria Math" w:hAnsi="Cambria Math"/>
                    <w:sz w:val="24"/>
                    <w:szCs w:val="28"/>
                  </w:rPr>
                </m:ctrlPr>
              </m:accPr>
              <m:e>
                <m:r>
                  <w:rPr>
                    <w:rFonts w:ascii="Cambria Math" w:hAnsi="Cambria Math"/>
                    <w:sz w:val="24"/>
                    <w:szCs w:val="28"/>
                  </w:rPr>
                  <m:t>Y</m:t>
                </m:r>
              </m:e>
            </m:acc>
          </m:e>
          <m:sub>
            <m:r>
              <w:rPr>
                <w:rFonts w:ascii="Cambria Math" w:hAnsi="Cambria Math"/>
                <w:sz w:val="24"/>
                <w:szCs w:val="28"/>
              </w:rPr>
              <m:t>T</m:t>
            </m:r>
            <m:r>
              <m:rPr>
                <m:sty m:val="p"/>
              </m:rPr>
              <w:rPr>
                <w:rFonts w:ascii="Cambria Math" w:hAnsi="Cambria Math"/>
                <w:sz w:val="24"/>
                <w:szCs w:val="28"/>
              </w:rPr>
              <m:t>+</m:t>
            </m:r>
            <m:r>
              <w:rPr>
                <w:rFonts w:ascii="Cambria Math" w:hAnsi="Cambria Math"/>
                <w:sz w:val="24"/>
                <w:szCs w:val="28"/>
              </w:rPr>
              <m:t>1</m:t>
            </m:r>
          </m:sub>
        </m:sSub>
      </m:oMath>
      <w:r w:rsidRPr="00F471F1">
        <w:rPr>
          <w:sz w:val="24"/>
          <w:szCs w:val="28"/>
        </w:rPr>
        <w:t>) and the estimated mortality from releases (</w:t>
      </w:r>
      <m:oMath>
        <m:sSub>
          <m:sSubPr>
            <m:ctrlPr>
              <w:rPr>
                <w:rFonts w:ascii="Cambria Math" w:hAnsi="Cambria Math"/>
                <w:sz w:val="24"/>
                <w:szCs w:val="28"/>
              </w:rPr>
            </m:ctrlPr>
          </m:sSubPr>
          <m:e>
            <m:acc>
              <m:accPr>
                <m:ctrlPr>
                  <w:rPr>
                    <w:rFonts w:ascii="Cambria Math" w:hAnsi="Cambria Math"/>
                    <w:sz w:val="24"/>
                    <w:szCs w:val="28"/>
                  </w:rPr>
                </m:ctrlPr>
              </m:accPr>
              <m:e>
                <m:r>
                  <w:rPr>
                    <w:rFonts w:ascii="Cambria Math" w:hAnsi="Cambria Math"/>
                    <w:sz w:val="24"/>
                    <w:szCs w:val="28"/>
                  </w:rPr>
                  <m:t>W</m:t>
                </m:r>
              </m:e>
            </m:acc>
          </m:e>
          <m:sub>
            <m:r>
              <w:rPr>
                <w:rFonts w:ascii="Cambria Math" w:hAnsi="Cambria Math"/>
                <w:sz w:val="24"/>
                <w:szCs w:val="28"/>
              </w:rPr>
              <m:t>T</m:t>
            </m:r>
            <m:r>
              <m:rPr>
                <m:sty m:val="p"/>
              </m:rPr>
              <w:rPr>
                <w:rFonts w:ascii="Cambria Math" w:hAnsi="Cambria Math"/>
                <w:sz w:val="24"/>
                <w:szCs w:val="28"/>
              </w:rPr>
              <m:t>+</m:t>
            </m:r>
            <m:r>
              <w:rPr>
                <w:rFonts w:ascii="Cambria Math" w:hAnsi="Cambria Math"/>
                <w:sz w:val="24"/>
                <w:szCs w:val="28"/>
              </w:rPr>
              <m:t>1</m:t>
            </m:r>
          </m:sub>
        </m:sSub>
      </m:oMath>
      <w:r w:rsidRPr="00F471F1">
        <w:rPr>
          <w:sz w:val="24"/>
          <w:szCs w:val="28"/>
        </w:rPr>
        <w:t xml:space="preserve">) under </w:t>
      </w:r>
      <m:oMath>
        <m:sSub>
          <m:sSubPr>
            <m:ctrlPr>
              <w:rPr>
                <w:rFonts w:ascii="Cambria Math" w:hAnsi="Cambria Math"/>
                <w:sz w:val="24"/>
                <w:szCs w:val="28"/>
              </w:rPr>
            </m:ctrlPr>
          </m:sSubPr>
          <m:e>
            <m:r>
              <w:rPr>
                <w:rFonts w:ascii="Cambria Math" w:hAnsi="Cambria Math"/>
                <w:sz w:val="24"/>
                <w:szCs w:val="28"/>
              </w:rPr>
              <m:t>F</m:t>
            </m:r>
          </m:e>
          <m:sub>
            <m:r>
              <w:rPr>
                <w:rFonts w:ascii="Cambria Math" w:hAnsi="Cambria Math"/>
                <w:sz w:val="24"/>
                <w:szCs w:val="28"/>
              </w:rPr>
              <m:t>50</m:t>
            </m:r>
          </m:sub>
        </m:sSub>
      </m:oMath>
      <w:r w:rsidRPr="00F471F1">
        <w:rPr>
          <w:sz w:val="24"/>
          <w:szCs w:val="28"/>
        </w:rPr>
        <w:t xml:space="preserve"> using forecasted estimates of abundance (</w:t>
      </w:r>
      <m:oMath>
        <m:sSub>
          <m:sSubPr>
            <m:ctrlPr>
              <w:rPr>
                <w:rFonts w:ascii="Cambria Math" w:hAnsi="Cambria Math"/>
                <w:sz w:val="24"/>
                <w:szCs w:val="28"/>
              </w:rPr>
            </m:ctrlPr>
          </m:sSubPr>
          <m:e>
            <m:r>
              <w:rPr>
                <w:rFonts w:ascii="Cambria Math" w:hAnsi="Cambria Math"/>
                <w:sz w:val="24"/>
                <w:szCs w:val="28"/>
              </w:rPr>
              <m:t>N</m:t>
            </m:r>
          </m:e>
          <m:sub>
            <m:r>
              <w:rPr>
                <w:rFonts w:ascii="Cambria Math" w:hAnsi="Cambria Math"/>
                <w:sz w:val="24"/>
                <w:szCs w:val="28"/>
              </w:rPr>
              <m:t>T</m:t>
            </m:r>
            <m:r>
              <m:rPr>
                <m:sty m:val="p"/>
              </m:rPr>
              <w:rPr>
                <w:rFonts w:ascii="Cambria Math" w:hAnsi="Cambria Math"/>
                <w:sz w:val="24"/>
                <w:szCs w:val="28"/>
              </w:rPr>
              <m:t>+</m:t>
            </m:r>
            <m:r>
              <w:rPr>
                <w:rFonts w:ascii="Cambria Math" w:hAnsi="Cambria Math"/>
                <w:sz w:val="24"/>
                <w:szCs w:val="28"/>
              </w:rPr>
              <m:t>1</m:t>
            </m:r>
          </m:sub>
        </m:sSub>
      </m:oMath>
      <w:r w:rsidRPr="00F471F1">
        <w:rPr>
          <w:sz w:val="24"/>
          <w:szCs w:val="28"/>
        </w:rPr>
        <w:t xml:space="preserve">). Equation details for </w:t>
      </w:r>
      <m:oMath>
        <m:sSub>
          <m:sSubPr>
            <m:ctrlPr>
              <w:rPr>
                <w:rFonts w:ascii="Cambria Math" w:hAnsi="Cambria Math"/>
                <w:sz w:val="24"/>
                <w:szCs w:val="28"/>
              </w:rPr>
            </m:ctrlPr>
          </m:sSubPr>
          <m:e>
            <m:acc>
              <m:accPr>
                <m:ctrlPr>
                  <w:rPr>
                    <w:rFonts w:ascii="Cambria Math" w:hAnsi="Cambria Math"/>
                    <w:sz w:val="24"/>
                    <w:szCs w:val="28"/>
                  </w:rPr>
                </m:ctrlPr>
              </m:accPr>
              <m:e>
                <m:r>
                  <w:rPr>
                    <w:rFonts w:ascii="Cambria Math" w:hAnsi="Cambria Math"/>
                    <w:sz w:val="24"/>
                    <w:szCs w:val="28"/>
                  </w:rPr>
                  <m:t>Y</m:t>
                </m:r>
              </m:e>
            </m:acc>
          </m:e>
          <m:sub>
            <m:r>
              <w:rPr>
                <w:rFonts w:ascii="Cambria Math" w:hAnsi="Cambria Math"/>
                <w:sz w:val="24"/>
                <w:szCs w:val="28"/>
              </w:rPr>
              <m:t>T</m:t>
            </m:r>
            <m:r>
              <m:rPr>
                <m:sty m:val="p"/>
              </m:rPr>
              <w:rPr>
                <w:rFonts w:ascii="Cambria Math" w:hAnsi="Cambria Math"/>
                <w:sz w:val="24"/>
                <w:szCs w:val="28"/>
              </w:rPr>
              <m:t>+</m:t>
            </m:r>
            <m:r>
              <w:rPr>
                <w:rFonts w:ascii="Cambria Math" w:hAnsi="Cambria Math"/>
                <w:sz w:val="24"/>
                <w:szCs w:val="28"/>
              </w:rPr>
              <m:t>1</m:t>
            </m:r>
          </m:sub>
        </m:sSub>
      </m:oMath>
      <w:r w:rsidRPr="00F471F1">
        <w:rPr>
          <w:sz w:val="24"/>
          <w:szCs w:val="28"/>
        </w:rPr>
        <w:t xml:space="preserve"> and </w:t>
      </w:r>
      <m:oMath>
        <m:sSub>
          <m:sSubPr>
            <m:ctrlPr>
              <w:rPr>
                <w:rFonts w:ascii="Cambria Math" w:hAnsi="Cambria Math"/>
                <w:sz w:val="24"/>
                <w:szCs w:val="28"/>
              </w:rPr>
            </m:ctrlPr>
          </m:sSubPr>
          <m:e>
            <m:acc>
              <m:accPr>
                <m:ctrlPr>
                  <w:rPr>
                    <w:rFonts w:ascii="Cambria Math" w:hAnsi="Cambria Math"/>
                    <w:sz w:val="24"/>
                    <w:szCs w:val="28"/>
                  </w:rPr>
                </m:ctrlPr>
              </m:accPr>
              <m:e>
                <m:r>
                  <w:rPr>
                    <w:rFonts w:ascii="Cambria Math" w:hAnsi="Cambria Math"/>
                    <w:sz w:val="24"/>
                    <w:szCs w:val="28"/>
                  </w:rPr>
                  <m:t>W</m:t>
                </m:r>
              </m:e>
            </m:acc>
          </m:e>
          <m:sub>
            <m:r>
              <w:rPr>
                <w:rFonts w:ascii="Cambria Math" w:hAnsi="Cambria Math"/>
                <w:sz w:val="24"/>
                <w:szCs w:val="28"/>
              </w:rPr>
              <m:t>T</m:t>
            </m:r>
            <m:r>
              <m:rPr>
                <m:sty m:val="p"/>
              </m:rPr>
              <w:rPr>
                <w:rFonts w:ascii="Cambria Math" w:hAnsi="Cambria Math"/>
                <w:sz w:val="24"/>
                <w:szCs w:val="28"/>
              </w:rPr>
              <m:t>+</m:t>
            </m:r>
            <m:r>
              <w:rPr>
                <w:rFonts w:ascii="Cambria Math" w:hAnsi="Cambria Math"/>
                <w:sz w:val="24"/>
                <w:szCs w:val="28"/>
              </w:rPr>
              <m:t>1</m:t>
            </m:r>
          </m:sub>
        </m:sSub>
      </m:oMath>
      <w:r w:rsidRPr="00F471F1">
        <w:rPr>
          <w:sz w:val="24"/>
          <w:szCs w:val="28"/>
        </w:rPr>
        <w:t xml:space="preserve"> are detailed in the section of this report titled ‘Predicted Values.’</w:t>
      </w:r>
    </w:p>
    <w:p w14:paraId="75FEF32B" w14:textId="77777777" w:rsidR="0004282A" w:rsidRPr="004636D3" w:rsidRDefault="0004282A" w:rsidP="008F2A7B">
      <w:pPr>
        <w:pStyle w:val="Heading3"/>
        <w:jc w:val="both"/>
      </w:pPr>
      <w:bookmarkStart w:id="90" w:name="_Toc204677381"/>
      <w:r w:rsidRPr="004636D3">
        <w:rPr>
          <w:sz w:val="28"/>
          <w:szCs w:val="28"/>
        </w:rPr>
        <w:t>L</w:t>
      </w:r>
      <w:r w:rsidRPr="004636D3">
        <w:t xml:space="preserve">IKELIHOOD </w:t>
      </w:r>
      <w:r w:rsidRPr="004636D3">
        <w:rPr>
          <w:sz w:val="28"/>
          <w:szCs w:val="28"/>
        </w:rPr>
        <w:t>C</w:t>
      </w:r>
      <w:r w:rsidRPr="004636D3">
        <w:t>OMPONENTS</w:t>
      </w:r>
      <w:bookmarkEnd w:id="90"/>
    </w:p>
    <w:p w14:paraId="7E9F1385" w14:textId="556A82C2" w:rsidR="0004282A" w:rsidRPr="004636D3" w:rsidRDefault="0004282A" w:rsidP="008F2A7B">
      <w:pPr>
        <w:autoSpaceDE w:val="0"/>
        <w:autoSpaceDN w:val="0"/>
        <w:adjustRightInd w:val="0"/>
      </w:pPr>
      <w:r w:rsidRPr="004636D3">
        <w:t xml:space="preserve">The objective function, or the total negative log-likelihood to be minimized, includes the sum of the following likelihood components </w:t>
      </w:r>
      <w:r w:rsidRPr="004636D3">
        <w:rPr>
          <w:rFonts w:ascii="Cambria Math" w:eastAsia="CambriaMath" w:hAnsi="Cambria Math" w:cs="Cambria Math"/>
        </w:rPr>
        <w:t>𝐿</w:t>
      </w:r>
      <w:r w:rsidRPr="004636D3">
        <w:t xml:space="preserve">, which received individual weights </w:t>
      </w:r>
      <w:r w:rsidRPr="004636D3">
        <w:rPr>
          <w:rFonts w:ascii="Cambria Math" w:eastAsia="CambriaMath" w:hAnsi="Cambria Math" w:cs="Cambria Math"/>
        </w:rPr>
        <w:t>𝜆</w:t>
      </w:r>
      <w:r w:rsidRPr="004636D3">
        <w:t>:</w:t>
      </w:r>
    </w:p>
    <w:p w14:paraId="5EF1282C" w14:textId="42CB3635" w:rsidR="0004282A" w:rsidRPr="004636D3" w:rsidRDefault="0004282A" w:rsidP="00804582">
      <w:pPr>
        <w:pStyle w:val="ListParagraph"/>
        <w:numPr>
          <w:ilvl w:val="0"/>
          <w:numId w:val="5"/>
        </w:numPr>
        <w:autoSpaceDE w:val="0"/>
        <w:autoSpaceDN w:val="0"/>
        <w:adjustRightInd w:val="0"/>
        <w:contextualSpacing w:val="0"/>
      </w:pPr>
      <w:r w:rsidRPr="004636D3">
        <w:t>Landed catch biomass (</w:t>
      </w:r>
      <w:r w:rsidRPr="004636D3">
        <w:rPr>
          <w:rFonts w:ascii="Cambria Math" w:eastAsia="CambriaMath" w:hAnsi="Cambria Math" w:cs="Cambria Math"/>
        </w:rPr>
        <w:t>𝑌</w:t>
      </w:r>
      <w:r w:rsidRPr="004636D3">
        <w:t xml:space="preserve">) is modeled using a lognormal likelihood where </w:t>
      </w:r>
      <w:r w:rsidRPr="004636D3">
        <w:rPr>
          <w:rFonts w:ascii="Cambria Math" w:eastAsia="CambriaMath" w:hAnsi="Cambria Math" w:cs="Cambria Math"/>
        </w:rPr>
        <w:t>𝜎</w:t>
      </w:r>
      <w:r w:rsidRPr="0074437B">
        <w:rPr>
          <w:rFonts w:ascii="Cambria Math" w:eastAsia="CambriaMath" w:hAnsi="Cambria Math"/>
          <w:sz w:val="17"/>
          <w:vertAlign w:val="subscript"/>
        </w:rPr>
        <w:t>𝑌</w:t>
      </w:r>
      <w:r w:rsidRPr="004636D3">
        <w:rPr>
          <w:rFonts w:ascii="CambriaMath" w:eastAsia="CambriaMath" w:cs="CambriaMath"/>
          <w:sz w:val="17"/>
          <w:szCs w:val="17"/>
        </w:rPr>
        <w:t xml:space="preserve"> </w:t>
      </w:r>
      <w:r w:rsidRPr="004636D3">
        <w:t>is assumed to be 0.05: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58212EBD" w14:textId="77777777" w:rsidTr="004E6411">
        <w:tc>
          <w:tcPr>
            <w:tcW w:w="715" w:type="dxa"/>
          </w:tcPr>
          <w:p w14:paraId="7AB1D088" w14:textId="77777777" w:rsidR="00430C74" w:rsidRPr="004636D3" w:rsidRDefault="00430C74" w:rsidP="008F2A7B">
            <w:pPr>
              <w:pStyle w:val="Caption"/>
              <w:ind w:firstLine="0"/>
            </w:pPr>
          </w:p>
        </w:tc>
        <w:tc>
          <w:tcPr>
            <w:tcW w:w="7740" w:type="dxa"/>
          </w:tcPr>
          <w:p w14:paraId="1299E0E7" w14:textId="5071E955" w:rsidR="00430C74" w:rsidRPr="004636D3" w:rsidRDefault="00430C74" w:rsidP="008F2A7B">
            <w:pPr>
              <w:pStyle w:val="Caption"/>
              <w:ind w:firstLine="0"/>
            </w:pPr>
            <m:oMathPara>
              <m:oMath>
                <m:r>
                  <w:rPr>
                    <w:rFonts w:ascii="Cambria Math" w:hAnsi="Cambria Math"/>
                  </w:rPr>
                  <m:t>lnL</m:t>
                </m:r>
                <m:d>
                  <m:dPr>
                    <m:ctrlPr>
                      <w:rPr>
                        <w:rFonts w:ascii="Cambria Math" w:hAnsi="Cambria Math"/>
                        <w:i/>
                        <w:sz w:val="24"/>
                        <w:szCs w:val="24"/>
                      </w:rPr>
                    </m:ctrlPr>
                  </m:dPr>
                  <m:e>
                    <m:r>
                      <w:rPr>
                        <w:rFonts w:ascii="Cambria Math" w:hAnsi="Cambria Math"/>
                      </w:rPr>
                      <m:t>Y</m:t>
                    </m:r>
                  </m:e>
                </m:d>
                <m:r>
                  <w:rPr>
                    <w:rFonts w:ascii="Cambria Math" w:hAnsi="Cambria Math"/>
                  </w:rPr>
                  <m:t>=</m:t>
                </m:r>
                <m:sSub>
                  <m:sSubPr>
                    <m:ctrlPr>
                      <w:rPr>
                        <w:rFonts w:ascii="Cambria Math" w:hAnsi="Cambria Math"/>
                        <w:i/>
                        <w:sz w:val="24"/>
                        <w:szCs w:val="24"/>
                      </w:rPr>
                    </m:ctrlPr>
                  </m:sSubPr>
                  <m:e>
                    <m:r>
                      <w:rPr>
                        <w:rFonts w:ascii="Cambria Math" w:hAnsi="Cambria Math"/>
                      </w:rPr>
                      <m:t>λ</m:t>
                    </m:r>
                  </m:e>
                  <m:sub>
                    <m:r>
                      <w:rPr>
                        <w:rFonts w:ascii="Cambria Math" w:hAnsi="Cambria Math"/>
                      </w:rPr>
                      <m:t>Y</m:t>
                    </m:r>
                  </m:sub>
                </m:sSub>
                <m:f>
                  <m:fPr>
                    <m:ctrlPr>
                      <w:rPr>
                        <w:rFonts w:ascii="Cambria Math" w:hAnsi="Cambria Math"/>
                        <w:i/>
                        <w:sz w:val="24"/>
                        <w:szCs w:val="24"/>
                      </w:rPr>
                    </m:ctrlPr>
                  </m:fPr>
                  <m:num>
                    <m:r>
                      <w:rPr>
                        <w:rFonts w:ascii="Cambria Math" w:hAnsi="Cambria Math"/>
                      </w:rPr>
                      <m:t>1</m:t>
                    </m:r>
                  </m:num>
                  <m:den>
                    <m:r>
                      <w:rPr>
                        <w:rFonts w:ascii="Cambria Math" w:hAnsi="Cambria Math"/>
                      </w:rPr>
                      <m:t>2</m:t>
                    </m:r>
                    <m:sSubSup>
                      <m:sSubSupPr>
                        <m:ctrlPr>
                          <w:rPr>
                            <w:rFonts w:ascii="Cambria Math" w:hAnsi="Cambria Math"/>
                            <w:i/>
                            <w:sz w:val="24"/>
                            <w:szCs w:val="24"/>
                          </w:rPr>
                        </m:ctrlPr>
                      </m:sSubSupPr>
                      <m:e>
                        <m:r>
                          <w:rPr>
                            <w:rFonts w:ascii="Cambria Math" w:hAnsi="Cambria Math"/>
                          </w:rPr>
                          <m:t>σ</m:t>
                        </m:r>
                      </m:e>
                      <m:sub>
                        <m:r>
                          <w:rPr>
                            <w:rFonts w:ascii="Cambria Math" w:hAnsi="Cambria Math"/>
                          </w:rPr>
                          <m:t>Y</m:t>
                        </m:r>
                      </m:sub>
                      <m:sup>
                        <m:r>
                          <w:rPr>
                            <w:rFonts w:ascii="Cambria Math" w:hAnsi="Cambria Math"/>
                          </w:rPr>
                          <m:t>2</m:t>
                        </m:r>
                      </m:sup>
                    </m:sSubSup>
                  </m:den>
                </m:f>
                <m:nary>
                  <m:naryPr>
                    <m:chr m:val="∑"/>
                    <m:limLoc m:val="undOvr"/>
                    <m:ctrlPr>
                      <w:rPr>
                        <w:rFonts w:ascii="Cambria Math" w:hAnsi="Cambria Math"/>
                        <w:i/>
                        <w:sz w:val="24"/>
                        <w:szCs w:val="24"/>
                      </w:rPr>
                    </m:ctrlPr>
                  </m:naryPr>
                  <m:sub>
                    <m:r>
                      <w:rPr>
                        <w:rFonts w:ascii="Cambria Math" w:hAnsi="Cambria Math"/>
                      </w:rPr>
                      <m:t>t=1</m:t>
                    </m:r>
                  </m:sub>
                  <m:sup>
                    <m:r>
                      <w:rPr>
                        <w:rFonts w:ascii="Cambria Math" w:hAnsi="Cambria Math"/>
                      </w:rPr>
                      <m:t>T</m:t>
                    </m:r>
                  </m:sup>
                  <m:e>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rPr>
                              <m:t>ln</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rPr>
                                      <m:t>Y</m:t>
                                    </m:r>
                                  </m:e>
                                  <m:sub>
                                    <m:r>
                                      <w:rPr>
                                        <w:rFonts w:ascii="Cambria Math" w:hAnsi="Cambria Math"/>
                                      </w:rPr>
                                      <m:t>t</m:t>
                                    </m:r>
                                  </m:sub>
                                </m:sSub>
                                <m:r>
                                  <w:rPr>
                                    <w:rFonts w:ascii="Cambria Math" w:hAnsi="Cambria Math"/>
                                  </w:rPr>
                                  <m:t>+c</m:t>
                                </m:r>
                              </m:e>
                            </m:d>
                            <m:r>
                              <w:rPr>
                                <w:rFonts w:ascii="Cambria Math" w:hAnsi="Cambria Math"/>
                              </w:rPr>
                              <m:t>-ln</m:t>
                            </m:r>
                            <m:d>
                              <m:dPr>
                                <m:ctrlPr>
                                  <w:rPr>
                                    <w:rFonts w:ascii="Cambria Math" w:hAnsi="Cambria Math"/>
                                    <w:i/>
                                    <w:sz w:val="24"/>
                                    <w:szCs w:val="24"/>
                                  </w:rPr>
                                </m:ctrlPr>
                              </m:dPr>
                              <m:e>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rPr>
                                          <m:t>Y</m:t>
                                        </m:r>
                                      </m:e>
                                    </m:acc>
                                  </m:e>
                                  <m:sub>
                                    <m:r>
                                      <w:rPr>
                                        <w:rFonts w:ascii="Cambria Math" w:hAnsi="Cambria Math"/>
                                      </w:rPr>
                                      <m:t>t</m:t>
                                    </m:r>
                                  </m:sub>
                                </m:sSub>
                                <m:r>
                                  <w:rPr>
                                    <w:rFonts w:ascii="Cambria Math" w:hAnsi="Cambria Math"/>
                                  </w:rPr>
                                  <m:t>+c</m:t>
                                </m:r>
                              </m:e>
                            </m:d>
                          </m:e>
                        </m:d>
                      </m:e>
                      <m:sup>
                        <m:r>
                          <w:rPr>
                            <w:rFonts w:ascii="Cambria Math" w:hAnsi="Cambria Math"/>
                          </w:rPr>
                          <m:t>2</m:t>
                        </m:r>
                      </m:sup>
                    </m:sSup>
                    <m:r>
                      <w:rPr>
                        <w:rFonts w:ascii="Cambria Math" w:hAnsi="Cambria Math"/>
                      </w:rPr>
                      <m:t>,</m:t>
                    </m:r>
                  </m:e>
                </m:nary>
              </m:oMath>
            </m:oMathPara>
          </w:p>
        </w:tc>
        <w:tc>
          <w:tcPr>
            <w:tcW w:w="895" w:type="dxa"/>
            <w:vAlign w:val="center"/>
          </w:tcPr>
          <w:p w14:paraId="3455BC2F" w14:textId="780592E4" w:rsidR="00430C74" w:rsidRPr="004636D3" w:rsidRDefault="00430C74" w:rsidP="008F2A7B">
            <w:pPr>
              <w:pStyle w:val="Caption"/>
            </w:pPr>
            <w:r w:rsidRPr="004636D3">
              <w:t>(2</w:t>
            </w:r>
            <w:r w:rsidR="00BD6C31">
              <w:t>9</w:t>
            </w:r>
            <w:r w:rsidRPr="004636D3">
              <w:t>)</w:t>
            </w:r>
          </w:p>
        </w:tc>
      </w:tr>
    </w:tbl>
    <w:p w14:paraId="10F30F1B" w14:textId="0C883D90" w:rsidR="00DC12A4" w:rsidRPr="004636D3" w:rsidRDefault="0004282A" w:rsidP="008F2A7B">
      <w:pPr>
        <w:pStyle w:val="ListParagraph"/>
        <w:autoSpaceDE w:val="0"/>
        <w:autoSpaceDN w:val="0"/>
        <w:adjustRightInd w:val="0"/>
        <w:contextualSpacing w:val="0"/>
      </w:pPr>
      <w:r w:rsidRPr="004636D3">
        <w:t xml:space="preserve">where </w:t>
      </w:r>
      <w:r w:rsidRPr="004636D3">
        <w:rPr>
          <w:rFonts w:ascii="Cambria Math" w:eastAsia="CambriaMath" w:hAnsi="Cambria Math" w:cs="Cambria Math"/>
        </w:rPr>
        <w:t>𝜆</w:t>
      </w:r>
      <w:r w:rsidRPr="0074437B">
        <w:rPr>
          <w:rFonts w:ascii="Cambria Math" w:eastAsia="CambriaMath" w:hAnsi="Cambria Math"/>
          <w:sz w:val="17"/>
          <w:vertAlign w:val="subscript"/>
        </w:rPr>
        <w:t>𝑌</w:t>
      </w:r>
      <w:r w:rsidRPr="004636D3">
        <w:rPr>
          <w:rFonts w:ascii="CambriaMath" w:eastAsia="CambriaMath" w:cs="CambriaMath"/>
          <w:sz w:val="17"/>
          <w:szCs w:val="17"/>
        </w:rPr>
        <w:t xml:space="preserve"> </w:t>
      </w:r>
      <w:r w:rsidRPr="004636D3">
        <w:t xml:space="preserve">= 1.0 and </w:t>
      </w:r>
      <w:r w:rsidRPr="004636D3">
        <w:rPr>
          <w:rFonts w:ascii="Cambria Math" w:eastAsia="CambriaMath" w:hAnsi="Cambria Math" w:cs="Cambria Math"/>
        </w:rPr>
        <w:t>𝑐</w:t>
      </w:r>
      <w:r w:rsidRPr="004636D3">
        <w:rPr>
          <w:rFonts w:ascii="CambriaMath" w:eastAsia="CambriaMath" w:cs="CambriaMath"/>
        </w:rPr>
        <w:t xml:space="preserve"> </w:t>
      </w:r>
      <w:r w:rsidRPr="004636D3">
        <w:t>is a small constant set at 0.0001 to allow approximately zero catches in</w:t>
      </w:r>
      <w:r w:rsidR="00DC12A4" w:rsidRPr="004636D3">
        <w:t xml:space="preserve"> </w:t>
      </w:r>
      <w:r w:rsidRPr="004636D3">
        <w:t>log-space.</w:t>
      </w:r>
    </w:p>
    <w:p w14:paraId="175D664B" w14:textId="77777777" w:rsidR="00DC12A4" w:rsidRPr="004636D3" w:rsidRDefault="00DC12A4" w:rsidP="00804582">
      <w:pPr>
        <w:pStyle w:val="ListParagraph"/>
        <w:numPr>
          <w:ilvl w:val="0"/>
          <w:numId w:val="5"/>
        </w:numPr>
        <w:autoSpaceDE w:val="0"/>
        <w:autoSpaceDN w:val="0"/>
        <w:adjustRightInd w:val="0"/>
      </w:pPr>
      <w:r w:rsidRPr="004636D3">
        <w:t>Fishery CPUE, survey CPUE, and the mark</w:t>
      </w:r>
      <w:r w:rsidRPr="004636D3">
        <w:rPr>
          <w:rFonts w:ascii="TimesNewRomanPSMT" w:hAnsi="TimesNewRomanPSMT" w:cs="TimesNewRomanPSMT"/>
        </w:rPr>
        <w:t>–</w:t>
      </w:r>
      <w:r w:rsidRPr="004636D3">
        <w:t xml:space="preserve">recapture abundance index are modeled using lognormal likelihoods, where </w:t>
      </w:r>
      <w:r w:rsidRPr="004636D3">
        <w:rPr>
          <w:rFonts w:ascii="Cambria Math" w:eastAsia="CambriaMath" w:hAnsi="Cambria Math" w:cs="Cambria Math"/>
        </w:rPr>
        <w:t>𝜎</w:t>
      </w:r>
      <w:r w:rsidRPr="0074437B">
        <w:rPr>
          <w:rFonts w:ascii="Cambria Math" w:eastAsia="CambriaMath" w:hAnsi="Cambria Math"/>
          <w:sz w:val="17"/>
          <w:vertAlign w:val="subscript"/>
        </w:rPr>
        <w:t>𝐼</w:t>
      </w:r>
      <w:r w:rsidRPr="004636D3">
        <w:rPr>
          <w:rFonts w:ascii="CambriaMath" w:eastAsia="CambriaMath" w:cs="CambriaMath"/>
          <w:sz w:val="17"/>
          <w:szCs w:val="17"/>
        </w:rPr>
        <w:t xml:space="preserve"> </w:t>
      </w:r>
      <w:r w:rsidRPr="004636D3">
        <w:t>was assumed to be 0.08 for the fishery and survey CPUEs and 0.05 for the mark</w:t>
      </w:r>
      <w:r w:rsidRPr="004636D3">
        <w:rPr>
          <w:rFonts w:ascii="TimesNewRomanPSMT" w:hAnsi="TimesNewRomanPSMT" w:cs="TimesNewRomanPSMT"/>
        </w:rPr>
        <w:t>–</w:t>
      </w:r>
      <w:r w:rsidRPr="004636D3">
        <w:t xml:space="preserve">recapture abundance index: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520EC789" w14:textId="77777777" w:rsidTr="004E6411">
        <w:tc>
          <w:tcPr>
            <w:tcW w:w="715" w:type="dxa"/>
          </w:tcPr>
          <w:p w14:paraId="365A4F71" w14:textId="77777777" w:rsidR="00430C74" w:rsidRPr="004636D3" w:rsidRDefault="00430C74" w:rsidP="008F2A7B">
            <w:pPr>
              <w:pStyle w:val="Caption"/>
              <w:ind w:firstLine="0"/>
            </w:pPr>
          </w:p>
        </w:tc>
        <w:tc>
          <w:tcPr>
            <w:tcW w:w="7740" w:type="dxa"/>
          </w:tcPr>
          <w:p w14:paraId="41A66842" w14:textId="0DABD3EF" w:rsidR="00430C74" w:rsidRPr="004636D3" w:rsidRDefault="00430C74" w:rsidP="008F2A7B">
            <w:pPr>
              <w:pStyle w:val="Caption"/>
              <w:ind w:firstLine="0"/>
            </w:pPr>
            <m:oMathPara>
              <m:oMath>
                <m:r>
                  <w:rPr>
                    <w:rFonts w:ascii="Cambria Math" w:hAnsi="Cambria Math"/>
                  </w:rPr>
                  <m:t>lnL</m:t>
                </m:r>
                <m:d>
                  <m:dPr>
                    <m:ctrlPr>
                      <w:rPr>
                        <w:rFonts w:ascii="Cambria Math" w:hAnsi="Cambria Math"/>
                        <w:i/>
                        <w:sz w:val="24"/>
                        <w:szCs w:val="24"/>
                      </w:rPr>
                    </m:ctrlPr>
                  </m:dPr>
                  <m:e>
                    <m:r>
                      <w:rPr>
                        <w:rFonts w:ascii="Cambria Math" w:hAnsi="Cambria Math"/>
                      </w:rPr>
                      <m:t>I</m:t>
                    </m:r>
                  </m:e>
                </m:d>
                <m:r>
                  <w:rPr>
                    <w:rFonts w:ascii="Cambria Math" w:hAnsi="Cambria Math"/>
                  </w:rPr>
                  <m:t>=</m:t>
                </m:r>
                <m:sSub>
                  <m:sSubPr>
                    <m:ctrlPr>
                      <w:rPr>
                        <w:rFonts w:ascii="Cambria Math" w:hAnsi="Cambria Math"/>
                        <w:i/>
                        <w:sz w:val="24"/>
                        <w:szCs w:val="24"/>
                      </w:rPr>
                    </m:ctrlPr>
                  </m:sSubPr>
                  <m:e>
                    <m:r>
                      <w:rPr>
                        <w:rFonts w:ascii="Cambria Math" w:hAnsi="Cambria Math"/>
                      </w:rPr>
                      <m:t>λ</m:t>
                    </m:r>
                  </m:e>
                  <m:sub>
                    <m:r>
                      <w:rPr>
                        <w:rFonts w:ascii="Cambria Math" w:hAnsi="Cambria Math"/>
                      </w:rPr>
                      <m:t>I</m:t>
                    </m:r>
                  </m:sub>
                </m:sSub>
                <m:f>
                  <m:fPr>
                    <m:ctrlPr>
                      <w:rPr>
                        <w:rFonts w:ascii="Cambria Math" w:hAnsi="Cambria Math"/>
                        <w:i/>
                        <w:sz w:val="24"/>
                        <w:szCs w:val="24"/>
                      </w:rPr>
                    </m:ctrlPr>
                  </m:fPr>
                  <m:num>
                    <m:r>
                      <w:rPr>
                        <w:rFonts w:ascii="Cambria Math" w:hAnsi="Cambria Math"/>
                      </w:rPr>
                      <m:t>1</m:t>
                    </m:r>
                  </m:num>
                  <m:den>
                    <m:r>
                      <w:rPr>
                        <w:rFonts w:ascii="Cambria Math" w:hAnsi="Cambria Math"/>
                      </w:rPr>
                      <m:t>2</m:t>
                    </m:r>
                    <m:sSubSup>
                      <m:sSubSupPr>
                        <m:ctrlPr>
                          <w:rPr>
                            <w:rFonts w:ascii="Cambria Math" w:hAnsi="Cambria Math"/>
                            <w:i/>
                            <w:sz w:val="24"/>
                            <w:szCs w:val="24"/>
                          </w:rPr>
                        </m:ctrlPr>
                      </m:sSubSupPr>
                      <m:e>
                        <m:r>
                          <w:rPr>
                            <w:rFonts w:ascii="Cambria Math" w:hAnsi="Cambria Math"/>
                          </w:rPr>
                          <m:t>σ</m:t>
                        </m:r>
                      </m:e>
                      <m:sub>
                        <m:r>
                          <w:rPr>
                            <w:rFonts w:ascii="Cambria Math" w:hAnsi="Cambria Math"/>
                          </w:rPr>
                          <m:t>I</m:t>
                        </m:r>
                      </m:sub>
                      <m:sup>
                        <m:r>
                          <w:rPr>
                            <w:rFonts w:ascii="Cambria Math" w:hAnsi="Cambria Math"/>
                          </w:rPr>
                          <m:t>2</m:t>
                        </m:r>
                      </m:sup>
                    </m:sSubSup>
                  </m:den>
                </m:f>
                <m:nary>
                  <m:naryPr>
                    <m:chr m:val="∑"/>
                    <m:limLoc m:val="undOvr"/>
                    <m:ctrlPr>
                      <w:rPr>
                        <w:rFonts w:ascii="Cambria Math" w:hAnsi="Cambria Math"/>
                        <w:i/>
                        <w:sz w:val="24"/>
                        <w:szCs w:val="24"/>
                      </w:rPr>
                    </m:ctrlPr>
                  </m:naryPr>
                  <m:sub>
                    <m:r>
                      <w:rPr>
                        <w:rFonts w:ascii="Cambria Math" w:hAnsi="Cambria Math"/>
                      </w:rPr>
                      <m:t>t=1</m:t>
                    </m:r>
                  </m:sub>
                  <m:sup>
                    <m:r>
                      <w:rPr>
                        <w:rFonts w:ascii="Cambria Math" w:hAnsi="Cambria Math"/>
                      </w:rPr>
                      <m:t>T</m:t>
                    </m:r>
                  </m:sup>
                  <m:e>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rPr>
                              <m:t>ln</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rPr>
                                      <m:t>I</m:t>
                                    </m:r>
                                  </m:e>
                                  <m:sub>
                                    <m:r>
                                      <w:rPr>
                                        <w:rFonts w:ascii="Cambria Math" w:hAnsi="Cambria Math"/>
                                      </w:rPr>
                                      <m:t>t</m:t>
                                    </m:r>
                                  </m:sub>
                                </m:sSub>
                                <m:r>
                                  <w:rPr>
                                    <w:rFonts w:ascii="Cambria Math" w:hAnsi="Cambria Math"/>
                                  </w:rPr>
                                  <m:t>+c</m:t>
                                </m:r>
                              </m:e>
                            </m:d>
                            <m:r>
                              <w:rPr>
                                <w:rFonts w:ascii="Cambria Math" w:hAnsi="Cambria Math"/>
                              </w:rPr>
                              <m:t>-ln</m:t>
                            </m:r>
                            <m:d>
                              <m:dPr>
                                <m:ctrlPr>
                                  <w:rPr>
                                    <w:rFonts w:ascii="Cambria Math" w:hAnsi="Cambria Math"/>
                                    <w:i/>
                                    <w:sz w:val="24"/>
                                    <w:szCs w:val="24"/>
                                  </w:rPr>
                                </m:ctrlPr>
                              </m:dPr>
                              <m:e>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rPr>
                                          <m:t>I</m:t>
                                        </m:r>
                                      </m:e>
                                    </m:acc>
                                  </m:e>
                                  <m:sub>
                                    <m:r>
                                      <w:rPr>
                                        <w:rFonts w:ascii="Cambria Math" w:hAnsi="Cambria Math"/>
                                      </w:rPr>
                                      <m:t>t</m:t>
                                    </m:r>
                                  </m:sub>
                                </m:sSub>
                                <m:r>
                                  <w:rPr>
                                    <w:rFonts w:ascii="Cambria Math" w:hAnsi="Cambria Math"/>
                                  </w:rPr>
                                  <m:t>+c</m:t>
                                </m:r>
                              </m:e>
                            </m:d>
                          </m:e>
                        </m:d>
                      </m:e>
                      <m:sup>
                        <m:r>
                          <w:rPr>
                            <w:rFonts w:ascii="Cambria Math" w:hAnsi="Cambria Math"/>
                          </w:rPr>
                          <m:t>2</m:t>
                        </m:r>
                      </m:sup>
                    </m:sSup>
                    <m:r>
                      <w:rPr>
                        <w:rFonts w:ascii="Cambria Math" w:hAnsi="Cambria Math"/>
                      </w:rPr>
                      <m:t>,</m:t>
                    </m:r>
                  </m:e>
                </m:nary>
              </m:oMath>
            </m:oMathPara>
          </w:p>
        </w:tc>
        <w:tc>
          <w:tcPr>
            <w:tcW w:w="895" w:type="dxa"/>
            <w:vAlign w:val="center"/>
          </w:tcPr>
          <w:p w14:paraId="27FA8D63" w14:textId="73F36689" w:rsidR="00430C74" w:rsidRPr="004636D3" w:rsidRDefault="00430C74" w:rsidP="008F2A7B">
            <w:pPr>
              <w:pStyle w:val="Caption"/>
            </w:pPr>
            <w:r w:rsidRPr="004636D3">
              <w:t>(</w:t>
            </w:r>
            <w:r w:rsidR="00BD6C31">
              <w:t>30</w:t>
            </w:r>
            <w:r w:rsidRPr="004636D3">
              <w:t>)</w:t>
            </w:r>
          </w:p>
        </w:tc>
      </w:tr>
    </w:tbl>
    <w:p w14:paraId="37CE92A7" w14:textId="49D80113" w:rsidR="00DC12A4" w:rsidRPr="004636D3" w:rsidRDefault="00DC12A4" w:rsidP="008F2A7B">
      <w:pPr>
        <w:pStyle w:val="ListParagraph"/>
        <w:autoSpaceDE w:val="0"/>
        <w:autoSpaceDN w:val="0"/>
        <w:adjustRightInd w:val="0"/>
        <w:contextualSpacing w:val="0"/>
      </w:pPr>
      <w:r w:rsidRPr="004636D3">
        <w:t xml:space="preserve">where </w:t>
      </w:r>
      <w:r w:rsidRPr="004636D3">
        <w:rPr>
          <w:rFonts w:ascii="Cambria Math" w:eastAsia="CambriaMath" w:hAnsi="Cambria Math" w:cs="Cambria Math"/>
        </w:rPr>
        <w:t>𝑇</w:t>
      </w:r>
      <w:r w:rsidRPr="0074437B">
        <w:rPr>
          <w:rFonts w:ascii="Cambria Math" w:eastAsia="CambriaMath" w:hAnsi="Cambria Math"/>
          <w:sz w:val="17"/>
          <w:vertAlign w:val="subscript"/>
        </w:rPr>
        <w:t>𝐼</w:t>
      </w:r>
      <w:r w:rsidRPr="004636D3">
        <w:rPr>
          <w:rFonts w:ascii="CambriaMath" w:eastAsia="CambriaMath" w:cs="CambriaMath"/>
          <w:sz w:val="17"/>
          <w:szCs w:val="17"/>
        </w:rPr>
        <w:t xml:space="preserve"> </w:t>
      </w:r>
      <w:r w:rsidRPr="004636D3">
        <w:t xml:space="preserve">is the number of years of data for each index and </w:t>
      </w:r>
      <w:r w:rsidRPr="004636D3">
        <w:rPr>
          <w:rFonts w:ascii="Cambria Math" w:eastAsia="CambriaMath" w:hAnsi="Cambria Math" w:cs="Cambria Math"/>
        </w:rPr>
        <w:t>𝜆</w:t>
      </w:r>
      <w:r w:rsidRPr="0074437B">
        <w:rPr>
          <w:rFonts w:ascii="Cambria Math" w:eastAsia="CambriaMath" w:hAnsi="Cambria Math"/>
          <w:sz w:val="17"/>
          <w:vertAlign w:val="subscript"/>
        </w:rPr>
        <w:t>𝐼</w:t>
      </w:r>
      <w:r w:rsidRPr="004636D3">
        <w:rPr>
          <w:rFonts w:ascii="CambriaMath" w:eastAsia="CambriaMath" w:cs="CambriaMath"/>
          <w:sz w:val="17"/>
          <w:szCs w:val="17"/>
        </w:rPr>
        <w:t xml:space="preserve"> </w:t>
      </w:r>
      <w:r w:rsidRPr="004636D3">
        <w:t>is set to 1.0.</w:t>
      </w:r>
    </w:p>
    <w:p w14:paraId="3E415737" w14:textId="411E8B66" w:rsidR="00DC12A4" w:rsidRPr="004636D3" w:rsidRDefault="00DC12A4" w:rsidP="00804582">
      <w:pPr>
        <w:pStyle w:val="ListParagraph"/>
        <w:numPr>
          <w:ilvl w:val="0"/>
          <w:numId w:val="5"/>
        </w:numPr>
        <w:autoSpaceDE w:val="0"/>
        <w:autoSpaceDN w:val="0"/>
        <w:adjustRightInd w:val="0"/>
        <w:contextualSpacing w:val="0"/>
      </w:pPr>
      <w:r w:rsidRPr="004636D3">
        <w:t>Fishery and survey age compositions were modeled using the multinomial likelihood (</w:t>
      </w:r>
      <w:r w:rsidRPr="004636D3">
        <w:rPr>
          <w:rFonts w:ascii="Cambria Math" w:eastAsia="CambriaMath" w:hAnsi="Cambria Math" w:cs="Cambria Math"/>
        </w:rPr>
        <w:t>𝑃</w:t>
      </w:r>
      <w:r w:rsidRPr="0074437B">
        <w:rPr>
          <w:rFonts w:ascii="Cambria Math" w:eastAsia="CambriaMath" w:hAnsi="Cambria Math"/>
          <w:sz w:val="17"/>
          <w:vertAlign w:val="subscript"/>
        </w:rPr>
        <w:t>𝑎𝑔𝑒</w:t>
      </w:r>
      <w:r w:rsidRPr="004636D3">
        <w:t xml:space="preserve">), where effective sample size </w:t>
      </w:r>
      <w:r w:rsidRPr="004636D3">
        <w:rPr>
          <w:rFonts w:ascii="Cambria Math" w:eastAsia="CambriaMath" w:hAnsi="Cambria Math" w:cs="Cambria Math"/>
        </w:rPr>
        <w:t>𝜔</w:t>
      </w:r>
      <w:r w:rsidRPr="0074437B">
        <w:rPr>
          <w:rFonts w:ascii="Cambria Math" w:eastAsia="CambriaMath" w:hAnsi="Cambria Math"/>
          <w:sz w:val="17"/>
          <w:vertAlign w:val="subscript"/>
        </w:rPr>
        <w:t>𝑡</w:t>
      </w:r>
      <w:r w:rsidRPr="004636D3">
        <w:rPr>
          <w:rFonts w:ascii="CambriaMath" w:eastAsia="CambriaMath" w:cs="CambriaMath"/>
          <w:sz w:val="17"/>
          <w:szCs w:val="17"/>
        </w:rPr>
        <w:t xml:space="preserve"> </w:t>
      </w:r>
      <w:r w:rsidRPr="004636D3">
        <w:t xml:space="preserve">is calculated as the square root of the total sample size in year </w:t>
      </w:r>
      <w:r w:rsidRPr="004636D3">
        <w:rPr>
          <w:rFonts w:ascii="Cambria Math" w:eastAsia="CambriaMath" w:hAnsi="Cambria Math" w:cs="Cambria Math"/>
        </w:rPr>
        <w:t>𝑡</w:t>
      </w:r>
      <w:r w:rsidRPr="004636D3">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491F91E9" w14:textId="77777777" w:rsidTr="004E6411">
        <w:tc>
          <w:tcPr>
            <w:tcW w:w="715" w:type="dxa"/>
          </w:tcPr>
          <w:p w14:paraId="03D072AF" w14:textId="77777777" w:rsidR="00430C74" w:rsidRPr="004636D3" w:rsidRDefault="00430C74" w:rsidP="008F2A7B">
            <w:pPr>
              <w:pStyle w:val="Caption"/>
              <w:ind w:firstLine="0"/>
            </w:pPr>
          </w:p>
        </w:tc>
        <w:tc>
          <w:tcPr>
            <w:tcW w:w="7740" w:type="dxa"/>
          </w:tcPr>
          <w:p w14:paraId="6ECC44C4" w14:textId="64B9C79A" w:rsidR="00430C74" w:rsidRPr="004636D3" w:rsidRDefault="00430C74" w:rsidP="008F2A7B">
            <w:pPr>
              <w:pStyle w:val="Caption"/>
              <w:ind w:firstLine="0"/>
            </w:pPr>
            <m:oMathPara>
              <m:oMath>
                <m:r>
                  <w:rPr>
                    <w:rFonts w:ascii="Cambria Math" w:hAnsi="Cambria Math"/>
                  </w:rPr>
                  <m:t>lnL</m:t>
                </m:r>
                <m:d>
                  <m:dPr>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rPr>
                          <m:t>P</m:t>
                        </m:r>
                      </m:e>
                      <m:sup>
                        <m:r>
                          <w:rPr>
                            <w:rFonts w:ascii="Cambria Math" w:hAnsi="Cambria Math"/>
                          </w:rPr>
                          <m:t>age</m:t>
                        </m:r>
                      </m:sup>
                    </m:sSup>
                  </m:e>
                </m:d>
                <m:r>
                  <w:rPr>
                    <w:rFonts w:ascii="Cambria Math" w:hAnsi="Cambria Math"/>
                  </w:rPr>
                  <m:t>=</m:t>
                </m:r>
                <m:sSub>
                  <m:sSubPr>
                    <m:ctrlPr>
                      <w:rPr>
                        <w:rFonts w:ascii="Cambria Math" w:hAnsi="Cambria Math"/>
                        <w:i/>
                        <w:sz w:val="24"/>
                        <w:szCs w:val="24"/>
                      </w:rPr>
                    </m:ctrlPr>
                  </m:sSubPr>
                  <m:e>
                    <m:r>
                      <w:rPr>
                        <w:rFonts w:ascii="Cambria Math" w:hAnsi="Cambria Math"/>
                      </w:rPr>
                      <m:t>λ</m:t>
                    </m:r>
                  </m:e>
                  <m:sub>
                    <m:sSup>
                      <m:sSupPr>
                        <m:ctrlPr>
                          <w:rPr>
                            <w:rFonts w:ascii="Cambria Math" w:hAnsi="Cambria Math"/>
                            <w:i/>
                            <w:sz w:val="24"/>
                            <w:szCs w:val="24"/>
                          </w:rPr>
                        </m:ctrlPr>
                      </m:sSupPr>
                      <m:e>
                        <m:r>
                          <w:rPr>
                            <w:rFonts w:ascii="Cambria Math" w:hAnsi="Cambria Math"/>
                          </w:rPr>
                          <m:t>P</m:t>
                        </m:r>
                      </m:e>
                      <m:sup>
                        <m:r>
                          <w:rPr>
                            <w:rFonts w:ascii="Cambria Math" w:hAnsi="Cambria Math"/>
                          </w:rPr>
                          <m:t>age</m:t>
                        </m:r>
                      </m:sup>
                    </m:sSup>
                  </m:sub>
                </m:sSub>
                <m:nary>
                  <m:naryPr>
                    <m:chr m:val="∑"/>
                    <m:limLoc m:val="undOvr"/>
                    <m:ctrlPr>
                      <w:rPr>
                        <w:rFonts w:ascii="Cambria Math" w:hAnsi="Cambria Math"/>
                        <w:i/>
                        <w:sz w:val="24"/>
                        <w:szCs w:val="24"/>
                      </w:rPr>
                    </m:ctrlPr>
                  </m:naryPr>
                  <m:sub>
                    <m:r>
                      <w:rPr>
                        <w:rFonts w:ascii="Cambria Math" w:hAnsi="Cambria Math"/>
                      </w:rPr>
                      <m:t>t=1</m:t>
                    </m:r>
                  </m:sub>
                  <m:sup>
                    <m:sSubSup>
                      <m:sSubSupPr>
                        <m:ctrlPr>
                          <w:rPr>
                            <w:rFonts w:ascii="Cambria Math" w:hAnsi="Cambria Math"/>
                            <w:i/>
                            <w:sz w:val="24"/>
                            <w:szCs w:val="24"/>
                          </w:rPr>
                        </m:ctrlPr>
                      </m:sSubSupPr>
                      <m:e>
                        <m:r>
                          <w:rPr>
                            <w:rFonts w:ascii="Cambria Math" w:hAnsi="Cambria Math"/>
                          </w:rPr>
                          <m:t>T</m:t>
                        </m:r>
                      </m:e>
                      <m:sub>
                        <m:r>
                          <w:rPr>
                            <w:rFonts w:ascii="Cambria Math" w:hAnsi="Cambria Math"/>
                          </w:rPr>
                          <m:t>P</m:t>
                        </m:r>
                      </m:sub>
                      <m:sup>
                        <m:r>
                          <w:rPr>
                            <w:rFonts w:ascii="Cambria Math" w:hAnsi="Cambria Math"/>
                          </w:rPr>
                          <m:t>age</m:t>
                        </m:r>
                      </m:sup>
                    </m:sSubSup>
                  </m:sup>
                  <m:e>
                    <m:r>
                      <w:rPr>
                        <w:rFonts w:ascii="Cambria Math" w:hAnsi="Cambria Math"/>
                      </w:rPr>
                      <m:t>-</m:t>
                    </m:r>
                    <m:sSub>
                      <m:sSubPr>
                        <m:ctrlPr>
                          <w:rPr>
                            <w:rFonts w:ascii="Cambria Math" w:hAnsi="Cambria Math"/>
                            <w:i/>
                            <w:sz w:val="24"/>
                            <w:szCs w:val="24"/>
                          </w:rPr>
                        </m:ctrlPr>
                      </m:sSubPr>
                      <m:e>
                        <m:r>
                          <w:rPr>
                            <w:rFonts w:ascii="Cambria Math" w:hAnsi="Cambria Math"/>
                          </w:rPr>
                          <m:t>ω</m:t>
                        </m:r>
                      </m:e>
                      <m:sub>
                        <m:r>
                          <w:rPr>
                            <w:rFonts w:ascii="Cambria Math" w:hAnsi="Cambria Math"/>
                          </w:rPr>
                          <m:t>t</m:t>
                        </m:r>
                      </m:sub>
                    </m:sSub>
                    <m:nary>
                      <m:naryPr>
                        <m:chr m:val="∑"/>
                        <m:limLoc m:val="undOvr"/>
                        <m:ctrlPr>
                          <w:rPr>
                            <w:rFonts w:ascii="Cambria Math" w:hAnsi="Cambria Math"/>
                            <w:i/>
                            <w:sz w:val="24"/>
                            <w:szCs w:val="24"/>
                          </w:rPr>
                        </m:ctrlPr>
                      </m:naryPr>
                      <m:sub>
                        <m:r>
                          <w:rPr>
                            <w:rFonts w:ascii="Cambria Math" w:hAnsi="Cambria Math"/>
                          </w:rPr>
                          <m:t>a=</m:t>
                        </m:r>
                        <m:sSub>
                          <m:sSubPr>
                            <m:ctrlPr>
                              <w:rPr>
                                <w:rFonts w:ascii="Cambria Math" w:hAnsi="Cambria Math"/>
                                <w:i/>
                                <w:sz w:val="24"/>
                                <w:szCs w:val="24"/>
                              </w:rPr>
                            </m:ctrlPr>
                          </m:sSubPr>
                          <m:e>
                            <m:r>
                              <w:rPr>
                                <w:rFonts w:ascii="Cambria Math" w:hAnsi="Cambria Math"/>
                              </w:rPr>
                              <m:t>a</m:t>
                            </m:r>
                          </m:e>
                          <m:sub>
                            <m:r>
                              <w:rPr>
                                <w:rFonts w:ascii="Cambria Math" w:hAnsi="Cambria Math"/>
                              </w:rPr>
                              <m:t>0</m:t>
                            </m:r>
                          </m:sub>
                        </m:sSub>
                      </m:sub>
                      <m:sup>
                        <m:r>
                          <w:rPr>
                            <w:rFonts w:ascii="Cambria Math" w:hAnsi="Cambria Math"/>
                          </w:rPr>
                          <m:t>a+</m:t>
                        </m:r>
                      </m:sup>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rPr>
                                  <m:t>P</m:t>
                                </m:r>
                              </m:e>
                              <m:sub>
                                <m:r>
                                  <w:rPr>
                                    <w:rFonts w:ascii="Cambria Math" w:hAnsi="Cambria Math"/>
                                  </w:rPr>
                                  <m:t>t,a</m:t>
                                </m:r>
                              </m:sub>
                            </m:sSub>
                            <m:r>
                              <w:rPr>
                                <w:rFonts w:ascii="Cambria Math" w:hAnsi="Cambria Math"/>
                              </w:rPr>
                              <m:t>+c</m:t>
                            </m:r>
                          </m:e>
                        </m:d>
                        <m:d>
                          <m:dPr>
                            <m:ctrlPr>
                              <w:rPr>
                                <w:rFonts w:ascii="Cambria Math" w:hAnsi="Cambria Math"/>
                                <w:i/>
                                <w:sz w:val="24"/>
                                <w:szCs w:val="24"/>
                              </w:rPr>
                            </m:ctrlPr>
                          </m:dPr>
                          <m:e>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rPr>
                                      <m:t>P</m:t>
                                    </m:r>
                                  </m:e>
                                </m:acc>
                              </m:e>
                              <m:sub>
                                <m:r>
                                  <w:rPr>
                                    <w:rFonts w:ascii="Cambria Math" w:hAnsi="Cambria Math"/>
                                  </w:rPr>
                                  <m:t>t,a</m:t>
                                </m:r>
                              </m:sub>
                            </m:sSub>
                            <m:r>
                              <w:rPr>
                                <w:rFonts w:ascii="Cambria Math" w:hAnsi="Cambria Math"/>
                              </w:rPr>
                              <m:t>+c</m:t>
                            </m:r>
                          </m:e>
                        </m:d>
                      </m:e>
                    </m:nary>
                  </m:e>
                </m:nary>
              </m:oMath>
            </m:oMathPara>
          </w:p>
        </w:tc>
        <w:tc>
          <w:tcPr>
            <w:tcW w:w="895" w:type="dxa"/>
            <w:vAlign w:val="center"/>
          </w:tcPr>
          <w:p w14:paraId="2D76FEF4" w14:textId="42E25086" w:rsidR="00430C74" w:rsidRPr="004636D3" w:rsidRDefault="00430C74" w:rsidP="008F2A7B">
            <w:pPr>
              <w:pStyle w:val="Caption"/>
            </w:pPr>
            <w:r w:rsidRPr="004636D3">
              <w:t>(3</w:t>
            </w:r>
            <w:r w:rsidR="00BD6C31">
              <w:t>1</w:t>
            </w:r>
            <w:r w:rsidRPr="004636D3">
              <w:t>)</w:t>
            </w:r>
          </w:p>
        </w:tc>
      </w:tr>
    </w:tbl>
    <w:p w14:paraId="4B48E232" w14:textId="19D9593A" w:rsidR="00DC12A4" w:rsidRPr="004636D3" w:rsidRDefault="00DC12A4" w:rsidP="008F2A7B">
      <w:pPr>
        <w:pStyle w:val="ListParagraph"/>
        <w:autoSpaceDE w:val="0"/>
        <w:autoSpaceDN w:val="0"/>
        <w:adjustRightInd w:val="0"/>
        <w:contextualSpacing w:val="0"/>
        <w:rPr>
          <w:rFonts w:ascii="CambriaMath" w:eastAsia="CambriaMath" w:cs="CambriaMath"/>
          <w:sz w:val="17"/>
          <w:szCs w:val="17"/>
        </w:rPr>
      </w:pPr>
      <w:r w:rsidRPr="004636D3">
        <w:t xml:space="preserve">where </w:t>
      </w:r>
      <w:r w:rsidRPr="004636D3">
        <w:rPr>
          <w:rFonts w:ascii="Cambria Math" w:eastAsia="CambriaMath" w:hAnsi="Cambria Math" w:cs="Cambria Math"/>
        </w:rPr>
        <w:t>𝑇</w:t>
      </w:r>
      <w:r w:rsidRPr="004636D3">
        <w:rPr>
          <w:rFonts w:ascii="Cambria Math" w:eastAsia="CambriaMath" w:hAnsi="Cambria Math" w:cs="Cambria Math"/>
          <w:sz w:val="17"/>
          <w:szCs w:val="17"/>
        </w:rPr>
        <w:t>𝑃</w:t>
      </w:r>
      <w:r w:rsidRPr="004636D3">
        <w:rPr>
          <w:rFonts w:ascii="Cambria Math" w:eastAsia="CambriaMath" w:hAnsi="Cambria Math" w:cs="Cambria Math"/>
          <w:sz w:val="17"/>
          <w:szCs w:val="17"/>
          <w:vertAlign w:val="superscript"/>
        </w:rPr>
        <w:t>𝑎𝑔𝑒</w:t>
      </w:r>
      <w:r w:rsidRPr="004636D3">
        <w:rPr>
          <w:rFonts w:ascii="Cambria Math" w:eastAsia="CambriaMath" w:hAnsi="Cambria Math" w:cs="Cambria Math"/>
          <w:sz w:val="17"/>
          <w:szCs w:val="17"/>
        </w:rPr>
        <w:t xml:space="preserve"> </w:t>
      </w:r>
      <w:r w:rsidRPr="004636D3">
        <w:t xml:space="preserve">is the number of years of data for each age composition, </w:t>
      </w:r>
      <w:r w:rsidRPr="004636D3">
        <w:rPr>
          <w:rFonts w:ascii="Cambria Math" w:eastAsia="CambriaMath" w:hAnsi="Cambria Math" w:cs="Cambria Math"/>
        </w:rPr>
        <w:t>𝜆</w:t>
      </w:r>
      <w:r w:rsidRPr="0074437B">
        <w:rPr>
          <w:rFonts w:ascii="Cambria Math" w:eastAsia="CambriaMath" w:hAnsi="Cambria Math"/>
          <w:sz w:val="17"/>
          <w:vertAlign w:val="subscript"/>
        </w:rPr>
        <w:t>𝑃</w:t>
      </w:r>
      <w:r w:rsidRPr="0074437B">
        <w:rPr>
          <w:rFonts w:ascii="Cambria Math" w:eastAsia="CambriaMath" w:hAnsi="Cambria Math"/>
          <w:sz w:val="14"/>
          <w:vertAlign w:val="subscript"/>
        </w:rPr>
        <w:t>𝑎𝑔𝑒</w:t>
      </w:r>
      <w:r w:rsidRPr="004636D3">
        <w:rPr>
          <w:rFonts w:ascii="CambriaMath" w:eastAsia="CambriaMath" w:cs="CambriaMath"/>
          <w:sz w:val="14"/>
          <w:szCs w:val="14"/>
        </w:rPr>
        <w:t xml:space="preserve"> </w:t>
      </w:r>
      <w:r w:rsidRPr="004636D3">
        <w:t xml:space="preserve">is set to 1.0, and </w:t>
      </w:r>
      <w:r w:rsidRPr="004636D3">
        <w:rPr>
          <w:rFonts w:ascii="Cambria Math" w:eastAsia="CambriaMath" w:hAnsi="Cambria Math" w:cs="Cambria Math"/>
        </w:rPr>
        <w:t>𝑐</w:t>
      </w:r>
      <w:r w:rsidRPr="004636D3">
        <w:rPr>
          <w:rFonts w:ascii="CambriaMath" w:eastAsia="CambriaMath" w:cs="CambriaMath"/>
        </w:rPr>
        <w:t xml:space="preserve"> </w:t>
      </w:r>
      <w:r w:rsidRPr="004636D3">
        <w:t>prevents the composition from being 0 in the likelihood calculation.</w:t>
      </w:r>
    </w:p>
    <w:p w14:paraId="461A71C7" w14:textId="77777777" w:rsidR="00DC12A4" w:rsidRPr="004636D3" w:rsidRDefault="00DC12A4" w:rsidP="008F2A7B">
      <w:pPr>
        <w:pStyle w:val="ListParagraph"/>
        <w:autoSpaceDE w:val="0"/>
        <w:autoSpaceDN w:val="0"/>
        <w:adjustRightInd w:val="0"/>
        <w:contextualSpacing w:val="0"/>
      </w:pPr>
      <w:r w:rsidRPr="004636D3">
        <w:t xml:space="preserve">The Dirichlet-multinomial likelihood is also available in the SCAA code, which derives effective sample size through the estimation of an additional parameter </w:t>
      </w:r>
      <w:r w:rsidRPr="004636D3">
        <w:rPr>
          <w:rFonts w:ascii="Cambria Math" w:eastAsia="CambriaMath" w:hAnsi="Cambria Math" w:cs="Cambria Math"/>
        </w:rPr>
        <w:t xml:space="preserve">𝜃 </w:t>
      </w:r>
      <w:r w:rsidRPr="004636D3">
        <w:t>(Thorson et al. 2017):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0082666C" w14:textId="77777777" w:rsidTr="004E6411">
        <w:tc>
          <w:tcPr>
            <w:tcW w:w="715" w:type="dxa"/>
          </w:tcPr>
          <w:p w14:paraId="24FC4F19" w14:textId="5D0EF574" w:rsidR="00430C74" w:rsidRPr="004636D3" w:rsidRDefault="00430C74" w:rsidP="008F2A7B">
            <w:pPr>
              <w:pStyle w:val="Caption"/>
              <w:ind w:firstLine="0"/>
            </w:pPr>
          </w:p>
        </w:tc>
        <w:tc>
          <w:tcPr>
            <w:tcW w:w="7740" w:type="dxa"/>
          </w:tcPr>
          <w:p w14:paraId="7E7349BF" w14:textId="1351B978" w:rsidR="00430C74" w:rsidRPr="004636D3" w:rsidRDefault="00430C74" w:rsidP="008F2A7B">
            <w:pPr>
              <w:pStyle w:val="Caption"/>
              <w:ind w:firstLine="0"/>
            </w:pPr>
            <m:oMathPara>
              <m:oMath>
                <m:r>
                  <w:rPr>
                    <w:rFonts w:ascii="Cambria Math" w:hAnsi="Cambria Math"/>
                    <w:sz w:val="20"/>
                  </w:rPr>
                  <m:t>lnL</m:t>
                </m:r>
                <m:d>
                  <m:dPr>
                    <m:ctrlPr>
                      <w:rPr>
                        <w:rFonts w:ascii="Cambria Math" w:hAnsi="Cambria Math"/>
                        <w:i/>
                        <w:sz w:val="20"/>
                      </w:rPr>
                    </m:ctrlPr>
                  </m:dPr>
                  <m:e>
                    <m:sSup>
                      <m:sSupPr>
                        <m:ctrlPr>
                          <w:rPr>
                            <w:rFonts w:ascii="Cambria Math" w:hAnsi="Cambria Math"/>
                            <w:i/>
                            <w:sz w:val="20"/>
                          </w:rPr>
                        </m:ctrlPr>
                      </m:sSupPr>
                      <m:e>
                        <m:r>
                          <w:rPr>
                            <w:rFonts w:ascii="Cambria Math" w:hAnsi="Cambria Math"/>
                            <w:sz w:val="20"/>
                          </w:rPr>
                          <m:t>P</m:t>
                        </m:r>
                      </m:e>
                      <m:sup>
                        <m:r>
                          <w:rPr>
                            <w:rFonts w:ascii="Cambria Math" w:hAnsi="Cambria Math"/>
                            <w:sz w:val="20"/>
                          </w:rPr>
                          <m:t>age</m:t>
                        </m:r>
                      </m:sup>
                    </m:sSup>
                  </m:e>
                </m:d>
                <m:r>
                  <w:rPr>
                    <w:rFonts w:ascii="Cambria Math" w:hAnsi="Cambria Math"/>
                    <w:sz w:val="20"/>
                  </w:rPr>
                  <m:t>=</m:t>
                </m:r>
                <m:nary>
                  <m:naryPr>
                    <m:chr m:val="∑"/>
                    <m:limLoc m:val="subSup"/>
                    <m:ctrlPr>
                      <w:rPr>
                        <w:rFonts w:ascii="Cambria Math" w:hAnsi="Cambria Math"/>
                        <w:i/>
                        <w:sz w:val="20"/>
                      </w:rPr>
                    </m:ctrlPr>
                  </m:naryPr>
                  <m:sub>
                    <m:r>
                      <w:rPr>
                        <w:rFonts w:ascii="Cambria Math" w:hAnsi="Cambria Math"/>
                        <w:sz w:val="20"/>
                      </w:rPr>
                      <m:t>t=1</m:t>
                    </m:r>
                  </m:sub>
                  <m:sup>
                    <m:sSubSup>
                      <m:sSubSupPr>
                        <m:ctrlPr>
                          <w:rPr>
                            <w:rFonts w:ascii="Cambria Math" w:hAnsi="Cambria Math"/>
                            <w:i/>
                            <w:sz w:val="20"/>
                          </w:rPr>
                        </m:ctrlPr>
                      </m:sSubSupPr>
                      <m:e>
                        <m:r>
                          <w:rPr>
                            <w:rFonts w:ascii="Cambria Math" w:hAnsi="Cambria Math"/>
                            <w:sz w:val="20"/>
                          </w:rPr>
                          <m:t>T</m:t>
                        </m:r>
                      </m:e>
                      <m:sub>
                        <m:r>
                          <w:rPr>
                            <w:rFonts w:ascii="Cambria Math" w:hAnsi="Cambria Math"/>
                            <w:sz w:val="20"/>
                          </w:rPr>
                          <m:t>P</m:t>
                        </m:r>
                      </m:sub>
                      <m:sup>
                        <m:r>
                          <w:rPr>
                            <w:rFonts w:ascii="Cambria Math" w:hAnsi="Cambria Math"/>
                            <w:sz w:val="20"/>
                          </w:rPr>
                          <m:t>age</m:t>
                        </m:r>
                      </m:sup>
                    </m:sSubSup>
                  </m:sup>
                  <m:e>
                    <m:r>
                      <w:rPr>
                        <w:rFonts w:ascii="Cambria Math" w:hAnsi="Cambria Math"/>
                        <w:sz w:val="20"/>
                      </w:rPr>
                      <m:t>-</m:t>
                    </m:r>
                    <m:r>
                      <m:rPr>
                        <m:sty m:val="p"/>
                      </m:rPr>
                      <w:rPr>
                        <w:rFonts w:ascii="Cambria Math" w:hAnsi="Cambria Math"/>
                        <w:sz w:val="20"/>
                      </w:rPr>
                      <m:t>Γ</m:t>
                    </m:r>
                    <m:d>
                      <m:dPr>
                        <m:ctrlPr>
                          <w:rPr>
                            <w:rFonts w:ascii="Cambria Math" w:hAnsi="Cambria Math"/>
                            <w:i/>
                            <w:sz w:val="20"/>
                          </w:rPr>
                        </m:ctrlPr>
                      </m:dPr>
                      <m:e>
                        <m:sSub>
                          <m:sSubPr>
                            <m:ctrlPr>
                              <w:rPr>
                                <w:rFonts w:ascii="Cambria Math" w:hAnsi="Cambria Math"/>
                                <w:i/>
                                <w:sz w:val="20"/>
                              </w:rPr>
                            </m:ctrlPr>
                          </m:sSubPr>
                          <m:e>
                            <m:r>
                              <w:rPr>
                                <w:rFonts w:ascii="Cambria Math" w:hAnsi="Cambria Math"/>
                                <w:sz w:val="20"/>
                              </w:rPr>
                              <m:t>n</m:t>
                            </m:r>
                          </m:e>
                          <m:sub>
                            <m:r>
                              <w:rPr>
                                <w:rFonts w:ascii="Cambria Math" w:hAnsi="Cambria Math"/>
                                <w:sz w:val="20"/>
                              </w:rPr>
                              <m:t>t</m:t>
                            </m:r>
                          </m:sub>
                        </m:sSub>
                        <m:r>
                          <w:rPr>
                            <w:rFonts w:ascii="Cambria Math" w:hAnsi="Cambria Math"/>
                            <w:sz w:val="20"/>
                          </w:rPr>
                          <m:t>+1</m:t>
                        </m:r>
                      </m:e>
                    </m:d>
                    <m:r>
                      <w:rPr>
                        <w:rFonts w:ascii="Cambria Math" w:hAnsi="Cambria Math"/>
                        <w:sz w:val="20"/>
                      </w:rPr>
                      <m:t>-</m:t>
                    </m:r>
                    <m:nary>
                      <m:naryPr>
                        <m:chr m:val="∑"/>
                        <m:limLoc m:val="subSup"/>
                        <m:ctrlPr>
                          <w:rPr>
                            <w:rFonts w:ascii="Cambria Math" w:hAnsi="Cambria Math"/>
                            <w:i/>
                            <w:sz w:val="20"/>
                          </w:rPr>
                        </m:ctrlPr>
                      </m:naryPr>
                      <m:sub>
                        <m:r>
                          <w:rPr>
                            <w:rFonts w:ascii="Cambria Math" w:hAnsi="Cambria Math"/>
                            <w:sz w:val="20"/>
                          </w:rPr>
                          <m:t>a=</m:t>
                        </m:r>
                        <m:sSub>
                          <m:sSubPr>
                            <m:ctrlPr>
                              <w:rPr>
                                <w:rFonts w:ascii="Cambria Math" w:hAnsi="Cambria Math"/>
                                <w:i/>
                                <w:sz w:val="20"/>
                              </w:rPr>
                            </m:ctrlPr>
                          </m:sSubPr>
                          <m:e>
                            <m:r>
                              <w:rPr>
                                <w:rFonts w:ascii="Cambria Math" w:hAnsi="Cambria Math"/>
                                <w:sz w:val="20"/>
                              </w:rPr>
                              <m:t>a</m:t>
                            </m:r>
                          </m:e>
                          <m:sub>
                            <m:r>
                              <w:rPr>
                                <w:rFonts w:ascii="Cambria Math" w:hAnsi="Cambria Math"/>
                                <w:sz w:val="20"/>
                              </w:rPr>
                              <m:t>0</m:t>
                            </m:r>
                          </m:sub>
                        </m:sSub>
                      </m:sub>
                      <m:sup>
                        <m:r>
                          <w:rPr>
                            <w:rFonts w:ascii="Cambria Math" w:hAnsi="Cambria Math"/>
                            <w:sz w:val="20"/>
                          </w:rPr>
                          <m:t>a+</m:t>
                        </m:r>
                      </m:sup>
                      <m:e>
                        <m:r>
                          <m:rPr>
                            <m:sty m:val="p"/>
                          </m:rPr>
                          <w:rPr>
                            <w:rFonts w:ascii="Cambria Math" w:hAnsi="Cambria Math"/>
                            <w:sz w:val="20"/>
                          </w:rPr>
                          <m:t>Γ</m:t>
                        </m:r>
                        <m:d>
                          <m:dPr>
                            <m:ctrlPr>
                              <w:rPr>
                                <w:rFonts w:ascii="Cambria Math" w:hAnsi="Cambria Math"/>
                                <w:i/>
                                <w:sz w:val="20"/>
                              </w:rPr>
                            </m:ctrlPr>
                          </m:dPr>
                          <m:e>
                            <m:sSub>
                              <m:sSubPr>
                                <m:ctrlPr>
                                  <w:rPr>
                                    <w:rFonts w:ascii="Cambria Math" w:hAnsi="Cambria Math"/>
                                    <w:i/>
                                    <w:sz w:val="20"/>
                                  </w:rPr>
                                </m:ctrlPr>
                              </m:sSubPr>
                              <m:e>
                                <m:r>
                                  <w:rPr>
                                    <w:rFonts w:ascii="Cambria Math" w:hAnsi="Cambria Math"/>
                                    <w:sz w:val="20"/>
                                  </w:rPr>
                                  <m:t>n</m:t>
                                </m:r>
                              </m:e>
                              <m:sub>
                                <m:r>
                                  <w:rPr>
                                    <w:rFonts w:ascii="Cambria Math" w:hAnsi="Cambria Math"/>
                                    <w:sz w:val="20"/>
                                  </w:rPr>
                                  <m:t>t</m:t>
                                </m:r>
                              </m:sub>
                            </m:sSub>
                            <m:sSub>
                              <m:sSubPr>
                                <m:ctrlPr>
                                  <w:rPr>
                                    <w:rFonts w:ascii="Cambria Math" w:hAnsi="Cambria Math"/>
                                    <w:i/>
                                    <w:sz w:val="20"/>
                                  </w:rPr>
                                </m:ctrlPr>
                              </m:sSubPr>
                              <m:e>
                                <m:r>
                                  <w:rPr>
                                    <w:rFonts w:ascii="Cambria Math" w:hAnsi="Cambria Math"/>
                                    <w:sz w:val="20"/>
                                  </w:rPr>
                                  <m:t>P</m:t>
                                </m:r>
                              </m:e>
                              <m:sub>
                                <m:r>
                                  <w:rPr>
                                    <w:rFonts w:ascii="Cambria Math" w:hAnsi="Cambria Math"/>
                                    <w:sz w:val="20"/>
                                  </w:rPr>
                                  <m:t>t,a</m:t>
                                </m:r>
                              </m:sub>
                            </m:sSub>
                            <m:r>
                              <w:rPr>
                                <w:rFonts w:ascii="Cambria Math" w:hAnsi="Cambria Math"/>
                                <w:sz w:val="20"/>
                              </w:rPr>
                              <m:t>+1</m:t>
                            </m:r>
                          </m:e>
                        </m:d>
                      </m:e>
                    </m:nary>
                  </m:e>
                </m:nary>
                <m:r>
                  <w:rPr>
                    <w:rFonts w:ascii="Cambria Math" w:hAnsi="Cambria Math"/>
                    <w:sz w:val="20"/>
                  </w:rPr>
                  <m:t>+</m:t>
                </m:r>
                <m:r>
                  <m:rPr>
                    <m:sty m:val="p"/>
                  </m:rPr>
                  <w:rPr>
                    <w:rFonts w:ascii="Cambria Math" w:hAnsi="Cambria Math"/>
                    <w:sz w:val="20"/>
                  </w:rPr>
                  <m:t>Γ</m:t>
                </m:r>
                <m:d>
                  <m:dPr>
                    <m:ctrlPr>
                      <w:rPr>
                        <w:rFonts w:ascii="Cambria Math" w:hAnsi="Cambria Math"/>
                        <w:i/>
                        <w:sz w:val="20"/>
                      </w:rPr>
                    </m:ctrlPr>
                  </m:dPr>
                  <m:e>
                    <m:sSub>
                      <m:sSubPr>
                        <m:ctrlPr>
                          <w:rPr>
                            <w:rFonts w:ascii="Cambria Math" w:hAnsi="Cambria Math"/>
                            <w:i/>
                            <w:sz w:val="20"/>
                          </w:rPr>
                        </m:ctrlPr>
                      </m:sSubPr>
                      <m:e>
                        <m:r>
                          <w:rPr>
                            <w:rFonts w:ascii="Cambria Math" w:hAnsi="Cambria Math"/>
                            <w:sz w:val="20"/>
                          </w:rPr>
                          <m:t>n</m:t>
                        </m:r>
                      </m:e>
                      <m:sub>
                        <m:r>
                          <w:rPr>
                            <w:rFonts w:ascii="Cambria Math" w:hAnsi="Cambria Math"/>
                            <w:sz w:val="20"/>
                          </w:rPr>
                          <m:t>t</m:t>
                        </m:r>
                      </m:sub>
                    </m:sSub>
                    <m:r>
                      <w:rPr>
                        <w:rFonts w:ascii="Cambria Math" w:hAnsi="Cambria Math"/>
                        <w:sz w:val="20"/>
                      </w:rPr>
                      <m:t>θ</m:t>
                    </m:r>
                  </m:e>
                </m:d>
                <m:r>
                  <w:rPr>
                    <w:rFonts w:ascii="Cambria Math" w:hAnsi="Cambria Math"/>
                    <w:sz w:val="20"/>
                  </w:rPr>
                  <m:t>-</m:t>
                </m:r>
                <m:r>
                  <m:rPr>
                    <m:sty m:val="p"/>
                  </m:rPr>
                  <w:rPr>
                    <w:rFonts w:ascii="Cambria Math" w:hAnsi="Cambria Math"/>
                    <w:sz w:val="20"/>
                  </w:rPr>
                  <m:t>Γ</m:t>
                </m:r>
                <m:d>
                  <m:dPr>
                    <m:ctrlPr>
                      <w:rPr>
                        <w:rFonts w:ascii="Cambria Math" w:hAnsi="Cambria Math"/>
                        <w:i/>
                        <w:sz w:val="20"/>
                      </w:rPr>
                    </m:ctrlPr>
                  </m:dPr>
                  <m:e>
                    <m:sSub>
                      <m:sSubPr>
                        <m:ctrlPr>
                          <w:rPr>
                            <w:rFonts w:ascii="Cambria Math" w:hAnsi="Cambria Math"/>
                            <w:i/>
                            <w:sz w:val="20"/>
                          </w:rPr>
                        </m:ctrlPr>
                      </m:sSubPr>
                      <m:e>
                        <m:r>
                          <w:rPr>
                            <w:rFonts w:ascii="Cambria Math" w:hAnsi="Cambria Math"/>
                            <w:sz w:val="20"/>
                          </w:rPr>
                          <m:t>n</m:t>
                        </m:r>
                      </m:e>
                      <m:sub>
                        <m:r>
                          <w:rPr>
                            <w:rFonts w:ascii="Cambria Math" w:hAnsi="Cambria Math"/>
                            <w:sz w:val="20"/>
                          </w:rPr>
                          <m:t>t</m:t>
                        </m:r>
                      </m:sub>
                    </m:sSub>
                    <m:r>
                      <w:rPr>
                        <w:rFonts w:ascii="Cambria Math" w:hAnsi="Cambria Math"/>
                        <w:sz w:val="20"/>
                      </w:rPr>
                      <m:t>+</m:t>
                    </m:r>
                    <m:r>
                      <m:rPr>
                        <m:sty m:val="p"/>
                      </m:rPr>
                      <w:rPr>
                        <w:rFonts w:ascii="Cambria Math" w:hAnsi="Cambria Math"/>
                        <w:sz w:val="20"/>
                      </w:rPr>
                      <m:t>θ</m:t>
                    </m:r>
                    <m:sSub>
                      <m:sSubPr>
                        <m:ctrlPr>
                          <w:rPr>
                            <w:rFonts w:ascii="Cambria Math" w:hAnsi="Cambria Math"/>
                            <w:sz w:val="20"/>
                          </w:rPr>
                        </m:ctrlPr>
                      </m:sSubPr>
                      <m:e>
                        <m:r>
                          <w:rPr>
                            <w:rFonts w:ascii="Cambria Math" w:hAnsi="Cambria Math"/>
                            <w:sz w:val="20"/>
                          </w:rPr>
                          <m:t>n</m:t>
                        </m:r>
                      </m:e>
                      <m:sub>
                        <m:r>
                          <w:rPr>
                            <w:rFonts w:ascii="Cambria Math" w:hAnsi="Cambria Math"/>
                            <w:sz w:val="20"/>
                          </w:rPr>
                          <m:t>t</m:t>
                        </m:r>
                      </m:sub>
                    </m:sSub>
                  </m:e>
                </m:d>
                <m:r>
                  <w:rPr>
                    <w:rFonts w:ascii="Cambria Math" w:hAnsi="Cambria Math"/>
                    <w:sz w:val="20"/>
                  </w:rPr>
                  <m:t>+</m:t>
                </m:r>
                <m:nary>
                  <m:naryPr>
                    <m:chr m:val="∑"/>
                    <m:limLoc m:val="subSup"/>
                    <m:ctrlPr>
                      <w:rPr>
                        <w:rFonts w:ascii="Cambria Math" w:hAnsi="Cambria Math"/>
                        <w:i/>
                        <w:sz w:val="20"/>
                      </w:rPr>
                    </m:ctrlPr>
                  </m:naryPr>
                  <m:sub>
                    <m:r>
                      <w:rPr>
                        <w:rFonts w:ascii="Cambria Math" w:hAnsi="Cambria Math"/>
                        <w:sz w:val="20"/>
                      </w:rPr>
                      <m:t>a=</m:t>
                    </m:r>
                    <m:sSub>
                      <m:sSubPr>
                        <m:ctrlPr>
                          <w:rPr>
                            <w:rFonts w:ascii="Cambria Math" w:hAnsi="Cambria Math"/>
                            <w:i/>
                            <w:sz w:val="20"/>
                          </w:rPr>
                        </m:ctrlPr>
                      </m:sSubPr>
                      <m:e>
                        <m:r>
                          <w:rPr>
                            <w:rFonts w:ascii="Cambria Math" w:hAnsi="Cambria Math"/>
                            <w:sz w:val="20"/>
                          </w:rPr>
                          <m:t>a</m:t>
                        </m:r>
                      </m:e>
                      <m:sub>
                        <m:r>
                          <w:rPr>
                            <w:rFonts w:ascii="Cambria Math" w:hAnsi="Cambria Math"/>
                            <w:sz w:val="20"/>
                          </w:rPr>
                          <m:t>0</m:t>
                        </m:r>
                      </m:sub>
                    </m:sSub>
                  </m:sub>
                  <m:sup>
                    <m:r>
                      <w:rPr>
                        <w:rFonts w:ascii="Cambria Math" w:hAnsi="Cambria Math"/>
                        <w:sz w:val="20"/>
                      </w:rPr>
                      <m:t>a+</m:t>
                    </m:r>
                  </m:sup>
                  <m:e>
                    <m:d>
                      <m:dPr>
                        <m:begChr m:val="["/>
                        <m:endChr m:val="]"/>
                        <m:ctrlPr>
                          <w:rPr>
                            <w:rFonts w:ascii="Cambria Math" w:hAnsi="Cambria Math"/>
                            <w:i/>
                            <w:sz w:val="20"/>
                          </w:rPr>
                        </m:ctrlPr>
                      </m:dPr>
                      <m:e>
                        <m:r>
                          <m:rPr>
                            <m:sty m:val="p"/>
                          </m:rPr>
                          <w:rPr>
                            <w:rFonts w:ascii="Cambria Math" w:hAnsi="Cambria Math"/>
                            <w:sz w:val="20"/>
                          </w:rPr>
                          <m:t>Γ</m:t>
                        </m:r>
                        <m:d>
                          <m:dPr>
                            <m:ctrlPr>
                              <w:rPr>
                                <w:rFonts w:ascii="Cambria Math" w:hAnsi="Cambria Math"/>
                                <w:i/>
                                <w:sz w:val="20"/>
                              </w:rPr>
                            </m:ctrlPr>
                          </m:dPr>
                          <m:e>
                            <m:sSub>
                              <m:sSubPr>
                                <m:ctrlPr>
                                  <w:rPr>
                                    <w:rFonts w:ascii="Cambria Math" w:hAnsi="Cambria Math"/>
                                    <w:i/>
                                    <w:sz w:val="20"/>
                                  </w:rPr>
                                </m:ctrlPr>
                              </m:sSubPr>
                              <m:e>
                                <m:r>
                                  <w:rPr>
                                    <w:rFonts w:ascii="Cambria Math" w:hAnsi="Cambria Math"/>
                                    <w:sz w:val="20"/>
                                  </w:rPr>
                                  <m:t>n</m:t>
                                </m:r>
                              </m:e>
                              <m:sub>
                                <m:r>
                                  <w:rPr>
                                    <w:rFonts w:ascii="Cambria Math" w:hAnsi="Cambria Math"/>
                                    <w:sz w:val="20"/>
                                  </w:rPr>
                                  <m:t>t</m:t>
                                </m:r>
                              </m:sub>
                            </m:sSub>
                            <m:sSub>
                              <m:sSubPr>
                                <m:ctrlPr>
                                  <w:rPr>
                                    <w:rFonts w:ascii="Cambria Math" w:hAnsi="Cambria Math"/>
                                    <w:i/>
                                    <w:sz w:val="20"/>
                                  </w:rPr>
                                </m:ctrlPr>
                              </m:sSubPr>
                              <m:e>
                                <m:r>
                                  <w:rPr>
                                    <w:rFonts w:ascii="Cambria Math" w:hAnsi="Cambria Math"/>
                                    <w:sz w:val="20"/>
                                  </w:rPr>
                                  <m:t>P</m:t>
                                </m:r>
                              </m:e>
                              <m:sub>
                                <m:r>
                                  <w:rPr>
                                    <w:rFonts w:ascii="Cambria Math" w:hAnsi="Cambria Math"/>
                                    <w:sz w:val="20"/>
                                  </w:rPr>
                                  <m:t>t,a</m:t>
                                </m:r>
                              </m:sub>
                            </m:sSub>
                            <m:r>
                              <w:rPr>
                                <w:rFonts w:ascii="Cambria Math" w:hAnsi="Cambria Math"/>
                                <w:sz w:val="20"/>
                              </w:rPr>
                              <m:t>+θ</m:t>
                            </m:r>
                            <m:sSub>
                              <m:sSubPr>
                                <m:ctrlPr>
                                  <w:rPr>
                                    <w:rFonts w:ascii="Cambria Math" w:hAnsi="Cambria Math"/>
                                    <w:i/>
                                    <w:sz w:val="20"/>
                                  </w:rPr>
                                </m:ctrlPr>
                              </m:sSubPr>
                              <m:e>
                                <m:r>
                                  <w:rPr>
                                    <w:rFonts w:ascii="Cambria Math" w:hAnsi="Cambria Math"/>
                                    <w:sz w:val="20"/>
                                  </w:rPr>
                                  <m:t>n</m:t>
                                </m:r>
                              </m:e>
                              <m:sub>
                                <m:r>
                                  <w:rPr>
                                    <w:rFonts w:ascii="Cambria Math" w:hAnsi="Cambria Math"/>
                                    <w:sz w:val="20"/>
                                  </w:rPr>
                                  <m:t>t</m:t>
                                </m:r>
                              </m:sub>
                            </m:sSub>
                            <m:sSub>
                              <m:sSubPr>
                                <m:ctrlPr>
                                  <w:rPr>
                                    <w:rFonts w:ascii="Cambria Math" w:hAnsi="Cambria Math"/>
                                    <w:i/>
                                    <w:sz w:val="20"/>
                                  </w:rPr>
                                </m:ctrlPr>
                              </m:sSubPr>
                              <m:e>
                                <m:acc>
                                  <m:accPr>
                                    <m:ctrlPr>
                                      <w:rPr>
                                        <w:rFonts w:ascii="Cambria Math" w:hAnsi="Cambria Math"/>
                                        <w:i/>
                                        <w:sz w:val="20"/>
                                      </w:rPr>
                                    </m:ctrlPr>
                                  </m:accPr>
                                  <m:e>
                                    <m:r>
                                      <w:rPr>
                                        <w:rFonts w:ascii="Cambria Math" w:hAnsi="Cambria Math"/>
                                        <w:sz w:val="20"/>
                                      </w:rPr>
                                      <m:t>P</m:t>
                                    </m:r>
                                  </m:e>
                                </m:acc>
                              </m:e>
                              <m:sub>
                                <m:r>
                                  <w:rPr>
                                    <w:rFonts w:ascii="Cambria Math" w:hAnsi="Cambria Math"/>
                                    <w:sz w:val="20"/>
                                  </w:rPr>
                                  <m:t>t,a</m:t>
                                </m:r>
                              </m:sub>
                            </m:sSub>
                          </m:e>
                        </m:d>
                        <m:r>
                          <w:rPr>
                            <w:rFonts w:ascii="Cambria Math" w:hAnsi="Cambria Math"/>
                            <w:sz w:val="20"/>
                          </w:rPr>
                          <m:t>-</m:t>
                        </m:r>
                        <m:r>
                          <m:rPr>
                            <m:sty m:val="p"/>
                          </m:rPr>
                          <w:rPr>
                            <w:rFonts w:ascii="Cambria Math" w:hAnsi="Cambria Math"/>
                            <w:sz w:val="20"/>
                          </w:rPr>
                          <m:t>Γ</m:t>
                        </m:r>
                        <m:d>
                          <m:dPr>
                            <m:ctrlPr>
                              <w:rPr>
                                <w:rFonts w:ascii="Cambria Math" w:hAnsi="Cambria Math"/>
                                <w:i/>
                                <w:sz w:val="20"/>
                              </w:rPr>
                            </m:ctrlPr>
                          </m:dPr>
                          <m:e>
                            <m:r>
                              <w:rPr>
                                <w:rFonts w:ascii="Cambria Math" w:hAnsi="Cambria Math"/>
                                <w:sz w:val="20"/>
                              </w:rPr>
                              <m:t>θ</m:t>
                            </m:r>
                            <m:sSub>
                              <m:sSubPr>
                                <m:ctrlPr>
                                  <w:rPr>
                                    <w:rFonts w:ascii="Cambria Math" w:hAnsi="Cambria Math"/>
                                    <w:i/>
                                    <w:sz w:val="20"/>
                                  </w:rPr>
                                </m:ctrlPr>
                              </m:sSubPr>
                              <m:e>
                                <m:r>
                                  <w:rPr>
                                    <w:rFonts w:ascii="Cambria Math" w:hAnsi="Cambria Math"/>
                                    <w:sz w:val="20"/>
                                  </w:rPr>
                                  <m:t>n</m:t>
                                </m:r>
                              </m:e>
                              <m:sub>
                                <m:r>
                                  <w:rPr>
                                    <w:rFonts w:ascii="Cambria Math" w:hAnsi="Cambria Math"/>
                                    <w:sz w:val="20"/>
                                  </w:rPr>
                                  <m:t>t</m:t>
                                </m:r>
                              </m:sub>
                            </m:sSub>
                            <m:sSub>
                              <m:sSubPr>
                                <m:ctrlPr>
                                  <w:rPr>
                                    <w:rFonts w:ascii="Cambria Math" w:hAnsi="Cambria Math"/>
                                    <w:i/>
                                    <w:sz w:val="20"/>
                                  </w:rPr>
                                </m:ctrlPr>
                              </m:sSubPr>
                              <m:e>
                                <m:acc>
                                  <m:accPr>
                                    <m:ctrlPr>
                                      <w:rPr>
                                        <w:rFonts w:ascii="Cambria Math" w:hAnsi="Cambria Math"/>
                                        <w:i/>
                                        <w:sz w:val="20"/>
                                      </w:rPr>
                                    </m:ctrlPr>
                                  </m:accPr>
                                  <m:e>
                                    <m:r>
                                      <w:rPr>
                                        <w:rFonts w:ascii="Cambria Math" w:hAnsi="Cambria Math"/>
                                        <w:sz w:val="20"/>
                                      </w:rPr>
                                      <m:t>P</m:t>
                                    </m:r>
                                  </m:e>
                                </m:acc>
                              </m:e>
                              <m:sub>
                                <m:r>
                                  <w:rPr>
                                    <w:rFonts w:ascii="Cambria Math" w:hAnsi="Cambria Math"/>
                                    <w:sz w:val="20"/>
                                  </w:rPr>
                                  <m:t>t,a</m:t>
                                </m:r>
                              </m:sub>
                            </m:sSub>
                          </m:e>
                        </m:d>
                      </m:e>
                    </m:d>
                  </m:e>
                </m:nary>
                <m:r>
                  <w:rPr>
                    <w:rFonts w:ascii="Cambria Math" w:hAnsi="Cambria Math"/>
                    <w:sz w:val="20"/>
                  </w:rPr>
                  <m:t>,</m:t>
                </m:r>
              </m:oMath>
            </m:oMathPara>
          </w:p>
        </w:tc>
        <w:tc>
          <w:tcPr>
            <w:tcW w:w="895" w:type="dxa"/>
            <w:vAlign w:val="center"/>
          </w:tcPr>
          <w:p w14:paraId="27E11229" w14:textId="2068BA4B" w:rsidR="00430C74" w:rsidRPr="004636D3" w:rsidRDefault="00430C74" w:rsidP="008F2A7B">
            <w:pPr>
              <w:pStyle w:val="Caption"/>
            </w:pPr>
            <w:r w:rsidRPr="004636D3">
              <w:t>(3</w:t>
            </w:r>
            <w:r w:rsidR="00BD6C31">
              <w:t>2</w:t>
            </w:r>
            <w:r w:rsidRPr="004636D3">
              <w:t>)</w:t>
            </w:r>
          </w:p>
        </w:tc>
      </w:tr>
    </w:tbl>
    <w:p w14:paraId="2779F0B1" w14:textId="04837813" w:rsidR="004C5042" w:rsidRPr="004636D3" w:rsidRDefault="00DC12A4" w:rsidP="008F2A7B">
      <w:pPr>
        <w:pStyle w:val="ListParagraph"/>
        <w:contextualSpacing w:val="0"/>
      </w:pPr>
      <w:r w:rsidRPr="004636D3">
        <w:t xml:space="preserve">where </w:t>
      </w:r>
      <w:r w:rsidRPr="004636D3">
        <w:rPr>
          <w:rFonts w:ascii="Cambria Math" w:hAnsi="Cambria Math" w:cs="Cambria Math"/>
        </w:rPr>
        <w:t>𝑛</w:t>
      </w:r>
      <w:r w:rsidRPr="004636D3">
        <w:t xml:space="preserve"> is the input sample size. The relationship between </w:t>
      </w:r>
      <w:r w:rsidRPr="004636D3">
        <w:rPr>
          <w:rFonts w:ascii="Cambria Math" w:hAnsi="Cambria Math" w:cs="Cambria Math"/>
        </w:rPr>
        <w:t>𝑛</w:t>
      </w:r>
      <w:r w:rsidRPr="004636D3">
        <w:t xml:space="preserve">, </w:t>
      </w:r>
      <w:r w:rsidRPr="004636D3">
        <w:rPr>
          <w:rFonts w:ascii="Cambria Math" w:hAnsi="Cambria Math" w:cs="Cambria Math"/>
        </w:rPr>
        <w:t>𝜃</w:t>
      </w:r>
      <w:r w:rsidRPr="004636D3">
        <w:t xml:space="preserve">, and </w:t>
      </w:r>
      <w:r w:rsidRPr="004636D3">
        <w:rPr>
          <w:rFonts w:ascii="Cambria Math" w:hAnsi="Cambria Math" w:cs="Cambria Math"/>
        </w:rPr>
        <w:t>𝜔</w:t>
      </w:r>
      <w:r w:rsidRPr="004636D3">
        <w:t xml:space="preserve"> is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30C89400" w14:textId="77777777" w:rsidTr="004E6411">
        <w:tc>
          <w:tcPr>
            <w:tcW w:w="715" w:type="dxa"/>
          </w:tcPr>
          <w:p w14:paraId="367CC0D5" w14:textId="77777777" w:rsidR="00430C74" w:rsidRPr="004636D3" w:rsidRDefault="00430C74" w:rsidP="008F2A7B">
            <w:pPr>
              <w:pStyle w:val="Caption"/>
              <w:ind w:firstLine="0"/>
            </w:pPr>
          </w:p>
        </w:tc>
        <w:tc>
          <w:tcPr>
            <w:tcW w:w="7740" w:type="dxa"/>
          </w:tcPr>
          <w:p w14:paraId="6AFE8D62" w14:textId="0DDE953D" w:rsidR="00430C74" w:rsidRPr="004636D3" w:rsidRDefault="00000000" w:rsidP="008F2A7B">
            <w:pPr>
              <w:pStyle w:val="Caption"/>
              <w:ind w:firstLine="0"/>
            </w:pPr>
            <m:oMathPara>
              <m:oMath>
                <m:sSub>
                  <m:sSubPr>
                    <m:ctrlPr>
                      <w:rPr>
                        <w:rFonts w:ascii="Cambria Math" w:hAnsi="Cambria Math"/>
                        <w:i/>
                        <w:sz w:val="24"/>
                        <w:szCs w:val="24"/>
                      </w:rPr>
                    </m:ctrlPr>
                  </m:sSubPr>
                  <m:e>
                    <m:r>
                      <w:rPr>
                        <w:rFonts w:ascii="Cambria Math" w:hAnsi="Cambria Math"/>
                      </w:rPr>
                      <m:t>ω</m:t>
                    </m:r>
                  </m:e>
                  <m:sub>
                    <m:r>
                      <w:rPr>
                        <w:rFonts w:ascii="Cambria Math" w:hAnsi="Cambria Math"/>
                      </w:rPr>
                      <m:t>t</m:t>
                    </m:r>
                  </m:sub>
                </m:sSub>
                <m:r>
                  <w:rPr>
                    <w:rFonts w:ascii="Cambria Math" w:hAnsi="Cambria Math"/>
                  </w:rPr>
                  <m:t>=</m:t>
                </m:r>
                <m:f>
                  <m:fPr>
                    <m:ctrlPr>
                      <w:rPr>
                        <w:rFonts w:ascii="Cambria Math" w:hAnsi="Cambria Math"/>
                        <w:i/>
                        <w:sz w:val="24"/>
                        <w:szCs w:val="24"/>
                      </w:rPr>
                    </m:ctrlPr>
                  </m:fPr>
                  <m:num>
                    <m:r>
                      <w:rPr>
                        <w:rFonts w:ascii="Cambria Math" w:hAnsi="Cambria Math"/>
                      </w:rPr>
                      <m:t>1+θ</m:t>
                    </m:r>
                    <m:sSub>
                      <m:sSubPr>
                        <m:ctrlPr>
                          <w:rPr>
                            <w:rFonts w:ascii="Cambria Math" w:hAnsi="Cambria Math"/>
                            <w:i/>
                            <w:sz w:val="24"/>
                            <w:szCs w:val="24"/>
                          </w:rPr>
                        </m:ctrlPr>
                      </m:sSubPr>
                      <m:e>
                        <m:r>
                          <w:rPr>
                            <w:rFonts w:ascii="Cambria Math" w:hAnsi="Cambria Math"/>
                          </w:rPr>
                          <m:t>n</m:t>
                        </m:r>
                      </m:e>
                      <m:sub>
                        <m:r>
                          <w:rPr>
                            <w:rFonts w:ascii="Cambria Math" w:hAnsi="Cambria Math"/>
                          </w:rPr>
                          <m:t>t</m:t>
                        </m:r>
                      </m:sub>
                    </m:sSub>
                  </m:num>
                  <m:den>
                    <m:r>
                      <w:rPr>
                        <w:rFonts w:ascii="Cambria Math" w:hAnsi="Cambria Math"/>
                      </w:rPr>
                      <m:t>1+θ</m:t>
                    </m:r>
                  </m:den>
                </m:f>
                <m:r>
                  <w:rPr>
                    <w:rFonts w:ascii="Cambria Math" w:hAnsi="Cambria Math"/>
                  </w:rPr>
                  <m:t>.</m:t>
                </m:r>
              </m:oMath>
            </m:oMathPara>
          </w:p>
        </w:tc>
        <w:tc>
          <w:tcPr>
            <w:tcW w:w="895" w:type="dxa"/>
            <w:vAlign w:val="center"/>
          </w:tcPr>
          <w:p w14:paraId="4282D8EB" w14:textId="0EF1CC3D" w:rsidR="00430C74" w:rsidRPr="004636D3" w:rsidRDefault="00430C74" w:rsidP="008F2A7B">
            <w:pPr>
              <w:pStyle w:val="Caption"/>
            </w:pPr>
            <w:r w:rsidRPr="004636D3">
              <w:t>(3</w:t>
            </w:r>
            <w:r w:rsidR="00BD6C31">
              <w:t>3</w:t>
            </w:r>
            <w:r w:rsidRPr="004636D3">
              <w:t>)</w:t>
            </w:r>
          </w:p>
        </w:tc>
      </w:tr>
    </w:tbl>
    <w:p w14:paraId="302B3F89" w14:textId="32B4D8BA" w:rsidR="00DC12A4" w:rsidRPr="004636D3" w:rsidRDefault="00DC12A4" w:rsidP="008F2A7B">
      <w:pPr>
        <w:pStyle w:val="ListParagraph"/>
        <w:contextualSpacing w:val="0"/>
      </w:pPr>
      <w:r w:rsidRPr="004636D3">
        <w:t>Further exploration is needed to implement the Dirichlet-multinomial</w:t>
      </w:r>
      <w:r w:rsidR="004C5042" w:rsidRPr="004636D3">
        <w:t xml:space="preserve"> as </w:t>
      </w:r>
      <w:r w:rsidR="00C5376E">
        <w:t xml:space="preserve">the model </w:t>
      </w:r>
      <w:r w:rsidR="004C5042" w:rsidRPr="004636D3">
        <w:t>failed to converge when the Dirichlet-multinomial was implemented.</w:t>
      </w:r>
      <w:r w:rsidR="0074437B">
        <w:t xml:space="preserve"> </w:t>
      </w:r>
      <w:r w:rsidR="00C5376E">
        <w:t>O</w:t>
      </w:r>
      <w:r w:rsidRPr="004636D3">
        <w:t xml:space="preserve">nly results for the multinomial likelihood </w:t>
      </w:r>
      <w:r w:rsidR="004C5042" w:rsidRPr="004636D3">
        <w:t xml:space="preserve">tuned using McAllister and Ianelli (1997) </w:t>
      </w:r>
      <w:r w:rsidRPr="004636D3">
        <w:t>are presented in the current assessment.</w:t>
      </w:r>
    </w:p>
    <w:p w14:paraId="4114416B" w14:textId="645B0247" w:rsidR="00DC12A4" w:rsidRPr="004636D3" w:rsidRDefault="00DC12A4" w:rsidP="00804582">
      <w:pPr>
        <w:pStyle w:val="ListParagraph"/>
        <w:numPr>
          <w:ilvl w:val="0"/>
          <w:numId w:val="5"/>
        </w:numPr>
        <w:autoSpaceDE w:val="0"/>
        <w:autoSpaceDN w:val="0"/>
        <w:adjustRightInd w:val="0"/>
        <w:contextualSpacing w:val="0"/>
      </w:pPr>
      <w:r w:rsidRPr="004636D3">
        <w:t>Fishery and survey length compositions by sex are modeled using the multinomial likelihood (</w:t>
      </w:r>
      <w:r w:rsidRPr="004636D3">
        <w:rPr>
          <w:rFonts w:ascii="Cambria Math" w:eastAsia="CambriaMath" w:hAnsi="Cambria Math" w:cs="Cambria Math"/>
        </w:rPr>
        <w:t>𝑃</w:t>
      </w:r>
      <w:r w:rsidRPr="004636D3">
        <w:rPr>
          <w:rFonts w:ascii="Cambria Math" w:eastAsia="CambriaMath" w:hAnsi="Cambria Math" w:cs="Cambria Math"/>
          <w:vertAlign w:val="superscript"/>
        </w:rPr>
        <w:t>𝑙𝑒𝑛</w:t>
      </w:r>
      <w:r w:rsidRPr="004636D3">
        <w:t xml:space="preserve">), where effective sample size </w:t>
      </w:r>
      <w:r w:rsidRPr="004636D3">
        <w:rPr>
          <w:rFonts w:ascii="Cambria Math" w:eastAsia="CambriaMath" w:hAnsi="Cambria Math" w:cs="Cambria Math"/>
        </w:rPr>
        <w:t>𝜔</w:t>
      </w:r>
      <w:r w:rsidRPr="004636D3">
        <w:rPr>
          <w:rFonts w:ascii="Cambria Math" w:eastAsia="CambriaMath" w:hAnsi="Cambria Math" w:cs="Cambria Math"/>
          <w:vertAlign w:val="subscript"/>
        </w:rPr>
        <w:t>𝑡</w:t>
      </w:r>
      <w:r w:rsidRPr="004636D3">
        <w:rPr>
          <w:rFonts w:ascii="CambriaMath" w:eastAsia="CambriaMath" w:cs="CambriaMath"/>
          <w:sz w:val="17"/>
          <w:szCs w:val="17"/>
        </w:rPr>
        <w:t xml:space="preserve"> </w:t>
      </w:r>
      <w:r w:rsidRPr="004636D3">
        <w:t xml:space="preserve">was calculated as the square root of the total sample size in year </w:t>
      </w:r>
      <w:r w:rsidRPr="004636D3">
        <w:rPr>
          <w:rFonts w:ascii="Cambria Math" w:eastAsia="CambriaMath" w:hAnsi="Cambria Math" w:cs="Cambria Math"/>
        </w:rPr>
        <w:t>𝑡</w:t>
      </w:r>
      <w:r w:rsidRPr="004636D3">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69615E7C" w14:textId="77777777" w:rsidTr="004E6411">
        <w:tc>
          <w:tcPr>
            <w:tcW w:w="715" w:type="dxa"/>
          </w:tcPr>
          <w:p w14:paraId="2FFDA5C2" w14:textId="77777777" w:rsidR="00430C74" w:rsidRPr="004636D3" w:rsidRDefault="00430C74" w:rsidP="008F2A7B">
            <w:pPr>
              <w:pStyle w:val="Caption"/>
              <w:ind w:firstLine="0"/>
            </w:pPr>
          </w:p>
        </w:tc>
        <w:tc>
          <w:tcPr>
            <w:tcW w:w="7740" w:type="dxa"/>
          </w:tcPr>
          <w:p w14:paraId="30CCD932" w14:textId="2F16E13F" w:rsidR="00430C74" w:rsidRPr="004636D3" w:rsidRDefault="00430C74" w:rsidP="008F2A7B">
            <w:pPr>
              <w:pStyle w:val="Caption"/>
              <w:ind w:firstLine="0"/>
            </w:pPr>
            <m:oMathPara>
              <m:oMath>
                <m:r>
                  <w:rPr>
                    <w:rFonts w:ascii="Cambria Math" w:hAnsi="Cambria Math"/>
                  </w:rPr>
                  <m:t>lnL</m:t>
                </m:r>
                <m:d>
                  <m:dPr>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rPr>
                          <m:t>P</m:t>
                        </m:r>
                      </m:e>
                      <m:sup>
                        <m:r>
                          <w:rPr>
                            <w:rFonts w:ascii="Cambria Math" w:hAnsi="Cambria Math"/>
                          </w:rPr>
                          <m:t>len</m:t>
                        </m:r>
                      </m:sup>
                    </m:sSup>
                  </m:e>
                </m:d>
                <m:r>
                  <w:rPr>
                    <w:rFonts w:ascii="Cambria Math" w:hAnsi="Cambria Math"/>
                  </w:rPr>
                  <m:t>=</m:t>
                </m:r>
                <m:sSub>
                  <m:sSubPr>
                    <m:ctrlPr>
                      <w:rPr>
                        <w:rFonts w:ascii="Cambria Math" w:hAnsi="Cambria Math"/>
                        <w:i/>
                        <w:sz w:val="24"/>
                        <w:szCs w:val="24"/>
                      </w:rPr>
                    </m:ctrlPr>
                  </m:sSubPr>
                  <m:e>
                    <m:r>
                      <w:rPr>
                        <w:rFonts w:ascii="Cambria Math" w:hAnsi="Cambria Math"/>
                      </w:rPr>
                      <m:t>λ</m:t>
                    </m:r>
                  </m:e>
                  <m:sub>
                    <m:sSup>
                      <m:sSupPr>
                        <m:ctrlPr>
                          <w:rPr>
                            <w:rFonts w:ascii="Cambria Math" w:hAnsi="Cambria Math"/>
                            <w:i/>
                            <w:sz w:val="24"/>
                            <w:szCs w:val="24"/>
                          </w:rPr>
                        </m:ctrlPr>
                      </m:sSupPr>
                      <m:e>
                        <m:r>
                          <w:rPr>
                            <w:rFonts w:ascii="Cambria Math" w:hAnsi="Cambria Math"/>
                          </w:rPr>
                          <m:t>P</m:t>
                        </m:r>
                      </m:e>
                      <m:sup>
                        <m:r>
                          <w:rPr>
                            <w:rFonts w:ascii="Cambria Math" w:hAnsi="Cambria Math"/>
                          </w:rPr>
                          <m:t>len</m:t>
                        </m:r>
                      </m:sup>
                    </m:sSup>
                  </m:sub>
                </m:sSub>
                <m:nary>
                  <m:naryPr>
                    <m:chr m:val="∑"/>
                    <m:limLoc m:val="undOvr"/>
                    <m:ctrlPr>
                      <w:rPr>
                        <w:rFonts w:ascii="Cambria Math" w:hAnsi="Cambria Math"/>
                        <w:i/>
                        <w:sz w:val="24"/>
                        <w:szCs w:val="24"/>
                      </w:rPr>
                    </m:ctrlPr>
                  </m:naryPr>
                  <m:sub>
                    <m:r>
                      <w:rPr>
                        <w:rFonts w:ascii="Cambria Math" w:hAnsi="Cambria Math"/>
                      </w:rPr>
                      <m:t>k=1</m:t>
                    </m:r>
                  </m:sub>
                  <m:sup>
                    <m:r>
                      <w:rPr>
                        <w:rFonts w:ascii="Cambria Math" w:hAnsi="Cambria Math"/>
                      </w:rPr>
                      <m:t>2</m:t>
                    </m:r>
                  </m:sup>
                  <m:e>
                    <m:nary>
                      <m:naryPr>
                        <m:chr m:val="∑"/>
                        <m:limLoc m:val="undOvr"/>
                        <m:ctrlPr>
                          <w:rPr>
                            <w:rFonts w:ascii="Cambria Math" w:hAnsi="Cambria Math"/>
                            <w:i/>
                            <w:sz w:val="24"/>
                            <w:szCs w:val="24"/>
                          </w:rPr>
                        </m:ctrlPr>
                      </m:naryPr>
                      <m:sub>
                        <m:r>
                          <w:rPr>
                            <w:rFonts w:ascii="Cambria Math" w:hAnsi="Cambria Math"/>
                          </w:rPr>
                          <m:t>t=1</m:t>
                        </m:r>
                      </m:sub>
                      <m:sup>
                        <m:sSubSup>
                          <m:sSubSupPr>
                            <m:ctrlPr>
                              <w:rPr>
                                <w:rFonts w:ascii="Cambria Math" w:hAnsi="Cambria Math"/>
                                <w:i/>
                                <w:sz w:val="24"/>
                                <w:szCs w:val="24"/>
                              </w:rPr>
                            </m:ctrlPr>
                          </m:sSubSupPr>
                          <m:e>
                            <m:r>
                              <w:rPr>
                                <w:rFonts w:ascii="Cambria Math" w:hAnsi="Cambria Math"/>
                              </w:rPr>
                              <m:t>T</m:t>
                            </m:r>
                          </m:e>
                          <m:sub>
                            <m:r>
                              <w:rPr>
                                <w:rFonts w:ascii="Cambria Math" w:hAnsi="Cambria Math"/>
                              </w:rPr>
                              <m:t>P</m:t>
                            </m:r>
                          </m:sub>
                          <m:sup>
                            <m:r>
                              <w:rPr>
                                <w:rFonts w:ascii="Cambria Math" w:hAnsi="Cambria Math"/>
                              </w:rPr>
                              <m:t>len</m:t>
                            </m:r>
                          </m:sup>
                        </m:sSubSup>
                      </m:sup>
                      <m:e>
                        <m:r>
                          <w:rPr>
                            <w:rFonts w:ascii="Cambria Math" w:hAnsi="Cambria Math"/>
                          </w:rPr>
                          <m:t>-</m:t>
                        </m:r>
                        <m:sSub>
                          <m:sSubPr>
                            <m:ctrlPr>
                              <w:rPr>
                                <w:rFonts w:ascii="Cambria Math" w:hAnsi="Cambria Math"/>
                                <w:i/>
                                <w:sz w:val="24"/>
                                <w:szCs w:val="24"/>
                              </w:rPr>
                            </m:ctrlPr>
                          </m:sSubPr>
                          <m:e>
                            <m:r>
                              <w:rPr>
                                <w:rFonts w:ascii="Cambria Math" w:hAnsi="Cambria Math"/>
                              </w:rPr>
                              <m:t>ω</m:t>
                            </m:r>
                          </m:e>
                          <m:sub>
                            <m:r>
                              <w:rPr>
                                <w:rFonts w:ascii="Cambria Math" w:hAnsi="Cambria Math"/>
                              </w:rPr>
                              <m:t>t</m:t>
                            </m:r>
                          </m:sub>
                        </m:sSub>
                        <m:nary>
                          <m:naryPr>
                            <m:chr m:val="∑"/>
                            <m:limLoc m:val="undOvr"/>
                            <m:ctrlPr>
                              <w:rPr>
                                <w:rFonts w:ascii="Cambria Math" w:hAnsi="Cambria Math"/>
                                <w:i/>
                                <w:sz w:val="24"/>
                                <w:szCs w:val="24"/>
                              </w:rPr>
                            </m:ctrlPr>
                          </m:naryPr>
                          <m:sub>
                            <m:r>
                              <w:rPr>
                                <w:rFonts w:ascii="Cambria Math" w:hAnsi="Cambria Math"/>
                              </w:rPr>
                              <m:t>l=</m:t>
                            </m:r>
                            <m:sSub>
                              <m:sSubPr>
                                <m:ctrlPr>
                                  <w:rPr>
                                    <w:rFonts w:ascii="Cambria Math" w:hAnsi="Cambria Math"/>
                                    <w:i/>
                                    <w:sz w:val="24"/>
                                    <w:szCs w:val="24"/>
                                  </w:rPr>
                                </m:ctrlPr>
                              </m:sSubPr>
                              <m:e>
                                <m:r>
                                  <w:rPr>
                                    <w:rFonts w:ascii="Cambria Math" w:hAnsi="Cambria Math"/>
                                  </w:rPr>
                                  <m:t>l</m:t>
                                </m:r>
                              </m:e>
                              <m:sub>
                                <m:r>
                                  <w:rPr>
                                    <w:rFonts w:ascii="Cambria Math" w:hAnsi="Cambria Math"/>
                                  </w:rPr>
                                  <m:t>0</m:t>
                                </m:r>
                              </m:sub>
                            </m:sSub>
                          </m:sub>
                          <m:sup>
                            <m:r>
                              <w:rPr>
                                <w:rFonts w:ascii="Cambria Math" w:hAnsi="Cambria Math"/>
                              </w:rPr>
                              <m:t>l+</m:t>
                            </m:r>
                          </m:sup>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rPr>
                                      <m:t>P</m:t>
                                    </m:r>
                                  </m:e>
                                  <m:sub>
                                    <m:r>
                                      <w:rPr>
                                        <w:rFonts w:ascii="Cambria Math" w:hAnsi="Cambria Math"/>
                                      </w:rPr>
                                      <m:t>t,l</m:t>
                                    </m:r>
                                  </m:sub>
                                </m:sSub>
                                <m:r>
                                  <w:rPr>
                                    <w:rFonts w:ascii="Cambria Math" w:hAnsi="Cambria Math"/>
                                  </w:rPr>
                                  <m:t>+c</m:t>
                                </m:r>
                              </m:e>
                            </m:d>
                          </m:e>
                        </m:nary>
                      </m:e>
                    </m:nary>
                  </m:e>
                </m:nary>
                <m:r>
                  <w:rPr>
                    <w:rFonts w:ascii="Cambria Math" w:hAnsi="Cambria Math"/>
                  </w:rPr>
                  <m:t>ln</m:t>
                </m:r>
                <m:d>
                  <m:dPr>
                    <m:ctrlPr>
                      <w:rPr>
                        <w:rFonts w:ascii="Cambria Math" w:hAnsi="Cambria Math"/>
                        <w:i/>
                        <w:sz w:val="24"/>
                        <w:szCs w:val="24"/>
                      </w:rPr>
                    </m:ctrlPr>
                  </m:dPr>
                  <m:e>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rPr>
                              <m:t>P</m:t>
                            </m:r>
                          </m:e>
                        </m:acc>
                      </m:e>
                      <m:sub>
                        <m:r>
                          <w:rPr>
                            <w:rFonts w:ascii="Cambria Math" w:hAnsi="Cambria Math"/>
                          </w:rPr>
                          <m:t>t,l</m:t>
                        </m:r>
                      </m:sub>
                    </m:sSub>
                    <m:r>
                      <w:rPr>
                        <w:rFonts w:ascii="Cambria Math" w:hAnsi="Cambria Math"/>
                      </w:rPr>
                      <m:t>+c</m:t>
                    </m:r>
                  </m:e>
                </m:d>
              </m:oMath>
            </m:oMathPara>
          </w:p>
        </w:tc>
        <w:tc>
          <w:tcPr>
            <w:tcW w:w="895" w:type="dxa"/>
            <w:vAlign w:val="center"/>
          </w:tcPr>
          <w:p w14:paraId="3DB52536" w14:textId="23178A07" w:rsidR="00430C74" w:rsidRPr="004636D3" w:rsidRDefault="00430C74" w:rsidP="008F2A7B">
            <w:pPr>
              <w:pStyle w:val="Caption"/>
            </w:pPr>
            <w:r w:rsidRPr="004636D3">
              <w:t>(3</w:t>
            </w:r>
            <w:r w:rsidR="00BD6C31">
              <w:t>4</w:t>
            </w:r>
            <w:r w:rsidRPr="004636D3">
              <w:t>)</w:t>
            </w:r>
          </w:p>
        </w:tc>
      </w:tr>
    </w:tbl>
    <w:p w14:paraId="644F14C8" w14:textId="6A5AA99E" w:rsidR="00DC12A4" w:rsidRPr="004636D3" w:rsidRDefault="00000000" w:rsidP="008F2A7B">
      <w:pPr>
        <w:pStyle w:val="ListParagraph"/>
        <w:autoSpaceDE w:val="0"/>
        <w:autoSpaceDN w:val="0"/>
        <w:adjustRightInd w:val="0"/>
        <w:contextualSpacing w:val="0"/>
      </w:pPr>
      <m:oMath>
        <m:sSubSup>
          <m:sSubSupPr>
            <m:ctrlPr>
              <w:rPr>
                <w:rFonts w:ascii="Cambria Math" w:hAnsi="Cambria Math"/>
                <w:i/>
              </w:rPr>
            </m:ctrlPr>
          </m:sSubSupPr>
          <m:e>
            <m:r>
              <w:rPr>
                <w:rFonts w:ascii="Cambria Math" w:hAnsi="Cambria Math"/>
              </w:rPr>
              <m:t>T</m:t>
            </m:r>
          </m:e>
          <m:sub>
            <m:r>
              <w:rPr>
                <w:rFonts w:ascii="Cambria Math" w:hAnsi="Cambria Math"/>
              </w:rPr>
              <m:t>P</m:t>
            </m:r>
          </m:sub>
          <m:sup>
            <m:r>
              <w:rPr>
                <w:rFonts w:ascii="Cambria Math" w:hAnsi="Cambria Math"/>
              </w:rPr>
              <m:t>len</m:t>
            </m:r>
          </m:sup>
        </m:sSubSup>
      </m:oMath>
      <w:r w:rsidR="00AE082F" w:rsidRPr="004636D3">
        <w:t xml:space="preserve"> </w:t>
      </w:r>
      <w:r w:rsidR="00DC12A4" w:rsidRPr="004636D3">
        <w:t xml:space="preserve">is the number of years of data for each length composition and </w:t>
      </w:r>
      <w:r w:rsidR="00DC12A4" w:rsidRPr="004636D3">
        <w:rPr>
          <w:rFonts w:ascii="Cambria Math" w:eastAsia="CambriaMath" w:hAnsi="Cambria Math" w:cs="Cambria Math"/>
        </w:rPr>
        <w:t>𝜆</w:t>
      </w:r>
      <w:r w:rsidR="00DC12A4" w:rsidRPr="004636D3">
        <w:rPr>
          <w:rFonts w:ascii="Cambria Math" w:eastAsia="CambriaMath" w:hAnsi="Cambria Math" w:cs="Cambria Math"/>
          <w:vertAlign w:val="subscript"/>
        </w:rPr>
        <w:t>𝑃𝑙𝑒𝑛</w:t>
      </w:r>
      <w:r w:rsidR="00DC12A4" w:rsidRPr="004636D3">
        <w:rPr>
          <w:rFonts w:ascii="CambriaMath" w:eastAsia="CambriaMath" w:cs="CambriaMath"/>
          <w:sz w:val="17"/>
          <w:szCs w:val="17"/>
        </w:rPr>
        <w:t xml:space="preserve"> </w:t>
      </w:r>
      <w:r w:rsidR="00DC12A4" w:rsidRPr="004636D3">
        <w:t>is set to 1.0.</w:t>
      </w:r>
    </w:p>
    <w:p w14:paraId="0369A759" w14:textId="76CCEE46" w:rsidR="00DC12A4" w:rsidRPr="004636D3" w:rsidRDefault="004C5042" w:rsidP="008F2A7B">
      <w:pPr>
        <w:pStyle w:val="ListParagraph"/>
        <w:autoSpaceDE w:val="0"/>
        <w:autoSpaceDN w:val="0"/>
        <w:adjustRightInd w:val="0"/>
        <w:contextualSpacing w:val="0"/>
      </w:pPr>
      <w:r w:rsidRPr="004636D3">
        <w:t xml:space="preserve">The Dirichlet-multinomial likelihood is also available for length compositions but failed to converge for this assessment. </w:t>
      </w:r>
      <w:r w:rsidR="0093079B">
        <w:t>T</w:t>
      </w:r>
      <w:r w:rsidRPr="004636D3">
        <w:t xml:space="preserve">he multinomial likelihoods tuned using McAllister and Ianelli (1997) are used in this assessment. </w:t>
      </w:r>
    </w:p>
    <w:p w14:paraId="28A8222B" w14:textId="76D63216" w:rsidR="00DC12A4" w:rsidRPr="004636D3" w:rsidRDefault="00DC12A4" w:rsidP="00804582">
      <w:pPr>
        <w:pStyle w:val="ListParagraph"/>
        <w:numPr>
          <w:ilvl w:val="0"/>
          <w:numId w:val="5"/>
        </w:numPr>
        <w:autoSpaceDE w:val="0"/>
        <w:autoSpaceDN w:val="0"/>
        <w:adjustRightInd w:val="0"/>
        <w:contextualSpacing w:val="0"/>
      </w:pPr>
      <w:r w:rsidRPr="004636D3">
        <w:t>Annual log-fishing mortality deviations (</w:t>
      </w:r>
      <w:r w:rsidRPr="004636D3">
        <w:rPr>
          <w:rFonts w:ascii="Cambria Math" w:eastAsia="CambriaMath" w:hAnsi="Cambria Math" w:cs="Cambria Math"/>
        </w:rPr>
        <w:t>𝜙</w:t>
      </w:r>
      <w:r w:rsidRPr="004636D3">
        <w:rPr>
          <w:rFonts w:ascii="Cambria Math" w:eastAsia="CambriaMath" w:hAnsi="Cambria Math" w:cs="Cambria Math"/>
          <w:vertAlign w:val="subscript"/>
        </w:rPr>
        <w:t>𝑡</w:t>
      </w:r>
      <w:r w:rsidRPr="004636D3">
        <w:t>) were modeled using a sum of squares penalized lognormal likelihood, where</w:t>
      </w:r>
      <w:r w:rsidR="008F2A7B">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30C74" w:rsidRPr="004636D3" w14:paraId="50A08625" w14:textId="77777777" w:rsidTr="004E6411">
        <w:tc>
          <w:tcPr>
            <w:tcW w:w="715" w:type="dxa"/>
          </w:tcPr>
          <w:p w14:paraId="2A02B890" w14:textId="77777777" w:rsidR="00430C74" w:rsidRPr="004636D3" w:rsidRDefault="00430C74" w:rsidP="008F2A7B">
            <w:pPr>
              <w:pStyle w:val="Caption"/>
              <w:ind w:firstLine="0"/>
            </w:pPr>
          </w:p>
        </w:tc>
        <w:tc>
          <w:tcPr>
            <w:tcW w:w="7740" w:type="dxa"/>
          </w:tcPr>
          <w:p w14:paraId="456F3751" w14:textId="3A7E8303" w:rsidR="00430C74" w:rsidRPr="004636D3" w:rsidRDefault="00430C74" w:rsidP="008F2A7B">
            <w:pPr>
              <w:pStyle w:val="Caption"/>
              <w:ind w:firstLine="0"/>
            </w:pPr>
            <m:oMathPara>
              <m:oMath>
                <m:r>
                  <w:rPr>
                    <w:rFonts w:ascii="Cambria Math" w:hAnsi="Cambria Math"/>
                  </w:rPr>
                  <m:t>lnL</m:t>
                </m:r>
                <m:d>
                  <m:dPr>
                    <m:ctrlPr>
                      <w:rPr>
                        <w:rFonts w:ascii="Cambria Math" w:hAnsi="Cambria Math"/>
                        <w:i/>
                        <w:sz w:val="24"/>
                        <w:szCs w:val="24"/>
                      </w:rPr>
                    </m:ctrlPr>
                  </m:dPr>
                  <m:e>
                    <m:r>
                      <w:rPr>
                        <w:rFonts w:ascii="Cambria Math" w:hAnsi="Cambria Math"/>
                      </w:rPr>
                      <m:t>ϕ</m:t>
                    </m:r>
                  </m:e>
                </m:d>
                <m:r>
                  <w:rPr>
                    <w:rFonts w:ascii="Cambria Math" w:hAnsi="Cambria Math"/>
                  </w:rPr>
                  <m:t>=</m:t>
                </m:r>
                <m:sSub>
                  <m:sSubPr>
                    <m:ctrlPr>
                      <w:rPr>
                        <w:rFonts w:ascii="Cambria Math" w:hAnsi="Cambria Math"/>
                        <w:i/>
                        <w:sz w:val="24"/>
                        <w:szCs w:val="24"/>
                      </w:rPr>
                    </m:ctrlPr>
                  </m:sSubPr>
                  <m:e>
                    <m:r>
                      <w:rPr>
                        <w:rFonts w:ascii="Cambria Math" w:hAnsi="Cambria Math"/>
                      </w:rPr>
                      <m:t>λ</m:t>
                    </m:r>
                  </m:e>
                  <m:sub>
                    <m:r>
                      <w:rPr>
                        <w:rFonts w:ascii="Cambria Math" w:hAnsi="Cambria Math"/>
                      </w:rPr>
                      <m:t>ϕ</m:t>
                    </m:r>
                  </m:sub>
                </m:sSub>
                <m:nary>
                  <m:naryPr>
                    <m:chr m:val="∑"/>
                    <m:limLoc m:val="undOvr"/>
                    <m:ctrlPr>
                      <w:rPr>
                        <w:rFonts w:ascii="Cambria Math" w:hAnsi="Cambria Math"/>
                        <w:i/>
                        <w:sz w:val="24"/>
                        <w:szCs w:val="24"/>
                      </w:rPr>
                    </m:ctrlPr>
                  </m:naryPr>
                  <m:sub>
                    <m:r>
                      <w:rPr>
                        <w:rFonts w:ascii="Cambria Math" w:hAnsi="Cambria Math"/>
                      </w:rPr>
                      <m:t>t=1</m:t>
                    </m:r>
                  </m:sub>
                  <m:sup>
                    <m:r>
                      <w:rPr>
                        <w:rFonts w:ascii="Cambria Math" w:hAnsi="Cambria Math"/>
                      </w:rPr>
                      <m:t>T</m:t>
                    </m:r>
                  </m:sup>
                  <m:e>
                    <m:sSubSup>
                      <m:sSubSupPr>
                        <m:ctrlPr>
                          <w:rPr>
                            <w:rFonts w:ascii="Cambria Math" w:hAnsi="Cambria Math"/>
                            <w:i/>
                            <w:sz w:val="24"/>
                            <w:szCs w:val="24"/>
                          </w:rPr>
                        </m:ctrlPr>
                      </m:sSubSupPr>
                      <m:e>
                        <m:r>
                          <w:rPr>
                            <w:rFonts w:ascii="Cambria Math" w:hAnsi="Cambria Math"/>
                          </w:rPr>
                          <m:t>ϕ</m:t>
                        </m:r>
                      </m:e>
                      <m:sub>
                        <m:r>
                          <w:rPr>
                            <w:rFonts w:ascii="Cambria Math" w:hAnsi="Cambria Math"/>
                          </w:rPr>
                          <m:t>t</m:t>
                        </m:r>
                      </m:sub>
                      <m:sup>
                        <m:r>
                          <w:rPr>
                            <w:rFonts w:ascii="Cambria Math" w:hAnsi="Cambria Math"/>
                          </w:rPr>
                          <m:t>2</m:t>
                        </m:r>
                      </m:sup>
                    </m:sSubSup>
                    <m:r>
                      <w:rPr>
                        <w:rFonts w:ascii="Cambria Math" w:hAnsi="Cambria Math"/>
                      </w:rPr>
                      <m:t>,</m:t>
                    </m:r>
                  </m:e>
                </m:nary>
              </m:oMath>
            </m:oMathPara>
          </w:p>
        </w:tc>
        <w:tc>
          <w:tcPr>
            <w:tcW w:w="895" w:type="dxa"/>
            <w:vAlign w:val="center"/>
          </w:tcPr>
          <w:p w14:paraId="56A9F172" w14:textId="60620F09" w:rsidR="00430C74" w:rsidRPr="004636D3" w:rsidRDefault="00430C74" w:rsidP="008F2A7B">
            <w:pPr>
              <w:pStyle w:val="Caption"/>
            </w:pPr>
            <w:r w:rsidRPr="004636D3">
              <w:t>(3</w:t>
            </w:r>
            <w:r w:rsidR="00BD6C31">
              <w:t>5</w:t>
            </w:r>
            <w:r w:rsidRPr="004636D3">
              <w:t>)</w:t>
            </w:r>
          </w:p>
        </w:tc>
      </w:tr>
    </w:tbl>
    <w:p w14:paraId="4F9F036B" w14:textId="77777777" w:rsidR="00DC12A4" w:rsidRPr="004636D3" w:rsidRDefault="00DC12A4" w:rsidP="008F2A7B">
      <w:pPr>
        <w:autoSpaceDE w:val="0"/>
        <w:autoSpaceDN w:val="0"/>
        <w:adjustRightInd w:val="0"/>
        <w:ind w:firstLine="720"/>
      </w:pPr>
      <w:r w:rsidRPr="004636D3">
        <w:t xml:space="preserve">and </w:t>
      </w:r>
      <w:r w:rsidRPr="008F2A7B">
        <w:rPr>
          <w:rFonts w:ascii="Cambria Math" w:eastAsia="CambriaMath" w:hAnsi="Cambria Math" w:cs="Cambria Math"/>
        </w:rPr>
        <w:t>𝜆</w:t>
      </w:r>
      <w:r w:rsidRPr="008F2A7B">
        <w:rPr>
          <w:rFonts w:ascii="Cambria Math" w:eastAsia="CambriaMath" w:hAnsi="Cambria Math" w:cs="Cambria Math"/>
          <w:vertAlign w:val="subscript"/>
        </w:rPr>
        <w:t>𝜙</w:t>
      </w:r>
      <w:r w:rsidRPr="004636D3">
        <w:t>= 0.1.</w:t>
      </w:r>
    </w:p>
    <w:p w14:paraId="289974F1" w14:textId="4DADBDCA" w:rsidR="00DC12A4" w:rsidRPr="004636D3" w:rsidRDefault="00DC12A4" w:rsidP="00804582">
      <w:pPr>
        <w:pStyle w:val="ListParagraph"/>
        <w:numPr>
          <w:ilvl w:val="0"/>
          <w:numId w:val="5"/>
        </w:numPr>
        <w:autoSpaceDE w:val="0"/>
        <w:autoSpaceDN w:val="0"/>
        <w:adjustRightInd w:val="0"/>
        <w:contextualSpacing w:val="0"/>
      </w:pPr>
      <w:r w:rsidRPr="004636D3">
        <w:t>Recruitment deviations (</w:t>
      </w:r>
      <w:r w:rsidRPr="004636D3">
        <w:rPr>
          <w:rFonts w:ascii="Cambria Math" w:eastAsia="CambriaMath" w:hAnsi="Cambria Math" w:cs="Cambria Math"/>
        </w:rPr>
        <w:t>𝜏</w:t>
      </w:r>
      <w:r w:rsidRPr="004636D3">
        <w:rPr>
          <w:rFonts w:ascii="Cambria Math" w:eastAsia="CambriaMath" w:hAnsi="Cambria Math" w:cs="Cambria Math"/>
          <w:vertAlign w:val="subscript"/>
        </w:rPr>
        <w:t>𝑡</w:t>
      </w:r>
      <w:r w:rsidRPr="004636D3">
        <w:t xml:space="preserve">) </w:t>
      </w:r>
      <w:r w:rsidR="008F2A7B">
        <w:t xml:space="preserve">were </w:t>
      </w:r>
      <w:r w:rsidRPr="004636D3">
        <w:t xml:space="preserve">modeled using </w:t>
      </w:r>
      <w:r w:rsidR="004C2C61">
        <w:t>a penalized likelihood approach where:</w:t>
      </w:r>
      <w:r w:rsidRPr="004636D3">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30C74" w:rsidRPr="004636D3" w14:paraId="0DDDA007" w14:textId="77777777" w:rsidTr="004E6411">
        <w:tc>
          <w:tcPr>
            <w:tcW w:w="715" w:type="dxa"/>
          </w:tcPr>
          <w:p w14:paraId="0A767403" w14:textId="77777777" w:rsidR="00430C74" w:rsidRPr="004636D3" w:rsidRDefault="00430C74" w:rsidP="008F2A7B">
            <w:pPr>
              <w:pStyle w:val="Caption"/>
              <w:ind w:firstLine="0"/>
            </w:pPr>
          </w:p>
        </w:tc>
        <w:tc>
          <w:tcPr>
            <w:tcW w:w="7740" w:type="dxa"/>
          </w:tcPr>
          <w:p w14:paraId="7D4D3CB3" w14:textId="3F3F1634" w:rsidR="00430C74" w:rsidRPr="004636D3" w:rsidRDefault="00430C74" w:rsidP="008F2A7B">
            <w:pPr>
              <w:pStyle w:val="Caption"/>
              <w:ind w:firstLine="0"/>
            </w:pPr>
            <m:oMathPara>
              <m:oMath>
                <m:r>
                  <w:rPr>
                    <w:rFonts w:ascii="Cambria Math" w:hAnsi="Cambria Math"/>
                  </w:rPr>
                  <m:t>lnL</m:t>
                </m:r>
                <m:d>
                  <m:dPr>
                    <m:ctrlPr>
                      <w:rPr>
                        <w:rFonts w:ascii="Cambria Math" w:hAnsi="Cambria Math"/>
                        <w:i/>
                        <w:sz w:val="24"/>
                        <w:szCs w:val="24"/>
                      </w:rPr>
                    </m:ctrlPr>
                  </m:dPr>
                  <m:e>
                    <m:r>
                      <w:rPr>
                        <w:rFonts w:ascii="Cambria Math" w:hAnsi="Cambria Math"/>
                      </w:rPr>
                      <m:t>τ</m:t>
                    </m:r>
                  </m:e>
                </m:d>
                <m:r>
                  <w:rPr>
                    <w:rFonts w:ascii="Cambria Math" w:hAnsi="Cambria Math"/>
                  </w:rPr>
                  <m:t>=</m:t>
                </m:r>
                <m:sSub>
                  <m:sSubPr>
                    <m:ctrlPr>
                      <w:rPr>
                        <w:rFonts w:ascii="Cambria Math" w:hAnsi="Cambria Math"/>
                        <w:i/>
                        <w:sz w:val="24"/>
                        <w:szCs w:val="24"/>
                      </w:rPr>
                    </m:ctrlPr>
                  </m:sSubPr>
                  <m:e>
                    <m:r>
                      <w:rPr>
                        <w:rFonts w:ascii="Cambria Math" w:hAnsi="Cambria Math"/>
                      </w:rPr>
                      <m:t>λ</m:t>
                    </m:r>
                  </m:e>
                  <m:sub>
                    <m:r>
                      <w:rPr>
                        <w:rFonts w:ascii="Cambria Math" w:hAnsi="Cambria Math"/>
                      </w:rPr>
                      <m:t>τ</m:t>
                    </m:r>
                  </m:sub>
                </m:sSub>
                <m:nary>
                  <m:naryPr>
                    <m:chr m:val="∑"/>
                    <m:limLoc m:val="undOvr"/>
                    <m:ctrlPr>
                      <w:rPr>
                        <w:rFonts w:ascii="Cambria Math" w:hAnsi="Cambria Math"/>
                        <w:i/>
                        <w:sz w:val="24"/>
                        <w:szCs w:val="24"/>
                      </w:rPr>
                    </m:ctrlPr>
                  </m:naryPr>
                  <m:sub>
                    <m:r>
                      <w:rPr>
                        <w:rFonts w:ascii="Cambria Math" w:hAnsi="Cambria Math"/>
                      </w:rPr>
                      <m:t>t=1</m:t>
                    </m:r>
                  </m:sub>
                  <m:sup>
                    <m:r>
                      <w:rPr>
                        <w:rFonts w:ascii="Cambria Math" w:hAnsi="Cambria Math"/>
                      </w:rPr>
                      <m:t>T</m:t>
                    </m:r>
                  </m:sup>
                  <m:e>
                    <m:sSub>
                      <m:sSubPr>
                        <m:ctrlPr>
                          <w:rPr>
                            <w:rFonts w:ascii="Cambria Math" w:hAnsi="Cambria Math"/>
                            <w:i/>
                          </w:rPr>
                        </m:ctrlPr>
                      </m:sSubPr>
                      <m:e>
                        <m:r>
                          <w:rPr>
                            <w:rFonts w:ascii="Cambria Math" w:hAnsi="Cambria Math"/>
                          </w:rPr>
                          <m:t>(τ</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Sup>
                          <m:sSubSupPr>
                            <m:ctrlPr>
                              <w:rPr>
                                <w:rFonts w:ascii="Cambria Math" w:hAnsi="Cambria Math"/>
                                <w:i/>
                              </w:rPr>
                            </m:ctrlPr>
                          </m:sSubSupPr>
                          <m:e>
                            <m:r>
                              <w:rPr>
                                <w:rFonts w:ascii="Cambria Math" w:hAnsi="Cambria Math"/>
                              </w:rPr>
                              <m:t>σ</m:t>
                            </m:r>
                          </m:e>
                          <m:sub>
                            <m:r>
                              <w:rPr>
                                <w:rFonts w:ascii="Cambria Math" w:hAnsi="Cambria Math"/>
                              </w:rPr>
                              <m:t>R</m:t>
                            </m:r>
                          </m:sub>
                          <m:sup>
                            <m:r>
                              <w:rPr>
                                <w:rFonts w:ascii="Cambria Math" w:hAnsi="Cambria Math"/>
                              </w:rPr>
                              <m:t>2</m:t>
                            </m:r>
                          </m:sup>
                        </m:sSubSup>
                        <m:r>
                          <w:rPr>
                            <w:rFonts w:ascii="Cambria Math" w:hAnsi="Cambria Math"/>
                          </w:rPr>
                          <m:t>)</m:t>
                        </m:r>
                      </m:e>
                      <m:sup>
                        <m:r>
                          <w:rPr>
                            <w:rFonts w:ascii="Cambria Math" w:hAnsi="Cambria Math"/>
                          </w:rPr>
                          <m:t>2</m:t>
                        </m:r>
                      </m:sup>
                    </m:sSup>
                    <m:r>
                      <w:rPr>
                        <w:rFonts w:ascii="Cambria Math" w:hAnsi="Cambria Math"/>
                      </w:rPr>
                      <m:t xml:space="preserve"> </m:t>
                    </m:r>
                  </m:e>
                </m:nary>
              </m:oMath>
            </m:oMathPara>
          </w:p>
        </w:tc>
        <w:tc>
          <w:tcPr>
            <w:tcW w:w="895" w:type="dxa"/>
            <w:vAlign w:val="center"/>
          </w:tcPr>
          <w:p w14:paraId="171EA647" w14:textId="4FE77A4E" w:rsidR="00430C74" w:rsidRPr="004636D3" w:rsidRDefault="00430C74" w:rsidP="008F2A7B">
            <w:pPr>
              <w:pStyle w:val="Caption"/>
            </w:pPr>
            <w:r w:rsidRPr="004636D3">
              <w:t>(3</w:t>
            </w:r>
            <w:r w:rsidR="00BD6C31">
              <w:t>6</w:t>
            </w:r>
            <w:r w:rsidRPr="004636D3">
              <w:t>)</w:t>
            </w:r>
          </w:p>
        </w:tc>
      </w:tr>
    </w:tbl>
    <w:p w14:paraId="30C4416A" w14:textId="4A61AACD" w:rsidR="008F2A7B" w:rsidRDefault="008F2A7B" w:rsidP="008F2A7B">
      <w:pPr>
        <w:pStyle w:val="FirstParagraph"/>
        <w:ind w:left="720"/>
        <w:jc w:val="both"/>
      </w:pPr>
      <w:r>
        <w:lastRenderedPageBreak/>
        <w:t>where -0.5</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is a bias correction needed to obtain the expected value (mean) instead of the median, </w:t>
      </w:r>
      <m:oMath>
        <m:sSub>
          <m:sSubPr>
            <m:ctrlPr>
              <w:rPr>
                <w:rFonts w:ascii="Cambria Math" w:hAnsi="Cambria Math"/>
              </w:rPr>
            </m:ctrlPr>
          </m:sSubPr>
          <m:e>
            <m:r>
              <w:rPr>
                <w:rFonts w:ascii="Cambria Math" w:hAnsi="Cambria Math"/>
              </w:rPr>
              <m:t>λ</m:t>
            </m:r>
          </m:e>
          <m:sub>
            <m:r>
              <w:rPr>
                <w:rFonts w:ascii="Cambria Math" w:hAnsi="Cambria Math"/>
              </w:rPr>
              <m:t>τ</m:t>
            </m:r>
          </m:sub>
        </m:sSub>
      </m:oMath>
      <w:r>
        <w:t xml:space="preserve"> is </w:t>
      </w:r>
      <w:r w:rsidR="004C2C61">
        <w:t xml:space="preserve">a penalty weight </w:t>
      </w:r>
      <w:r>
        <w:t>fixed to 2.0</w:t>
      </w:r>
      <w:r w:rsidR="004C2C61">
        <w:t xml:space="preserve">, and </w:t>
      </w:r>
      <m:oMath>
        <m:sSub>
          <m:sSubPr>
            <m:ctrlPr>
              <w:rPr>
                <w:rFonts w:ascii="Cambria Math" w:hAnsi="Cambria Math"/>
                <w:i/>
              </w:rPr>
            </m:ctrlPr>
          </m:sSubPr>
          <m:e>
            <m:r>
              <w:rPr>
                <w:rFonts w:ascii="Cambria Math" w:hAnsi="Cambria Math"/>
              </w:rPr>
              <m:t>σ</m:t>
            </m:r>
          </m:e>
          <m:sub>
            <m:r>
              <w:rPr>
                <w:rFonts w:ascii="Cambria Math" w:hAnsi="Cambria Math"/>
              </w:rPr>
              <m:t>R</m:t>
            </m:r>
          </m:sub>
        </m:sSub>
      </m:oMath>
      <w:r w:rsidR="004C2C61">
        <w:rPr>
          <w:rFonts w:eastAsiaTheme="minorEastAsia"/>
        </w:rPr>
        <w:t xml:space="preserve"> is fixed to 1.2 based on the federal sablefish assessment.</w:t>
      </w:r>
      <w:r w:rsidR="004C2C61">
        <w:t xml:space="preserve"> </w:t>
      </w:r>
      <w:r>
        <w:t xml:space="preserve">The initial numbers-at-age deviations </w:t>
      </w:r>
      <m:oMath>
        <m:sSub>
          <m:sSubPr>
            <m:ctrlPr>
              <w:rPr>
                <w:rFonts w:ascii="Cambria Math" w:hAnsi="Cambria Math"/>
              </w:rPr>
            </m:ctrlPr>
          </m:sSubPr>
          <m:e>
            <m:r>
              <w:rPr>
                <w:rFonts w:ascii="Cambria Math" w:hAnsi="Cambria Math"/>
              </w:rPr>
              <m:t>ψ</m:t>
            </m:r>
          </m:e>
          <m:sub>
            <m:r>
              <w:rPr>
                <w:rFonts w:ascii="Cambria Math" w:hAnsi="Cambria Math"/>
              </w:rPr>
              <m:t>a</m:t>
            </m:r>
          </m:sub>
        </m:sSub>
      </m:oMath>
      <w:r>
        <w:t xml:space="preserve"> are implemented in the same way as recruitment deviations and are governed by the same </w:t>
      </w:r>
      <m:oMath>
        <m:sSub>
          <m:sSubPr>
            <m:ctrlPr>
              <w:rPr>
                <w:rFonts w:ascii="Cambria Math" w:hAnsi="Cambria Math"/>
              </w:rPr>
            </m:ctrlPr>
          </m:sSubPr>
          <m:e>
            <m:r>
              <w:rPr>
                <w:rFonts w:ascii="Cambria Math" w:hAnsi="Cambria Math"/>
              </w:rPr>
              <m:t>σ</m:t>
            </m:r>
          </m:e>
          <m:sub>
            <m:r>
              <w:rPr>
                <w:rFonts w:ascii="Cambria Math" w:hAnsi="Cambria Math"/>
              </w:rPr>
              <m:t>R</m:t>
            </m:r>
          </m:sub>
        </m:sSub>
      </m:oMath>
      <w:r>
        <w:t xml:space="preserve">. </w:t>
      </w:r>
      <w:r w:rsidR="004C2C61">
        <w:t>This penalized likelihood approach estimates each recruitment deviat</w:t>
      </w:r>
      <w:r w:rsidR="007602D3">
        <w:t>ion as a fixed effect while regularizing extreme values through the penalty term.</w:t>
      </w:r>
    </w:p>
    <w:p w14:paraId="52DBDCDA" w14:textId="77777777" w:rsidR="0004282A" w:rsidRPr="00AF5B89" w:rsidRDefault="0004282A" w:rsidP="008F2A7B">
      <w:pPr>
        <w:pStyle w:val="Heading4"/>
        <w:jc w:val="both"/>
        <w:rPr>
          <w:i w:val="0"/>
          <w:iCs/>
        </w:rPr>
      </w:pPr>
      <w:r w:rsidRPr="00AF5B89">
        <w:rPr>
          <w:i w:val="0"/>
          <w:iCs/>
        </w:rPr>
        <w:t>Priors</w:t>
      </w:r>
    </w:p>
    <w:p w14:paraId="60775AFB" w14:textId="1444CD87" w:rsidR="008F2A7B" w:rsidRDefault="008F2A7B" w:rsidP="008F2A7B">
      <w:pPr>
        <w:pStyle w:val="FirstParagraph"/>
        <w:jc w:val="both"/>
      </w:pPr>
      <w:r>
        <w:t xml:space="preserve">Because the </w:t>
      </w:r>
      <w:r w:rsidR="00290253">
        <w:t xml:space="preserve">mark–recapture </w:t>
      </w:r>
      <w:r>
        <w:t xml:space="preserve">abundance index scales the exploitable population, a normal prior is imposed on </w:t>
      </w:r>
      <m:oMath>
        <m:sSub>
          <m:sSubPr>
            <m:ctrlPr>
              <w:rPr>
                <w:rFonts w:ascii="Cambria Math" w:hAnsi="Cambria Math"/>
              </w:rPr>
            </m:ctrlPr>
          </m:sSubPr>
          <m:e>
            <m:r>
              <w:rPr>
                <w:rFonts w:ascii="Cambria Math" w:hAnsi="Cambria Math"/>
              </w:rPr>
              <m:t>q</m:t>
            </m:r>
          </m:e>
          <m:sub>
            <m:r>
              <w:rPr>
                <w:rFonts w:ascii="Cambria Math" w:hAnsi="Cambria Math"/>
              </w:rPr>
              <m:t>MR</m:t>
            </m:r>
          </m:sub>
        </m:sSub>
      </m:oMath>
      <w:r>
        <w:t xml:space="preserve"> of 1.0 with a standard deviation of 0.1. Vague priors are assigned to fishery and survey </w:t>
      </w:r>
      <w:r>
        <w:rPr>
          <w:i/>
          <w:iCs/>
        </w:rPr>
        <w:t>q</w:t>
      </w:r>
      <w:r>
        <w:t xml:space="preserve">. Future work on this model should include the development of priors for fishery and survey </w:t>
      </w:r>
      <w:r>
        <w:rPr>
          <w:i/>
          <w:iCs/>
        </w:rPr>
        <w:t>q</w:t>
      </w:r>
      <w:r>
        <w:t>.</w:t>
      </w:r>
    </w:p>
    <w:p w14:paraId="717ACFBA" w14:textId="352AEBA0" w:rsidR="0004282A" w:rsidRPr="00816BB6" w:rsidRDefault="0004282A" w:rsidP="00816BB6">
      <w:pPr>
        <w:pStyle w:val="Heading2"/>
      </w:pPr>
      <w:bookmarkStart w:id="91" w:name="_Toc204677382"/>
      <w:r w:rsidRPr="00B40ED9">
        <w:t>MODEL RESULTS</w:t>
      </w:r>
      <w:bookmarkEnd w:id="91"/>
    </w:p>
    <w:p w14:paraId="0B5AD045" w14:textId="2E0B1645" w:rsidR="008F2A7B" w:rsidRPr="008362EE" w:rsidRDefault="008F2A7B" w:rsidP="008F2A7B">
      <w:pPr>
        <w:pStyle w:val="FirstParagraph"/>
        <w:jc w:val="both"/>
        <w:rPr>
          <w:highlight w:val="yellow"/>
        </w:rPr>
      </w:pPr>
      <w:r w:rsidRPr="008362EE">
        <w:rPr>
          <w:highlight w:val="yellow"/>
        </w:rPr>
        <w:t>A total of 1</w:t>
      </w:r>
      <w:r w:rsidR="00DF48A6">
        <w:rPr>
          <w:highlight w:val="yellow"/>
        </w:rPr>
        <w:t>55</w:t>
      </w:r>
      <w:r w:rsidRPr="008362EE">
        <w:rPr>
          <w:highlight w:val="yellow"/>
        </w:rPr>
        <w:t xml:space="preserve"> parameters were estimated in the SCAA model, which converged with a maximum gradient component less than 0.001 (Table 9). The objective function value (negative log likelihood) was </w:t>
      </w:r>
      <w:r w:rsidR="00DF48A6">
        <w:rPr>
          <w:highlight w:val="yellow"/>
        </w:rPr>
        <w:t>2075.614</w:t>
      </w:r>
      <w:r w:rsidRPr="008362EE">
        <w:rPr>
          <w:highlight w:val="yellow"/>
        </w:rPr>
        <w:t xml:space="preserve"> (Table 10). The model fits catch, survey CPUE, and pre-EQS fishery CPUE reasonably well in most years (Figure 14). Contemporary fishery CPUE (EQS) does not fit well</w:t>
      </w:r>
      <w:r w:rsidR="008473C6" w:rsidRPr="008362EE">
        <w:rPr>
          <w:highlight w:val="yellow"/>
        </w:rPr>
        <w:t xml:space="preserve"> (Figure 14B)</w:t>
      </w:r>
      <w:r w:rsidRPr="008362EE">
        <w:rPr>
          <w:highlight w:val="yellow"/>
        </w:rPr>
        <w:t>, with long runs of positive or negative residuals</w:t>
      </w:r>
      <w:r w:rsidR="002E5F1F" w:rsidRPr="008362EE">
        <w:rPr>
          <w:highlight w:val="yellow"/>
        </w:rPr>
        <w:t xml:space="preserve"> </w:t>
      </w:r>
      <w:r w:rsidR="008473C6" w:rsidRPr="008362EE">
        <w:rPr>
          <w:highlight w:val="yellow"/>
        </w:rPr>
        <w:t>(not shown)</w:t>
      </w:r>
      <w:r w:rsidRPr="008362EE">
        <w:rPr>
          <w:highlight w:val="yellow"/>
        </w:rPr>
        <w:t xml:space="preserve">. The model performs poorly during the period directly following the implementation of EQS in 1994 for all indices, including catch (Figure 14). </w:t>
      </w:r>
    </w:p>
    <w:p w14:paraId="35F48FE7" w14:textId="0D583EC3" w:rsidR="008F2A7B" w:rsidRPr="008F2A7B" w:rsidRDefault="008F2A7B" w:rsidP="008F2A7B">
      <w:pPr>
        <w:pStyle w:val="BodyText"/>
        <w:rPr>
          <w:sz w:val="24"/>
          <w:szCs w:val="28"/>
        </w:rPr>
      </w:pPr>
      <w:r w:rsidRPr="008362EE">
        <w:rPr>
          <w:sz w:val="24"/>
          <w:szCs w:val="28"/>
          <w:highlight w:val="yellow"/>
        </w:rPr>
        <w:t xml:space="preserve">Further consideration should be given to which abundance indices should be used in the model. For example, because releasing fish is legal in NSEI and past logbook data have not required released fish to be recorded, fishery CPUE may not be a </w:t>
      </w:r>
      <w:r w:rsidR="007252C2" w:rsidRPr="008362EE">
        <w:rPr>
          <w:sz w:val="24"/>
          <w:szCs w:val="28"/>
          <w:highlight w:val="yellow"/>
        </w:rPr>
        <w:t>reliable</w:t>
      </w:r>
      <w:r w:rsidRPr="008362EE">
        <w:rPr>
          <w:sz w:val="24"/>
          <w:szCs w:val="28"/>
          <w:highlight w:val="yellow"/>
        </w:rPr>
        <w:t xml:space="preserve"> index of abundance. Starting in 2019, fishers were required to provide an estimated number of released sablefish by set; however, there is no record of length or weight of these releases. In the 2026 assessment, model runs with and without fishery CPUE included should be compared.</w:t>
      </w:r>
    </w:p>
    <w:p w14:paraId="02416A89" w14:textId="7A4E134B" w:rsidR="008F2A7B" w:rsidRPr="008362EE" w:rsidRDefault="008F2A7B" w:rsidP="008F2A7B">
      <w:pPr>
        <w:pStyle w:val="BodyText"/>
        <w:rPr>
          <w:sz w:val="24"/>
          <w:szCs w:val="28"/>
          <w:highlight w:val="yellow"/>
        </w:rPr>
      </w:pPr>
      <w:r w:rsidRPr="008362EE">
        <w:rPr>
          <w:sz w:val="24"/>
          <w:szCs w:val="28"/>
          <w:highlight w:val="yellow"/>
        </w:rPr>
        <w:t xml:space="preserve">The </w:t>
      </w:r>
      <w:r w:rsidR="00290253" w:rsidRPr="008362EE">
        <w:rPr>
          <w:sz w:val="24"/>
          <w:szCs w:val="28"/>
          <w:highlight w:val="yellow"/>
        </w:rPr>
        <w:t>mark–recapture</w:t>
      </w:r>
      <w:r w:rsidRPr="008362EE">
        <w:rPr>
          <w:sz w:val="24"/>
          <w:szCs w:val="28"/>
          <w:highlight w:val="yellow"/>
        </w:rPr>
        <w:t xml:space="preserve"> estimate of abundance is also likely biased to some degree. The project relies on tag returns from the fishery and tag accounting rarely matches the count of fin clips performed at processor plants by ADF&amp;G staff. Under</w:t>
      </w:r>
      <w:r w:rsidR="00283BF4" w:rsidRPr="008362EE">
        <w:rPr>
          <w:sz w:val="24"/>
          <w:szCs w:val="28"/>
          <w:highlight w:val="yellow"/>
        </w:rPr>
        <w:t>-</w:t>
      </w:r>
      <w:r w:rsidRPr="008362EE">
        <w:rPr>
          <w:sz w:val="24"/>
          <w:szCs w:val="28"/>
          <w:highlight w:val="yellow"/>
        </w:rPr>
        <w:t xml:space="preserve"> and over</w:t>
      </w:r>
      <w:r w:rsidR="00283BF4" w:rsidRPr="008362EE">
        <w:rPr>
          <w:sz w:val="24"/>
          <w:szCs w:val="28"/>
          <w:highlight w:val="yellow"/>
        </w:rPr>
        <w:t>-</w:t>
      </w:r>
      <w:r w:rsidRPr="008362EE">
        <w:rPr>
          <w:sz w:val="24"/>
          <w:szCs w:val="28"/>
          <w:highlight w:val="yellow"/>
        </w:rPr>
        <w:t xml:space="preserve">reporting of tag recoveries likely biases the results to some degree and the bias may be different from year to year depending on retention incentives. Furthermore, the removal of tags by fishers prior to examination by ADF&amp;G staff prevents the ability to identify and correct for tag loss. Lastly, the current </w:t>
      </w:r>
      <w:r w:rsidR="00290253" w:rsidRPr="008362EE">
        <w:rPr>
          <w:sz w:val="24"/>
          <w:szCs w:val="28"/>
          <w:highlight w:val="yellow"/>
        </w:rPr>
        <w:t>mark–recapture</w:t>
      </w:r>
      <w:r w:rsidRPr="008362EE">
        <w:rPr>
          <w:sz w:val="24"/>
          <w:szCs w:val="28"/>
          <w:highlight w:val="yellow"/>
        </w:rPr>
        <w:t xml:space="preserve"> analysis does not correct for size or geographic differences in capture probabilities, which will bias results to some degree. Examining these sources of bias remains a priority.</w:t>
      </w:r>
    </w:p>
    <w:p w14:paraId="22A0C68A" w14:textId="18FD1710" w:rsidR="008F2A7B" w:rsidRPr="008362EE" w:rsidRDefault="008F2A7B" w:rsidP="008F2A7B">
      <w:pPr>
        <w:pStyle w:val="BodyText"/>
        <w:rPr>
          <w:sz w:val="24"/>
          <w:szCs w:val="28"/>
          <w:highlight w:val="yellow"/>
        </w:rPr>
      </w:pPr>
      <w:r w:rsidRPr="008362EE">
        <w:rPr>
          <w:sz w:val="24"/>
          <w:szCs w:val="28"/>
          <w:highlight w:val="yellow"/>
        </w:rPr>
        <w:t xml:space="preserve">Finally, variability in catch, survey and fishery CPUE indices, and the </w:t>
      </w:r>
      <w:r w:rsidR="00290253" w:rsidRPr="008362EE">
        <w:rPr>
          <w:sz w:val="24"/>
          <w:szCs w:val="28"/>
          <w:highlight w:val="yellow"/>
        </w:rPr>
        <w:t>mark–</w:t>
      </w:r>
      <w:r w:rsidR="00A92604" w:rsidRPr="008362EE">
        <w:rPr>
          <w:sz w:val="24"/>
          <w:szCs w:val="28"/>
          <w:highlight w:val="yellow"/>
        </w:rPr>
        <w:t>recapture abundance</w:t>
      </w:r>
      <w:r w:rsidRPr="008362EE">
        <w:rPr>
          <w:sz w:val="24"/>
          <w:szCs w:val="28"/>
          <w:highlight w:val="yellow"/>
        </w:rPr>
        <w:t xml:space="preserve"> estimate, was assumed. Future enhancements could include estimating this variability using available data and allowing the SCAA model to estimate extra variance based on the fit to the entire data set.</w:t>
      </w:r>
    </w:p>
    <w:p w14:paraId="0CED5B87" w14:textId="5E3268D6" w:rsidR="008F2A7B" w:rsidRPr="008362EE" w:rsidRDefault="008F2A7B" w:rsidP="008F2A7B">
      <w:pPr>
        <w:pStyle w:val="BodyText"/>
        <w:rPr>
          <w:sz w:val="24"/>
          <w:szCs w:val="28"/>
          <w:highlight w:val="yellow"/>
        </w:rPr>
      </w:pPr>
      <w:r w:rsidRPr="008362EE">
        <w:rPr>
          <w:sz w:val="24"/>
          <w:szCs w:val="28"/>
          <w:highlight w:val="yellow"/>
        </w:rPr>
        <w:t xml:space="preserve">Derived indices of age-2 recruitment, female spawning stock biomass, and exploitable abundance and biomass (i.e., available to the fishery) suggest that this stock has been in a period of low productivity since the mid-1990s but has experienced a surge in recruitment in recent years, highlighted by the strong </w:t>
      </w:r>
      <w:r w:rsidR="00A92604" w:rsidRPr="008362EE">
        <w:rPr>
          <w:sz w:val="24"/>
          <w:szCs w:val="28"/>
          <w:highlight w:val="yellow"/>
        </w:rPr>
        <w:t>2016-year</w:t>
      </w:r>
      <w:r w:rsidRPr="008362EE">
        <w:rPr>
          <w:sz w:val="24"/>
          <w:szCs w:val="28"/>
          <w:highlight w:val="yellow"/>
        </w:rPr>
        <w:t xml:space="preserve"> class (Figure 15). Recruitment trends are comparable with federal values, as are estimates of spawning stock biomass, exploitable biomass, and exploitable </w:t>
      </w:r>
      <w:r w:rsidRPr="008362EE">
        <w:rPr>
          <w:sz w:val="24"/>
          <w:szCs w:val="28"/>
          <w:highlight w:val="yellow"/>
        </w:rPr>
        <w:lastRenderedPageBreak/>
        <w:t>abundance (Sullivan et al. 2019; Goethel et al. 2022; Goethel and Cheng 2024). Although recruitment has been strong in recent years and biomass is clearly expanding as these fish grow and mature, the population remains below levels in the early 1990s. And while the dominance of the younger age classes is the result of these strong recruitment events, the lack of older sablefish, which can live into their 90s, remains concerning given the likely outsized contribution these older fish make to the spawning population.</w:t>
      </w:r>
    </w:p>
    <w:p w14:paraId="08DD07CA" w14:textId="4822148A" w:rsidR="008F2A7B" w:rsidRPr="008362EE" w:rsidRDefault="008F2A7B" w:rsidP="008F2A7B">
      <w:pPr>
        <w:pStyle w:val="BodyText"/>
        <w:rPr>
          <w:sz w:val="24"/>
          <w:szCs w:val="28"/>
          <w:highlight w:val="yellow"/>
        </w:rPr>
      </w:pPr>
      <w:r w:rsidRPr="008362EE">
        <w:rPr>
          <w:sz w:val="24"/>
          <w:szCs w:val="28"/>
          <w:highlight w:val="yellow"/>
        </w:rPr>
        <w:t>As in the 2024 assessment, the model fit to the age composition data in the 2025 assessment is improved from previous years (prior to 2024</w:t>
      </w:r>
      <w:r w:rsidR="0074437B" w:rsidRPr="008362EE">
        <w:rPr>
          <w:sz w:val="24"/>
          <w:szCs w:val="28"/>
          <w:highlight w:val="yellow"/>
        </w:rPr>
        <w:t xml:space="preserve">; </w:t>
      </w:r>
      <w:r w:rsidRPr="008362EE">
        <w:rPr>
          <w:sz w:val="24"/>
          <w:szCs w:val="28"/>
          <w:highlight w:val="yellow"/>
        </w:rPr>
        <w:t xml:space="preserve">Figure 16; Figure 17). Although the model fits the general shape of the age compositions in most years, there are poor residual patterns (Figure 18). Additionally, the model appears to underestimate </w:t>
      </w:r>
      <w:r w:rsidR="002A4BF6" w:rsidRPr="008362EE">
        <w:rPr>
          <w:sz w:val="24"/>
          <w:szCs w:val="28"/>
          <w:highlight w:val="yellow"/>
        </w:rPr>
        <w:t>abundance of</w:t>
      </w:r>
      <w:r w:rsidRPr="008362EE">
        <w:rPr>
          <w:sz w:val="24"/>
          <w:szCs w:val="28"/>
          <w:highlight w:val="yellow"/>
        </w:rPr>
        <w:t xml:space="preserve"> the plus group ages, which should be explored in future assessments.</w:t>
      </w:r>
    </w:p>
    <w:p w14:paraId="22807746" w14:textId="0028A7E6" w:rsidR="008F2A7B" w:rsidRPr="008362EE" w:rsidRDefault="008F2A7B" w:rsidP="008F2A7B">
      <w:pPr>
        <w:pStyle w:val="BodyText"/>
        <w:rPr>
          <w:sz w:val="24"/>
          <w:szCs w:val="28"/>
          <w:highlight w:val="yellow"/>
        </w:rPr>
      </w:pPr>
      <w:r w:rsidRPr="008362EE">
        <w:rPr>
          <w:sz w:val="24"/>
          <w:szCs w:val="28"/>
          <w:highlight w:val="yellow"/>
        </w:rPr>
        <w:t xml:space="preserve">Fits to the length composition data </w:t>
      </w:r>
      <w:r w:rsidR="006303E0" w:rsidRPr="008362EE">
        <w:rPr>
          <w:sz w:val="24"/>
          <w:szCs w:val="28"/>
          <w:highlight w:val="yellow"/>
        </w:rPr>
        <w:t>are</w:t>
      </w:r>
      <w:r w:rsidRPr="008362EE">
        <w:rPr>
          <w:sz w:val="24"/>
          <w:szCs w:val="28"/>
          <w:highlight w:val="yellow"/>
        </w:rPr>
        <w:t xml:space="preserve"> poor and suffer from poor residual patterns, signifying that the model is underestimating smaller and mid-size classes and overestimating larger and the smallest size classes (Figures 19-23). </w:t>
      </w:r>
    </w:p>
    <w:p w14:paraId="356C7652" w14:textId="3EB6EA47" w:rsidR="008F2A7B" w:rsidRPr="008362EE" w:rsidRDefault="008F2A7B" w:rsidP="008F2A7B">
      <w:pPr>
        <w:pStyle w:val="BodyText"/>
        <w:rPr>
          <w:sz w:val="24"/>
          <w:szCs w:val="28"/>
          <w:highlight w:val="yellow"/>
        </w:rPr>
      </w:pPr>
      <w:r w:rsidRPr="008362EE">
        <w:rPr>
          <w:sz w:val="24"/>
          <w:szCs w:val="28"/>
          <w:highlight w:val="yellow"/>
        </w:rPr>
        <w:t xml:space="preserve">The lack of fit to the age and length composition data likely results from restrictions </w:t>
      </w:r>
      <w:r w:rsidR="00881159" w:rsidRPr="008362EE">
        <w:rPr>
          <w:sz w:val="24"/>
          <w:szCs w:val="28"/>
          <w:highlight w:val="yellow"/>
        </w:rPr>
        <w:t>imposed on</w:t>
      </w:r>
      <w:r w:rsidRPr="008362EE">
        <w:rPr>
          <w:sz w:val="24"/>
          <w:szCs w:val="28"/>
          <w:highlight w:val="yellow"/>
        </w:rPr>
        <w:t xml:space="preserve"> fishery and survey selectivity in the model. In the model used in the 2025 assessment, survey selectivity was fixed. Survey selectivity is currently modeled in </w:t>
      </w:r>
      <w:r w:rsidR="008C29B5" w:rsidRPr="008362EE">
        <w:rPr>
          <w:sz w:val="24"/>
          <w:szCs w:val="28"/>
          <w:highlight w:val="yellow"/>
        </w:rPr>
        <w:t>3</w:t>
      </w:r>
      <w:r w:rsidRPr="008362EE">
        <w:rPr>
          <w:sz w:val="24"/>
          <w:szCs w:val="28"/>
          <w:highlight w:val="yellow"/>
        </w:rPr>
        <w:t xml:space="preserve"> time blocks, and allowing </w:t>
      </w:r>
      <w:r w:rsidR="00044353" w:rsidRPr="008362EE">
        <w:rPr>
          <w:sz w:val="24"/>
          <w:szCs w:val="28"/>
          <w:highlight w:val="yellow"/>
        </w:rPr>
        <w:t xml:space="preserve">the model to estimate </w:t>
      </w:r>
      <w:r w:rsidRPr="008362EE">
        <w:rPr>
          <w:sz w:val="24"/>
          <w:szCs w:val="28"/>
          <w:highlight w:val="yellow"/>
        </w:rPr>
        <w:t>time-varying survey selectivity may improve fit</w:t>
      </w:r>
      <w:r w:rsidR="00680DC2" w:rsidRPr="008362EE">
        <w:rPr>
          <w:sz w:val="24"/>
          <w:szCs w:val="28"/>
          <w:highlight w:val="yellow"/>
        </w:rPr>
        <w:t>s</w:t>
      </w:r>
      <w:r w:rsidRPr="008362EE">
        <w:rPr>
          <w:sz w:val="24"/>
          <w:szCs w:val="28"/>
          <w:highlight w:val="yellow"/>
        </w:rPr>
        <w:t xml:space="preserve"> to the data. Fishery selectivity is also restricted as the values are fixed to the federal model values owing to the inability of the model to estimate these values. Because no data on fishery releases exist, it may not be possible to estimate fishery selectivity values that fit the composition data. Stock assessments that account for discarded catch frequently have observer data and overcome this challenge through the estimation of a separate selectivity curve for discarded catch (e.g., Zheng and Siddeek 2018). Methods to improve fits to fishery composition data should be developed in future assessments, including modeling changes in retention probability over time using price per pound and catch composition data. It may also be possible to loosen reliance on the federal curves by placing a prior around the selectivity parameters rather than fixing those values.</w:t>
      </w:r>
    </w:p>
    <w:p w14:paraId="1D0402FB" w14:textId="70E3C9CC" w:rsidR="008F2A7B" w:rsidRPr="008362EE" w:rsidRDefault="008F2A7B" w:rsidP="008F2A7B">
      <w:pPr>
        <w:pStyle w:val="BodyText"/>
        <w:rPr>
          <w:sz w:val="24"/>
          <w:szCs w:val="28"/>
          <w:highlight w:val="yellow"/>
        </w:rPr>
      </w:pPr>
      <w:r w:rsidRPr="008362EE">
        <w:rPr>
          <w:sz w:val="24"/>
          <w:szCs w:val="28"/>
          <w:highlight w:val="yellow"/>
        </w:rPr>
        <w:t>Changes made to the operating model in the 2024 assessment</w:t>
      </w:r>
      <w:r w:rsidR="008C29B5" w:rsidRPr="008362EE">
        <w:rPr>
          <w:sz w:val="24"/>
          <w:szCs w:val="28"/>
          <w:highlight w:val="yellow"/>
        </w:rPr>
        <w:t>—</w:t>
      </w:r>
      <w:r w:rsidRPr="008362EE">
        <w:rPr>
          <w:sz w:val="24"/>
          <w:szCs w:val="28"/>
          <w:highlight w:val="yellow"/>
        </w:rPr>
        <w:t>which were carried into the 2025 assessment</w:t>
      </w:r>
      <w:r w:rsidR="008C29B5" w:rsidRPr="008362EE">
        <w:rPr>
          <w:sz w:val="24"/>
          <w:szCs w:val="28"/>
          <w:highlight w:val="yellow"/>
        </w:rPr>
        <w:t>—</w:t>
      </w:r>
      <w:r w:rsidRPr="008362EE">
        <w:rPr>
          <w:sz w:val="24"/>
          <w:szCs w:val="28"/>
          <w:highlight w:val="yellow"/>
        </w:rPr>
        <w:t>resulted in higher estimates of stock status, as the large recruitment events in recent years appear to have been underestimated in past assessments. This is common in age-structured models given that recruitment is estimated based on the long-term average</w:t>
      </w:r>
      <w:r w:rsidR="004A3166" w:rsidRPr="008362EE">
        <w:rPr>
          <w:sz w:val="24"/>
          <w:szCs w:val="28"/>
          <w:highlight w:val="yellow"/>
        </w:rPr>
        <w:t>;</w:t>
      </w:r>
      <w:r w:rsidRPr="008362EE">
        <w:rPr>
          <w:sz w:val="24"/>
          <w:szCs w:val="28"/>
          <w:highlight w:val="yellow"/>
        </w:rPr>
        <w:t xml:space="preserve"> the true size of a recruitment event is not clear until the cohort has been observed over multiple years as they become fully recruited to the fishing gear. Furthermore, the model used in this assessment assumes a 50</w:t>
      </w:r>
      <w:r w:rsidR="00A46818" w:rsidRPr="008362EE">
        <w:rPr>
          <w:sz w:val="24"/>
          <w:szCs w:val="28"/>
          <w:highlight w:val="yellow"/>
        </w:rPr>
        <w:t>/</w:t>
      </w:r>
      <w:r w:rsidRPr="008362EE">
        <w:rPr>
          <w:sz w:val="24"/>
          <w:szCs w:val="28"/>
          <w:highlight w:val="yellow"/>
        </w:rPr>
        <w:t>50 sex ratio and may underestimate spawning biomass given that the true sex ratio favors females until sablefish reach approximately 20 years of age.</w:t>
      </w:r>
    </w:p>
    <w:p w14:paraId="3DF30CD5" w14:textId="288674B0" w:rsidR="008F2A7B" w:rsidRPr="008F2A7B" w:rsidRDefault="008F2A7B" w:rsidP="008F2A7B">
      <w:pPr>
        <w:pStyle w:val="BodyText"/>
        <w:rPr>
          <w:sz w:val="24"/>
          <w:szCs w:val="28"/>
        </w:rPr>
      </w:pPr>
      <w:r w:rsidRPr="008362EE">
        <w:rPr>
          <w:sz w:val="24"/>
          <w:szCs w:val="28"/>
          <w:highlight w:val="yellow"/>
        </w:rPr>
        <w:t xml:space="preserve">Estimation of recruitment deviations using random effects produced much lower values of </w:t>
      </w:r>
      <m:oMath>
        <m:sSub>
          <m:sSubPr>
            <m:ctrlPr>
              <w:rPr>
                <w:rFonts w:ascii="Cambria Math" w:hAnsi="Cambria Math"/>
                <w:sz w:val="24"/>
                <w:szCs w:val="28"/>
                <w:highlight w:val="yellow"/>
              </w:rPr>
            </m:ctrlPr>
          </m:sSubPr>
          <m:e>
            <m:r>
              <w:rPr>
                <w:rFonts w:ascii="Cambria Math" w:hAnsi="Cambria Math"/>
                <w:sz w:val="24"/>
                <w:szCs w:val="28"/>
                <w:highlight w:val="yellow"/>
              </w:rPr>
              <m:t>σ</m:t>
            </m:r>
          </m:e>
          <m:sub>
            <m:r>
              <w:rPr>
                <w:rFonts w:ascii="Cambria Math" w:hAnsi="Cambria Math"/>
                <w:sz w:val="24"/>
                <w:szCs w:val="28"/>
                <w:highlight w:val="yellow"/>
              </w:rPr>
              <m:t>R</m:t>
            </m:r>
          </m:sub>
        </m:sSub>
      </m:oMath>
      <w:r w:rsidRPr="008362EE">
        <w:rPr>
          <w:sz w:val="24"/>
          <w:szCs w:val="28"/>
          <w:highlight w:val="yellow"/>
        </w:rPr>
        <w:t xml:space="preserve"> than the federal model value of 1.2</w:t>
      </w:r>
      <w:r w:rsidR="008961B2" w:rsidRPr="008362EE">
        <w:rPr>
          <w:sz w:val="24"/>
          <w:szCs w:val="28"/>
          <w:highlight w:val="yellow"/>
        </w:rPr>
        <w:t>.</w:t>
      </w:r>
      <w:r w:rsidRPr="008362EE">
        <w:rPr>
          <w:sz w:val="24"/>
          <w:szCs w:val="28"/>
          <w:highlight w:val="yellow"/>
        </w:rPr>
        <w:t xml:space="preserve"> The federal value is noticeably higher than that estimated for other Alaska groundfish stocks (Hanselman et al. 2018; Lynch et al. 2018), whereas the estimate from the model used herein was much more in line with other Alaska groundfish at 0.52.</w:t>
      </w:r>
    </w:p>
    <w:p w14:paraId="17F25BD8" w14:textId="6135C70A" w:rsidR="00A025B1" w:rsidRPr="004636D3" w:rsidRDefault="00A025B1" w:rsidP="008F2A7B">
      <w:pPr>
        <w:pStyle w:val="Heading3"/>
        <w:jc w:val="both"/>
        <w:rPr>
          <w:sz w:val="22"/>
          <w:szCs w:val="22"/>
        </w:rPr>
      </w:pPr>
      <w:bookmarkStart w:id="92" w:name="_Toc204677383"/>
      <w:r w:rsidRPr="004636D3">
        <w:t>Retrospective analysis</w:t>
      </w:r>
      <w:bookmarkEnd w:id="92"/>
    </w:p>
    <w:p w14:paraId="61F66BD9" w14:textId="015E318B" w:rsidR="008F2A7B" w:rsidRDefault="008F2A7B" w:rsidP="008F2A7B">
      <w:pPr>
        <w:pStyle w:val="FirstParagraph"/>
        <w:jc w:val="both"/>
      </w:pPr>
      <w:bookmarkStart w:id="93" w:name="_Hlk204673421"/>
      <w:r>
        <w:t>Following recommendations from the North Pacific Fishery Management Council’s Groundfish Plan Team (Hanselman et al. 2013), a retrospective analysis was performed by dropping the last ten years of data</w:t>
      </w:r>
      <w:r w:rsidR="00696DFA">
        <w:t>,</w:t>
      </w:r>
      <w:r>
        <w:t xml:space="preserve"> plotting spawning biomass, fishing mortality, and recruitment time series for </w:t>
      </w:r>
      <w:r>
        <w:lastRenderedPageBreak/>
        <w:t xml:space="preserve">each model run, and plotting the relative changes in reference to the terminal year’s model (2025). </w:t>
      </w:r>
      <w:bookmarkEnd w:id="93"/>
      <w:r>
        <w:t xml:space="preserve">Mohn’s </w:t>
      </w:r>
      <m:oMath>
        <m:r>
          <w:rPr>
            <w:rFonts w:ascii="Cambria Math" w:hAnsi="Cambria Math"/>
          </w:rPr>
          <m:t>ρ</m:t>
        </m:r>
      </m:oMath>
      <w:r>
        <w:t xml:space="preserve"> was calculated for spawning biomass, fishing mortality, and recruitment such that: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334100" w:rsidRPr="004636D3" w14:paraId="698FB7EA" w14:textId="77777777" w:rsidTr="004E6411">
        <w:tc>
          <w:tcPr>
            <w:tcW w:w="715" w:type="dxa"/>
          </w:tcPr>
          <w:p w14:paraId="5210DFAB" w14:textId="77777777" w:rsidR="00334100" w:rsidRPr="004636D3" w:rsidRDefault="00334100" w:rsidP="008F2A7B">
            <w:pPr>
              <w:pStyle w:val="Caption"/>
              <w:ind w:firstLine="0"/>
            </w:pPr>
          </w:p>
        </w:tc>
        <w:tc>
          <w:tcPr>
            <w:tcW w:w="7740" w:type="dxa"/>
          </w:tcPr>
          <w:p w14:paraId="6C61722B" w14:textId="611ECDA6" w:rsidR="00334100" w:rsidRPr="004636D3" w:rsidRDefault="00334100" w:rsidP="008F2A7B">
            <w:pPr>
              <w:pStyle w:val="Caption"/>
              <w:ind w:firstLine="0"/>
            </w:pPr>
            <m:oMathPara>
              <m:oMath>
                <m:r>
                  <w:rPr>
                    <w:rFonts w:ascii="Cambria Math" w:hAnsi="Cambria Math"/>
                  </w:rPr>
                  <m:t>Moh</m:t>
                </m:r>
                <m:sSup>
                  <m:sSupPr>
                    <m:ctrlPr>
                      <w:rPr>
                        <w:rFonts w:ascii="Cambria Math" w:hAnsi="Cambria Math"/>
                        <w:i/>
                      </w:rPr>
                    </m:ctrlPr>
                  </m:sSupPr>
                  <m:e>
                    <m:r>
                      <w:rPr>
                        <w:rFonts w:ascii="Cambria Math" w:hAnsi="Cambria Math"/>
                      </w:rPr>
                      <m:t>n</m:t>
                    </m:r>
                  </m:e>
                  <m:sup>
                    <m:r>
                      <w:rPr>
                        <w:rFonts w:ascii="Cambria Math" w:hAnsi="Cambria Math"/>
                      </w:rPr>
                      <m:t>'</m:t>
                    </m:r>
                  </m:sup>
                </m:sSup>
                <m:r>
                  <w:rPr>
                    <w:rFonts w:ascii="Cambria Math" w:hAnsi="Cambria Math"/>
                  </w:rPr>
                  <m:t>s ρ=</m:t>
                </m:r>
                <m:nary>
                  <m:naryPr>
                    <m:chr m:val="∑"/>
                    <m:limLoc m:val="subSup"/>
                    <m:ctrlPr>
                      <w:rPr>
                        <w:rFonts w:ascii="Cambria Math" w:hAnsi="Cambria Math"/>
                        <w:i/>
                        <w:sz w:val="24"/>
                        <w:szCs w:val="24"/>
                      </w:rPr>
                    </m:ctrlPr>
                  </m:naryPr>
                  <m:sub>
                    <m:r>
                      <w:rPr>
                        <w:rFonts w:ascii="Cambria Math" w:hAnsi="Cambria Math"/>
                      </w:rPr>
                      <m:t>p=1</m:t>
                    </m:r>
                  </m:sub>
                  <m:sup>
                    <m:r>
                      <w:rPr>
                        <w:rFonts w:ascii="Cambria Math" w:hAnsi="Cambria Math"/>
                      </w:rPr>
                      <m:t>P</m:t>
                    </m:r>
                  </m:sup>
                  <m:e>
                    <m:f>
                      <m:fPr>
                        <m:type m:val="skw"/>
                        <m:ctrlPr>
                          <w:rPr>
                            <w:rFonts w:ascii="Cambria Math" w:hAnsi="Cambria Math"/>
                            <w:i/>
                            <w:sz w:val="24"/>
                            <w:szCs w:val="24"/>
                          </w:rPr>
                        </m:ctrlPr>
                      </m:fPr>
                      <m:num>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rPr>
                                  <m:t>X</m:t>
                                </m:r>
                              </m:e>
                              <m:sub>
                                <m:r>
                                  <w:rPr>
                                    <w:rFonts w:ascii="Cambria Math" w:hAnsi="Cambria Math"/>
                                  </w:rPr>
                                  <m:t>Y-p,p</m:t>
                                </m:r>
                              </m:sub>
                            </m:sSub>
                            <m:r>
                              <w:rPr>
                                <w:rFonts w:ascii="Cambria Math" w:hAnsi="Cambria Math"/>
                              </w:rPr>
                              <m:t>-</m:t>
                            </m:r>
                            <m:sSub>
                              <m:sSubPr>
                                <m:ctrlPr>
                                  <w:rPr>
                                    <w:rFonts w:ascii="Cambria Math" w:hAnsi="Cambria Math"/>
                                    <w:i/>
                                    <w:sz w:val="24"/>
                                    <w:szCs w:val="24"/>
                                  </w:rPr>
                                </m:ctrlPr>
                              </m:sSubPr>
                              <m:e>
                                <m:r>
                                  <w:rPr>
                                    <w:rFonts w:ascii="Cambria Math" w:hAnsi="Cambria Math"/>
                                  </w:rPr>
                                  <m:t>X</m:t>
                                </m:r>
                              </m:e>
                              <m:sub>
                                <m:r>
                                  <w:rPr>
                                    <w:rFonts w:ascii="Cambria Math" w:hAnsi="Cambria Math"/>
                                  </w:rPr>
                                  <m:t>Y-p,0</m:t>
                                </m:r>
                              </m:sub>
                            </m:sSub>
                          </m:num>
                          <m:den>
                            <m:sSub>
                              <m:sSubPr>
                                <m:ctrlPr>
                                  <w:rPr>
                                    <w:rFonts w:ascii="Cambria Math" w:hAnsi="Cambria Math"/>
                                    <w:i/>
                                    <w:sz w:val="24"/>
                                    <w:szCs w:val="24"/>
                                  </w:rPr>
                                </m:ctrlPr>
                              </m:sSubPr>
                              <m:e>
                                <m:r>
                                  <w:rPr>
                                    <w:rFonts w:ascii="Cambria Math" w:hAnsi="Cambria Math"/>
                                    <w:szCs w:val="24"/>
                                  </w:rPr>
                                  <m:t>X</m:t>
                                </m:r>
                              </m:e>
                              <m:sub>
                                <m:r>
                                  <w:rPr>
                                    <w:rFonts w:ascii="Cambria Math" w:hAnsi="Cambria Math"/>
                                  </w:rPr>
                                  <m:t>Y-p,0</m:t>
                                </m:r>
                              </m:sub>
                            </m:sSub>
                          </m:den>
                        </m:f>
                      </m:num>
                      <m:den>
                        <m:r>
                          <w:rPr>
                            <w:rFonts w:ascii="Cambria Math" w:hAnsi="Cambria Math"/>
                          </w:rPr>
                          <m:t>P</m:t>
                        </m:r>
                      </m:den>
                    </m:f>
                  </m:e>
                </m:nary>
              </m:oMath>
            </m:oMathPara>
          </w:p>
        </w:tc>
        <w:tc>
          <w:tcPr>
            <w:tcW w:w="895" w:type="dxa"/>
            <w:vAlign w:val="center"/>
          </w:tcPr>
          <w:p w14:paraId="7165CDA9" w14:textId="218555A2" w:rsidR="00334100" w:rsidRPr="004636D3" w:rsidRDefault="00334100" w:rsidP="008F2A7B">
            <w:pPr>
              <w:pStyle w:val="Caption"/>
            </w:pPr>
            <w:r w:rsidRPr="004636D3">
              <w:t>(36)</w:t>
            </w:r>
          </w:p>
        </w:tc>
      </w:tr>
    </w:tbl>
    <w:p w14:paraId="00AC7ACC" w14:textId="77777777" w:rsidR="00334100" w:rsidRPr="004636D3" w:rsidRDefault="00334100" w:rsidP="008F2A7B">
      <w:pPr>
        <w:autoSpaceDE w:val="0"/>
        <w:autoSpaceDN w:val="0"/>
        <w:adjustRightInd w:val="0"/>
      </w:pPr>
    </w:p>
    <w:p w14:paraId="410CB972" w14:textId="77777777" w:rsidR="008F2A7B" w:rsidRDefault="008F2A7B" w:rsidP="008F2A7B">
      <w:pPr>
        <w:pStyle w:val="FirstParagraph"/>
        <w:jc w:val="both"/>
      </w:pPr>
      <w:r>
        <w:t xml:space="preserve">Where </w:t>
      </w:r>
      <w:r>
        <w:rPr>
          <w:i/>
          <w:iCs/>
        </w:rPr>
        <w:t>Y</w:t>
      </w:r>
      <w:r>
        <w:t xml:space="preserve"> is the last year in the full time series, </w:t>
      </w:r>
      <w:r>
        <w:rPr>
          <w:i/>
          <w:iCs/>
        </w:rPr>
        <w:t>p</w:t>
      </w:r>
      <w:r>
        <w:t xml:space="preserve"> is the number of years at the end of the peeled data series, and </w:t>
      </w:r>
      <w:r>
        <w:rPr>
          <w:i/>
          <w:iCs/>
        </w:rPr>
        <w:t>X</w:t>
      </w:r>
      <w:r>
        <w:t xml:space="preserve"> denotes the estimate of the quantity of interest (i.e., spawning biomass, fishing mortality, or recruitment; Hanselman et al. 2013; Mohn 1999).</w:t>
      </w:r>
    </w:p>
    <w:p w14:paraId="203320CF" w14:textId="159F5367" w:rsidR="008F2A7B" w:rsidRPr="008362EE" w:rsidRDefault="008F2A7B" w:rsidP="008F2A7B">
      <w:pPr>
        <w:pStyle w:val="FirstParagraph"/>
        <w:jc w:val="both"/>
        <w:rPr>
          <w:highlight w:val="yellow"/>
        </w:rPr>
      </w:pPr>
      <w:r w:rsidRPr="008362EE">
        <w:rPr>
          <w:highlight w:val="yellow"/>
        </w:rPr>
        <w:t xml:space="preserve">The model demonstrates a small positive </w:t>
      </w:r>
      <w:r w:rsidR="00CF552C" w:rsidRPr="008362EE">
        <w:rPr>
          <w:highlight w:val="yellow"/>
        </w:rPr>
        <w:t xml:space="preserve">pattern </w:t>
      </w:r>
      <w:r w:rsidRPr="008362EE">
        <w:rPr>
          <w:highlight w:val="yellow"/>
        </w:rPr>
        <w:t xml:space="preserve">in </w:t>
      </w:r>
      <w:r w:rsidR="00E905E7" w:rsidRPr="008362EE">
        <w:rPr>
          <w:highlight w:val="yellow"/>
        </w:rPr>
        <w:t>estimated</w:t>
      </w:r>
      <w:r w:rsidRPr="008362EE">
        <w:rPr>
          <w:highlight w:val="yellow"/>
        </w:rPr>
        <w:t xml:space="preserve"> spawning biomass (Mohn’s </w:t>
      </w:r>
      <m:oMath>
        <m:r>
          <w:rPr>
            <w:rFonts w:ascii="Cambria Math" w:hAnsi="Cambria Math"/>
            <w:highlight w:val="yellow"/>
          </w:rPr>
          <m:t>ρ</m:t>
        </m:r>
      </m:oMath>
      <w:r w:rsidRPr="008362EE">
        <w:rPr>
          <w:highlight w:val="yellow"/>
        </w:rPr>
        <w:t xml:space="preserve"> = 0.03; Figure 24) and a slight negative </w:t>
      </w:r>
      <w:r w:rsidR="00CF552C" w:rsidRPr="008362EE">
        <w:rPr>
          <w:highlight w:val="yellow"/>
        </w:rPr>
        <w:t>pattern</w:t>
      </w:r>
      <w:r w:rsidRPr="008362EE">
        <w:rPr>
          <w:highlight w:val="yellow"/>
        </w:rPr>
        <w:t xml:space="preserve"> in </w:t>
      </w:r>
      <w:r w:rsidR="00E905E7" w:rsidRPr="008362EE">
        <w:rPr>
          <w:highlight w:val="yellow"/>
        </w:rPr>
        <w:t xml:space="preserve">estimated </w:t>
      </w:r>
      <w:r w:rsidRPr="008362EE">
        <w:rPr>
          <w:highlight w:val="yellow"/>
        </w:rPr>
        <w:t xml:space="preserve">fishing mortality (Mohn’s </w:t>
      </w:r>
      <m:oMath>
        <m:r>
          <w:rPr>
            <w:rFonts w:ascii="Cambria Math" w:hAnsi="Cambria Math"/>
            <w:highlight w:val="yellow"/>
          </w:rPr>
          <m:t>ρ</m:t>
        </m:r>
      </m:oMath>
      <w:r w:rsidRPr="008362EE">
        <w:rPr>
          <w:highlight w:val="yellow"/>
        </w:rPr>
        <w:t xml:space="preserve"> = -0.06</w:t>
      </w:r>
      <w:r w:rsidR="00D73339" w:rsidRPr="008362EE">
        <w:rPr>
          <w:highlight w:val="yellow"/>
        </w:rPr>
        <w:t>; not shown</w:t>
      </w:r>
      <w:r w:rsidRPr="008362EE">
        <w:rPr>
          <w:highlight w:val="yellow"/>
        </w:rPr>
        <w:t xml:space="preserve">) that are well within the acceptable range for a long-lived groundfish species. There is a large negative </w:t>
      </w:r>
      <w:r w:rsidR="00D73339" w:rsidRPr="008362EE">
        <w:rPr>
          <w:highlight w:val="yellow"/>
        </w:rPr>
        <w:t xml:space="preserve">pattern </w:t>
      </w:r>
      <w:r w:rsidRPr="008362EE">
        <w:rPr>
          <w:highlight w:val="yellow"/>
        </w:rPr>
        <w:t xml:space="preserve">in </w:t>
      </w:r>
      <w:r w:rsidR="00D73339" w:rsidRPr="008362EE">
        <w:rPr>
          <w:highlight w:val="yellow"/>
        </w:rPr>
        <w:t>the estimates of</w:t>
      </w:r>
      <w:r w:rsidRPr="008362EE">
        <w:rPr>
          <w:highlight w:val="yellow"/>
        </w:rPr>
        <w:t xml:space="preserve"> age-2 recruits (Mohn’s </w:t>
      </w:r>
      <m:oMath>
        <m:r>
          <w:rPr>
            <w:rFonts w:ascii="Cambria Math" w:hAnsi="Cambria Math"/>
            <w:highlight w:val="yellow"/>
          </w:rPr>
          <m:t>ρ</m:t>
        </m:r>
      </m:oMath>
      <w:r w:rsidRPr="008362EE">
        <w:rPr>
          <w:highlight w:val="yellow"/>
        </w:rPr>
        <w:t xml:space="preserve"> = -0.33; Figure 25), indicating </w:t>
      </w:r>
      <w:r w:rsidR="00FA0959" w:rsidRPr="008362EE">
        <w:rPr>
          <w:highlight w:val="yellow"/>
        </w:rPr>
        <w:t>possible</w:t>
      </w:r>
      <w:r w:rsidRPr="008362EE">
        <w:rPr>
          <w:highlight w:val="yellow"/>
        </w:rPr>
        <w:t xml:space="preserve"> underestimation of recruitment during the last ten years. It should be noted that the model tends to overestimate recruitment when recruitment is low and underestimate recruitment when recruitment is high. Accordingly, in recent years that have shown clear signs of high recruitment, the model tends to underestimate year classes.</w:t>
      </w:r>
    </w:p>
    <w:p w14:paraId="187A281D" w14:textId="28AA752D" w:rsidR="008961B2" w:rsidRPr="008362EE" w:rsidRDefault="008961B2" w:rsidP="008961B2">
      <w:pPr>
        <w:pStyle w:val="BodyText"/>
        <w:rPr>
          <w:highlight w:val="yellow"/>
        </w:rPr>
      </w:pPr>
      <w:bookmarkStart w:id="94" w:name="_Hlk204673697"/>
      <w:r w:rsidRPr="008362EE">
        <w:rPr>
          <w:sz w:val="24"/>
          <w:szCs w:val="28"/>
          <w:highlight w:val="yellow"/>
        </w:rPr>
        <w:t xml:space="preserve">Despite challenges to fitting the data, the model demonstrates a </w:t>
      </w:r>
      <w:r w:rsidR="00696DFA" w:rsidRPr="008362EE">
        <w:rPr>
          <w:sz w:val="24"/>
          <w:szCs w:val="28"/>
          <w:highlight w:val="yellow"/>
        </w:rPr>
        <w:t xml:space="preserve">solid </w:t>
      </w:r>
      <w:r w:rsidRPr="008362EE">
        <w:rPr>
          <w:sz w:val="24"/>
          <w:szCs w:val="28"/>
          <w:highlight w:val="yellow"/>
        </w:rPr>
        <w:t>retrospective pattern in estimated spawning biomass (Figure 24). Retrospective patterns are defined as “systematic changes to estimates of population size, or other assessment model-derived quantities, that occur as additional years of data are added to, or removed from, a stock assessment” (Hutado-Ferro et al. 2015). Retrospective patterns can cause over- or under-estimation of stock size, which can lead to flawed harvest recommendations or management advice. A positive retrospective pattern can result in overestimation of stock biomass which, if persistent over many years, will result in the realized fishing mortality rate exceeding the target harvest policy (i.e., overfishing). Alternatively, a persistent negative retrospective pattern can translate into foregone yields and fishing opportunity.</w:t>
      </w:r>
    </w:p>
    <w:p w14:paraId="733D378E" w14:textId="6DD460A6" w:rsidR="0004282A" w:rsidRPr="008362EE" w:rsidRDefault="0004282A" w:rsidP="0086328A">
      <w:pPr>
        <w:pStyle w:val="Heading2"/>
        <w:rPr>
          <w:highlight w:val="yellow"/>
        </w:rPr>
      </w:pPr>
      <w:bookmarkStart w:id="95" w:name="_Toc204677384"/>
      <w:bookmarkEnd w:id="94"/>
      <w:r w:rsidRPr="008362EE">
        <w:rPr>
          <w:highlight w:val="yellow"/>
        </w:rPr>
        <w:t>ABC RECOMMENDATIONS</w:t>
      </w:r>
      <w:bookmarkEnd w:id="95"/>
    </w:p>
    <w:p w14:paraId="337CD43C" w14:textId="2E5E145B" w:rsidR="008F2A7B" w:rsidRPr="008362EE" w:rsidRDefault="008F2A7B" w:rsidP="008F2A7B">
      <w:pPr>
        <w:pStyle w:val="FirstParagraph"/>
        <w:jc w:val="both"/>
        <w:rPr>
          <w:highlight w:val="yellow"/>
        </w:rPr>
      </w:pPr>
      <w:r w:rsidRPr="008362EE">
        <w:rPr>
          <w:highlight w:val="yellow"/>
        </w:rPr>
        <w:t>The recommended ABC for 2025 is derived from the maximum ABC from the model results and limited by the maximum 15% change from last year</w:t>
      </w:r>
      <w:r w:rsidR="006224DE" w:rsidRPr="008362EE">
        <w:rPr>
          <w:highlight w:val="yellow"/>
        </w:rPr>
        <w:t>’s ABC</w:t>
      </w:r>
      <w:r w:rsidRPr="008362EE">
        <w:rPr>
          <w:highlight w:val="yellow"/>
        </w:rPr>
        <w:t>. The population continues to expand with the growth and maturation of the 2013</w:t>
      </w:r>
      <w:r w:rsidR="004A3166" w:rsidRPr="008362EE">
        <w:rPr>
          <w:highlight w:val="yellow"/>
        </w:rPr>
        <w:t>–</w:t>
      </w:r>
      <w:r w:rsidRPr="008362EE">
        <w:rPr>
          <w:highlight w:val="yellow"/>
        </w:rPr>
        <w:t>2020 year classes, although the rate of increase in biomass appears to be declining as those fish reach maturity. However, stock status and spawning biomass appear higher than in last year’s assessment as the magnitude of those large recruitment events comes into focus with repeated observations of those cohorts. Harvest rates and fishing mortality have been fairly stable for the past nine years, in comparison to the high but fluctuating harvests seen in the 1990s and early 2000s (Figure 26).</w:t>
      </w:r>
    </w:p>
    <w:p w14:paraId="56E6E3BA" w14:textId="10BE28A0" w:rsidR="008F2A7B" w:rsidRPr="008362EE" w:rsidRDefault="008F2A7B" w:rsidP="008F2A7B">
      <w:pPr>
        <w:pStyle w:val="BodyText"/>
        <w:rPr>
          <w:sz w:val="24"/>
          <w:highlight w:val="yellow"/>
        </w:rPr>
      </w:pPr>
      <w:r w:rsidRPr="008362EE">
        <w:rPr>
          <w:sz w:val="24"/>
          <w:highlight w:val="yellow"/>
        </w:rPr>
        <w:t xml:space="preserve">The model results in a maximum permissible ABC (max ABC) of 2,099,895 round lb at the target fully selected fishing mortality of </w:t>
      </w:r>
      <m:oMath>
        <m:sSub>
          <m:sSubPr>
            <m:ctrlPr>
              <w:rPr>
                <w:rFonts w:ascii="Cambria Math" w:hAnsi="Cambria Math"/>
                <w:sz w:val="24"/>
                <w:highlight w:val="yellow"/>
              </w:rPr>
            </m:ctrlPr>
          </m:sSubPr>
          <m:e>
            <m:r>
              <w:rPr>
                <w:rFonts w:ascii="Cambria Math" w:hAnsi="Cambria Math"/>
                <w:sz w:val="24"/>
                <w:highlight w:val="yellow"/>
              </w:rPr>
              <m:t>F</m:t>
            </m:r>
          </m:e>
          <m:sub>
            <m:r>
              <w:rPr>
                <w:rFonts w:ascii="Cambria Math" w:hAnsi="Cambria Math"/>
                <w:sz w:val="24"/>
                <w:highlight w:val="yellow"/>
              </w:rPr>
              <m:t>50</m:t>
            </m:r>
          </m:sub>
        </m:sSub>
      </m:oMath>
      <w:r w:rsidRPr="008362EE">
        <w:rPr>
          <w:sz w:val="24"/>
          <w:highlight w:val="yellow"/>
        </w:rPr>
        <w:t xml:space="preserve"> (Table </w:t>
      </w:r>
      <w:r w:rsidR="00F6659E" w:rsidRPr="008362EE">
        <w:rPr>
          <w:sz w:val="24"/>
          <w:highlight w:val="yellow"/>
        </w:rPr>
        <w:t>1</w:t>
      </w:r>
      <w:r w:rsidRPr="008362EE">
        <w:rPr>
          <w:sz w:val="24"/>
          <w:highlight w:val="yellow"/>
        </w:rPr>
        <w:t xml:space="preserve">). This is a 266,120 round lb increase (14.5%) from the 2024 maximum permissible ABC of 1,833,775 round lb. The max ABC is a 16.1% increase from last year’s recommended ABC of 1,809,075 round lb, which is more than the recommended maximum 15% annual increase. Accordingly, the recommended ABC for 2025 is 2,080,436 round </w:t>
      </w:r>
      <w:r w:rsidRPr="008362EE">
        <w:rPr>
          <w:sz w:val="24"/>
          <w:highlight w:val="yellow"/>
        </w:rPr>
        <w:lastRenderedPageBreak/>
        <w:t xml:space="preserve">lb (a 15% increase from the 2024 recommended ABC). Mortality from fishery releases under </w:t>
      </w:r>
      <m:oMath>
        <m:sSub>
          <m:sSubPr>
            <m:ctrlPr>
              <w:rPr>
                <w:rFonts w:ascii="Cambria Math" w:hAnsi="Cambria Math"/>
                <w:sz w:val="24"/>
                <w:highlight w:val="yellow"/>
              </w:rPr>
            </m:ctrlPr>
          </m:sSubPr>
          <m:e>
            <m:r>
              <w:rPr>
                <w:rFonts w:ascii="Cambria Math" w:hAnsi="Cambria Math"/>
                <w:sz w:val="24"/>
                <w:highlight w:val="yellow"/>
              </w:rPr>
              <m:t>F</m:t>
            </m:r>
          </m:e>
          <m:sub>
            <m:r>
              <w:rPr>
                <w:rFonts w:ascii="Cambria Math" w:hAnsi="Cambria Math"/>
                <w:sz w:val="24"/>
                <w:highlight w:val="yellow"/>
              </w:rPr>
              <m:t>50</m:t>
            </m:r>
          </m:sub>
        </m:sSub>
      </m:oMath>
      <w:r w:rsidRPr="008362EE">
        <w:rPr>
          <w:sz w:val="24"/>
          <w:highlight w:val="yellow"/>
        </w:rPr>
        <w:t>, assuming fixed retention probabilities and a discard mortality of 0.16, is estimated to be 81,270 lb, which was included in the max ABC calculation (Table</w:t>
      </w:r>
      <w:r w:rsidR="00A54083" w:rsidRPr="008362EE">
        <w:rPr>
          <w:sz w:val="24"/>
          <w:highlight w:val="yellow"/>
        </w:rPr>
        <w:t>s</w:t>
      </w:r>
      <w:r w:rsidRPr="008362EE">
        <w:rPr>
          <w:sz w:val="24"/>
          <w:highlight w:val="yellow"/>
        </w:rPr>
        <w:t xml:space="preserve"> </w:t>
      </w:r>
      <w:r w:rsidR="00C40DD3" w:rsidRPr="008362EE">
        <w:rPr>
          <w:sz w:val="24"/>
          <w:highlight w:val="yellow"/>
        </w:rPr>
        <w:t>1</w:t>
      </w:r>
      <w:r w:rsidR="00A54083" w:rsidRPr="008362EE">
        <w:rPr>
          <w:sz w:val="24"/>
          <w:highlight w:val="yellow"/>
        </w:rPr>
        <w:t xml:space="preserve"> and</w:t>
      </w:r>
      <w:r w:rsidRPr="008362EE">
        <w:rPr>
          <w:sz w:val="24"/>
          <w:highlight w:val="yellow"/>
        </w:rPr>
        <w:t xml:space="preserve"> 3).</w:t>
      </w:r>
    </w:p>
    <w:p w14:paraId="72BB3FEB" w14:textId="2F87047F" w:rsidR="008F2A7B" w:rsidRPr="008362EE" w:rsidRDefault="008F2A7B" w:rsidP="008F2A7B">
      <w:pPr>
        <w:pStyle w:val="BodyText"/>
        <w:rPr>
          <w:sz w:val="24"/>
          <w:highlight w:val="yellow"/>
        </w:rPr>
      </w:pPr>
      <w:r w:rsidRPr="008362EE">
        <w:rPr>
          <w:sz w:val="24"/>
          <w:highlight w:val="yellow"/>
        </w:rPr>
        <w:t xml:space="preserve">While there is uncertainty in the absolute estimate of sablefish biomass in the NSEI, the population appears to be increasing as the </w:t>
      </w:r>
      <w:r w:rsidR="000C0D50" w:rsidRPr="008362EE">
        <w:rPr>
          <w:sz w:val="24"/>
          <w:highlight w:val="yellow"/>
        </w:rPr>
        <w:t>2013–2020-year</w:t>
      </w:r>
      <w:r w:rsidRPr="008362EE">
        <w:rPr>
          <w:sz w:val="24"/>
          <w:highlight w:val="yellow"/>
        </w:rPr>
        <w:t xml:space="preserve"> classes continue to grow and mature. </w:t>
      </w:r>
      <w:r w:rsidR="00283147" w:rsidRPr="008362EE">
        <w:rPr>
          <w:sz w:val="24"/>
          <w:highlight w:val="yellow"/>
        </w:rPr>
        <w:t>I</w:t>
      </w:r>
      <w:r w:rsidRPr="008362EE">
        <w:rPr>
          <w:sz w:val="24"/>
          <w:highlight w:val="yellow"/>
        </w:rPr>
        <w:t>t is important to note</w:t>
      </w:r>
      <w:r w:rsidR="00283147" w:rsidRPr="008362EE">
        <w:rPr>
          <w:sz w:val="24"/>
          <w:highlight w:val="yellow"/>
        </w:rPr>
        <w:t>, however,</w:t>
      </w:r>
      <w:r w:rsidRPr="008362EE">
        <w:rPr>
          <w:sz w:val="24"/>
          <w:highlight w:val="yellow"/>
        </w:rPr>
        <w:t xml:space="preserve"> that the population remains below historical levels, and that there is a lack of older fish in the population. Older females likely contribute disproportionately to the spawning output in the population, and it remains desirable to maintain fishing pressure that allows the younger age classes to grow and mature.</w:t>
      </w:r>
    </w:p>
    <w:p w14:paraId="1A9B1D3C" w14:textId="77777777" w:rsidR="0004282A" w:rsidRPr="008362EE" w:rsidRDefault="0004282A" w:rsidP="0086328A">
      <w:pPr>
        <w:pStyle w:val="Heading2"/>
        <w:jc w:val="center"/>
        <w:rPr>
          <w:highlight w:val="yellow"/>
        </w:rPr>
      </w:pPr>
      <w:bookmarkStart w:id="96" w:name="_Toc204677385"/>
      <w:r w:rsidRPr="008362EE">
        <w:rPr>
          <w:highlight w:val="yellow"/>
        </w:rPr>
        <w:t>FUTURE WORK AND RECOMMENDATIONS</w:t>
      </w:r>
      <w:bookmarkEnd w:id="96"/>
    </w:p>
    <w:p w14:paraId="066BE285" w14:textId="2D9E52E5" w:rsidR="0094413B" w:rsidRPr="008362EE" w:rsidRDefault="008F2A7B" w:rsidP="0094413B">
      <w:pPr>
        <w:pStyle w:val="BodyText"/>
        <w:rPr>
          <w:sz w:val="24"/>
          <w:szCs w:val="28"/>
          <w:highlight w:val="yellow"/>
        </w:rPr>
      </w:pPr>
      <w:bookmarkStart w:id="97" w:name="_Toc79673331"/>
      <w:r w:rsidRPr="008362EE">
        <w:rPr>
          <w:sz w:val="24"/>
          <w:szCs w:val="28"/>
          <w:highlight w:val="yellow"/>
        </w:rPr>
        <w:t>Priorities to improve and further develop the SCAA:</w:t>
      </w:r>
    </w:p>
    <w:p w14:paraId="04BA78E9" w14:textId="69C45B85" w:rsidR="008F2A7B" w:rsidRPr="008362EE" w:rsidRDefault="008F2A7B" w:rsidP="00804582">
      <w:pPr>
        <w:pStyle w:val="FirstParagraph"/>
        <w:numPr>
          <w:ilvl w:val="0"/>
          <w:numId w:val="12"/>
        </w:numPr>
        <w:jc w:val="both"/>
        <w:rPr>
          <w:highlight w:val="yellow"/>
        </w:rPr>
      </w:pPr>
      <w:r w:rsidRPr="008362EE">
        <w:rPr>
          <w:highlight w:val="yellow"/>
        </w:rPr>
        <w:t xml:space="preserve">It is expected that participation in the pot fishery will continue to increase, as it has in the SSEI and the federal fishery where pots have been legal for several years. </w:t>
      </w:r>
      <w:r w:rsidR="00266FF9" w:rsidRPr="008362EE">
        <w:rPr>
          <w:highlight w:val="yellow"/>
        </w:rPr>
        <w:t xml:space="preserve">This fluctuation </w:t>
      </w:r>
      <w:r w:rsidRPr="008362EE">
        <w:rPr>
          <w:highlight w:val="yellow"/>
        </w:rPr>
        <w:t>will need to be monitored closely to see how catch rates and fish size vary between the longline and pot fisheries. This issue will involve significant model development and will be of primary concern as the fleet changes fishing practices.</w:t>
      </w:r>
    </w:p>
    <w:p w14:paraId="00BD23C4" w14:textId="77777777" w:rsidR="008F2A7B" w:rsidRPr="008362EE" w:rsidRDefault="008F2A7B" w:rsidP="00804582">
      <w:pPr>
        <w:pStyle w:val="ListParagraph"/>
        <w:numPr>
          <w:ilvl w:val="0"/>
          <w:numId w:val="12"/>
        </w:numPr>
        <w:spacing w:after="200"/>
        <w:rPr>
          <w:highlight w:val="yellow"/>
        </w:rPr>
      </w:pPr>
      <w:r w:rsidRPr="008362EE">
        <w:rPr>
          <w:highlight w:val="yellow"/>
        </w:rPr>
        <w:t>Develop methods to estimate fishery selectivity by examining the effects of the fixed retention curve and exploring other values, including attempting to estimate the parameters of the retention curve within the model. As in the 2023 and 2024 assessments, initial efforts to estimate fishery selectivity in the 2025 assessment have failed, and it is strongly suspected that this problem will persist without further evaluations of how retention probability is estimated and applied in the model. In addition to evaluating and exploring different methods of modeling retention, efforts to estimate fishery selectivity may also consider the use of priors on selectivity parameters and exploring time-varying selectivity, which could improve the fit of age and length data.</w:t>
      </w:r>
    </w:p>
    <w:p w14:paraId="7311D49E" w14:textId="534B687D" w:rsidR="008F2A7B" w:rsidRPr="008362EE" w:rsidRDefault="008F2A7B" w:rsidP="00804582">
      <w:pPr>
        <w:pStyle w:val="ListParagraph"/>
        <w:numPr>
          <w:ilvl w:val="0"/>
          <w:numId w:val="12"/>
        </w:numPr>
        <w:spacing w:after="0"/>
        <w:rPr>
          <w:highlight w:val="yellow"/>
        </w:rPr>
      </w:pPr>
      <w:r w:rsidRPr="008362EE">
        <w:rPr>
          <w:highlight w:val="yellow"/>
        </w:rPr>
        <w:t xml:space="preserve">Review the </w:t>
      </w:r>
      <w:r w:rsidR="00290253" w:rsidRPr="008362EE">
        <w:rPr>
          <w:highlight w:val="yellow"/>
        </w:rPr>
        <w:t>mark–</w:t>
      </w:r>
      <w:r w:rsidR="00266FF9" w:rsidRPr="008362EE">
        <w:rPr>
          <w:highlight w:val="yellow"/>
        </w:rPr>
        <w:t>recapture analysis</w:t>
      </w:r>
      <w:r w:rsidRPr="008362EE">
        <w:rPr>
          <w:highlight w:val="yellow"/>
        </w:rPr>
        <w:t xml:space="preserve"> for </w:t>
      </w:r>
      <w:r w:rsidR="00290253" w:rsidRPr="008362EE">
        <w:rPr>
          <w:highlight w:val="yellow"/>
        </w:rPr>
        <w:t>2</w:t>
      </w:r>
      <w:r w:rsidRPr="008362EE">
        <w:rPr>
          <w:highlight w:val="yellow"/>
        </w:rPr>
        <w:t xml:space="preserve"> primary reasons:</w:t>
      </w:r>
    </w:p>
    <w:p w14:paraId="0E169701" w14:textId="0EF4571C" w:rsidR="008F2A7B" w:rsidRPr="008362EE" w:rsidRDefault="008F2A7B" w:rsidP="00804582">
      <w:pPr>
        <w:numPr>
          <w:ilvl w:val="1"/>
          <w:numId w:val="10"/>
        </w:numPr>
        <w:spacing w:after="0"/>
        <w:rPr>
          <w:highlight w:val="yellow"/>
        </w:rPr>
      </w:pPr>
      <w:r w:rsidRPr="008362EE">
        <w:rPr>
          <w:highlight w:val="yellow"/>
        </w:rPr>
        <w:t>Determine if less</w:t>
      </w:r>
      <w:r w:rsidR="00FE77DB" w:rsidRPr="008362EE">
        <w:rPr>
          <w:highlight w:val="yellow"/>
        </w:rPr>
        <w:t>-</w:t>
      </w:r>
      <w:r w:rsidRPr="008362EE">
        <w:rPr>
          <w:highlight w:val="yellow"/>
        </w:rPr>
        <w:t>biased estimates of abundance can be produced by modeling size and geographic differences in capture probabilities; and,</w:t>
      </w:r>
    </w:p>
    <w:p w14:paraId="13ABCC12" w14:textId="77777777" w:rsidR="008F2A7B" w:rsidRPr="008362EE" w:rsidRDefault="008F2A7B" w:rsidP="00804582">
      <w:pPr>
        <w:numPr>
          <w:ilvl w:val="1"/>
          <w:numId w:val="10"/>
        </w:numPr>
        <w:spacing w:after="0"/>
        <w:rPr>
          <w:highlight w:val="yellow"/>
        </w:rPr>
      </w:pPr>
      <w:r w:rsidRPr="008362EE">
        <w:rPr>
          <w:highlight w:val="yellow"/>
        </w:rPr>
        <w:t>Determine the level of bias in the abundance estimates by comparing recapture rates between the longline survey and the fishery.</w:t>
      </w:r>
    </w:p>
    <w:p w14:paraId="40C085B0" w14:textId="77777777" w:rsidR="008F2A7B" w:rsidRPr="008362EE" w:rsidRDefault="008F2A7B" w:rsidP="00804582">
      <w:pPr>
        <w:pStyle w:val="ListParagraph"/>
        <w:numPr>
          <w:ilvl w:val="0"/>
          <w:numId w:val="12"/>
        </w:numPr>
        <w:spacing w:after="0"/>
        <w:rPr>
          <w:highlight w:val="yellow"/>
        </w:rPr>
      </w:pPr>
      <w:r w:rsidRPr="008362EE">
        <w:rPr>
          <w:highlight w:val="yellow"/>
        </w:rPr>
        <w:t>Continue to develop proper data weighting for the model by:</w:t>
      </w:r>
    </w:p>
    <w:p w14:paraId="34D57ECA" w14:textId="77777777" w:rsidR="008F2A7B" w:rsidRPr="008362EE" w:rsidRDefault="008F2A7B" w:rsidP="00804582">
      <w:pPr>
        <w:numPr>
          <w:ilvl w:val="1"/>
          <w:numId w:val="11"/>
        </w:numPr>
        <w:spacing w:after="0"/>
        <w:rPr>
          <w:highlight w:val="yellow"/>
        </w:rPr>
      </w:pPr>
      <w:r w:rsidRPr="008362EE">
        <w:rPr>
          <w:highlight w:val="yellow"/>
        </w:rPr>
        <w:t>Using estimated uncertainty in the indices and allowing the model to estimate extra uncertainty parameters; and,</w:t>
      </w:r>
    </w:p>
    <w:p w14:paraId="7D6DDAA7" w14:textId="77777777" w:rsidR="008F2A7B" w:rsidRPr="008362EE" w:rsidRDefault="008F2A7B" w:rsidP="00804582">
      <w:pPr>
        <w:numPr>
          <w:ilvl w:val="1"/>
          <w:numId w:val="11"/>
        </w:numPr>
        <w:spacing w:after="0"/>
        <w:rPr>
          <w:highlight w:val="yellow"/>
        </w:rPr>
      </w:pPr>
      <w:r w:rsidRPr="008362EE">
        <w:rPr>
          <w:highlight w:val="yellow"/>
        </w:rPr>
        <w:t>Continuing to develop the Dirichlet data weighting of the age and length composition data.</w:t>
      </w:r>
    </w:p>
    <w:p w14:paraId="7A6A3F9C" w14:textId="485BAB1D" w:rsidR="008F2A7B" w:rsidRPr="008362EE" w:rsidRDefault="008F2A7B" w:rsidP="00804582">
      <w:pPr>
        <w:pStyle w:val="ListParagraph"/>
        <w:numPr>
          <w:ilvl w:val="0"/>
          <w:numId w:val="12"/>
        </w:numPr>
        <w:spacing w:after="200"/>
        <w:rPr>
          <w:highlight w:val="yellow"/>
        </w:rPr>
      </w:pPr>
      <w:r w:rsidRPr="008362EE">
        <w:rPr>
          <w:highlight w:val="yellow"/>
        </w:rPr>
        <w:t>Determine why the model was unable to estimate survey selectivity in the current assessment, when survey selectivity was estimated in the 2024 assessment.</w:t>
      </w:r>
    </w:p>
    <w:p w14:paraId="5917491E" w14:textId="77777777" w:rsidR="008F2A7B" w:rsidRPr="008362EE" w:rsidRDefault="008F2A7B" w:rsidP="008F2A7B">
      <w:pPr>
        <w:pStyle w:val="ListParagraph"/>
        <w:rPr>
          <w:highlight w:val="yellow"/>
        </w:rPr>
      </w:pPr>
    </w:p>
    <w:p w14:paraId="6D5CF111" w14:textId="6010AA62" w:rsidR="008F2A7B" w:rsidRPr="008362EE" w:rsidRDefault="008F2A7B" w:rsidP="00804582">
      <w:pPr>
        <w:pStyle w:val="ListParagraph"/>
        <w:numPr>
          <w:ilvl w:val="0"/>
          <w:numId w:val="12"/>
        </w:numPr>
        <w:spacing w:after="200"/>
        <w:rPr>
          <w:highlight w:val="yellow"/>
        </w:rPr>
      </w:pPr>
      <w:r w:rsidRPr="008362EE">
        <w:rPr>
          <w:highlight w:val="yellow"/>
        </w:rPr>
        <w:t xml:space="preserve">Clearly define the criteria for determining model convergence. Some parameters included in the model are correlated, which could affect model convergence. </w:t>
      </w:r>
      <w:r w:rsidR="00EE7EB1" w:rsidRPr="008362EE">
        <w:rPr>
          <w:highlight w:val="yellow"/>
        </w:rPr>
        <w:t>Future</w:t>
      </w:r>
      <w:r w:rsidRPr="008362EE">
        <w:rPr>
          <w:highlight w:val="yellow"/>
        </w:rPr>
        <w:t xml:space="preserve"> work should assess parameter correlation and methods of evaluating convergence.</w:t>
      </w:r>
    </w:p>
    <w:p w14:paraId="4295CB2C" w14:textId="77777777" w:rsidR="00C64739" w:rsidRPr="008F2A7B" w:rsidRDefault="00C64739" w:rsidP="0041270B">
      <w:pPr>
        <w:pStyle w:val="Heading1"/>
      </w:pPr>
      <w:bookmarkStart w:id="98" w:name="_Toc204677386"/>
      <w:r w:rsidRPr="008F2A7B">
        <w:lastRenderedPageBreak/>
        <w:t>ACKNOWLEDGEMENTS</w:t>
      </w:r>
      <w:bookmarkEnd w:id="97"/>
      <w:bookmarkEnd w:id="98"/>
    </w:p>
    <w:p w14:paraId="1F57DB76" w14:textId="230319F5" w:rsidR="00FE77DB" w:rsidRPr="004636D3" w:rsidRDefault="00A025B1" w:rsidP="00BE2E11">
      <w:pPr>
        <w:shd w:val="clear" w:color="auto" w:fill="FFFFFF"/>
        <w:spacing w:after="150"/>
      </w:pPr>
      <w:r w:rsidRPr="008F2A7B">
        <w:t>Many thanks to ADF&amp;G Region I Groundfish Project staff who have collected NSEI sablefish data, maintained documentation, and worked to improve the conservation and management of this unique fishery. Additionally, we would like to thank the Age Determination Unit staff</w:t>
      </w:r>
      <w:r w:rsidR="002A2BF0" w:rsidRPr="008F2A7B">
        <w:t>,</w:t>
      </w:r>
      <w:r w:rsidRPr="008F2A7B">
        <w:t xml:space="preserve"> who provide age data in a timely manner for stock assessments. We are grateful to Region I analyst/programmers, Karl Wood and Justin Daily, who provide</w:t>
      </w:r>
      <w:r w:rsidR="00A6334B" w:rsidRPr="008F2A7B">
        <w:t>d</w:t>
      </w:r>
      <w:r w:rsidRPr="008F2A7B">
        <w:t xml:space="preserve"> database support and application development. </w:t>
      </w:r>
      <w:r w:rsidR="00A6334B" w:rsidRPr="008F2A7B">
        <w:t>We greatly appreciate the dedication and hard work of our survey vessels, crews, and scientific staff who continue to collect critical data</w:t>
      </w:r>
      <w:r w:rsidR="00C469D7" w:rsidRPr="008F2A7B">
        <w:t xml:space="preserve"> at sea</w:t>
      </w:r>
      <w:r w:rsidR="00A6334B" w:rsidRPr="008F2A7B">
        <w:t xml:space="preserve"> for this assessmen</w:t>
      </w:r>
      <w:r w:rsidR="00C469D7" w:rsidRPr="008F2A7B">
        <w:t>t</w:t>
      </w:r>
      <w:r w:rsidR="00A6334B" w:rsidRPr="008F2A7B">
        <w:t xml:space="preserve">. </w:t>
      </w:r>
      <w:r w:rsidRPr="008F2A7B">
        <w:t>Than</w:t>
      </w:r>
      <w:r w:rsidR="00DB4C25" w:rsidRPr="008F2A7B">
        <w:t>k</w:t>
      </w:r>
      <w:r w:rsidRPr="008F2A7B">
        <w:t>s to Jane Sullivan, the original author of this model, who continue</w:t>
      </w:r>
      <w:r w:rsidR="008362EE">
        <w:t>s</w:t>
      </w:r>
      <w:r w:rsidRPr="008F2A7B">
        <w:t xml:space="preserve"> to offer insight and advice in developing th</w:t>
      </w:r>
      <w:r w:rsidR="00FE77DB">
        <w:t>e</w:t>
      </w:r>
      <w:r w:rsidRPr="008F2A7B">
        <w:t xml:space="preserve"> assessment.</w:t>
      </w:r>
      <w:r w:rsidR="0094413B">
        <w:t xml:space="preserve"> </w:t>
      </w:r>
      <w:r w:rsidRPr="008F2A7B">
        <w:t xml:space="preserve">Finally, we are thankful to the NOAA scientists for their continued </w:t>
      </w:r>
      <w:r w:rsidR="00A6334B" w:rsidRPr="008F2A7B">
        <w:t>collaboration</w:t>
      </w:r>
      <w:r w:rsidRPr="008F2A7B">
        <w:t xml:space="preserve"> and sharing their sablefish knowledge.</w:t>
      </w:r>
    </w:p>
    <w:p w14:paraId="3C49B2CD" w14:textId="77777777" w:rsidR="00C64739" w:rsidRPr="004636D3" w:rsidRDefault="00C64739" w:rsidP="0041270B">
      <w:pPr>
        <w:pStyle w:val="Heading1"/>
      </w:pPr>
      <w:bookmarkStart w:id="99" w:name="_Toc79673332"/>
      <w:bookmarkStart w:id="100" w:name="_Toc204677387"/>
      <w:bookmarkStart w:id="101" w:name="_Hlk187671086"/>
      <w:r w:rsidRPr="004636D3">
        <w:t>REFERENCES CITED</w:t>
      </w:r>
      <w:bookmarkEnd w:id="99"/>
      <w:bookmarkEnd w:id="100"/>
    </w:p>
    <w:p w14:paraId="6A4C0F5A" w14:textId="08F390E5" w:rsidR="00906C79" w:rsidRPr="004636D3" w:rsidRDefault="00906C79" w:rsidP="009727EE">
      <w:pPr>
        <w:pStyle w:val="lit-cited0"/>
      </w:pPr>
      <w:bookmarkStart w:id="102" w:name="_Toc16159572"/>
      <w:bookmarkStart w:id="103" w:name="_Toc44415354"/>
      <w:bookmarkStart w:id="104" w:name="_Toc79673333"/>
      <w:bookmarkEnd w:id="101"/>
      <w:r w:rsidRPr="004636D3">
        <w:t>Beder, A., and J. Stahl. 2016. Northern Southeast Inside Commercial Sablefish Fishery and Survey Activities in Southeast Alaska, 2015. Alaska Department of Fish and Game, Fishery Management Report No. 15-27, Anchorage.</w:t>
      </w:r>
    </w:p>
    <w:p w14:paraId="02F5D800" w14:textId="5855D05E" w:rsidR="00906C79" w:rsidRPr="004636D3" w:rsidRDefault="00906C79" w:rsidP="009727EE">
      <w:pPr>
        <w:pStyle w:val="lit-cited0"/>
      </w:pPr>
      <w:r w:rsidRPr="004636D3">
        <w:t xml:space="preserve">Carlile, D. W., </w:t>
      </w:r>
      <w:r w:rsidR="00FE7E23" w:rsidRPr="004636D3">
        <w:t>B.</w:t>
      </w:r>
      <w:r w:rsidR="00FE7E23">
        <w:t xml:space="preserve"> </w:t>
      </w:r>
      <w:r w:rsidRPr="004636D3">
        <w:t xml:space="preserve">Richardson, </w:t>
      </w:r>
      <w:r w:rsidR="00FE7E23" w:rsidRPr="004636D3">
        <w:t xml:space="preserve">M. </w:t>
      </w:r>
      <w:r w:rsidRPr="004636D3">
        <w:t xml:space="preserve">Cartwright, and </w:t>
      </w:r>
      <w:r w:rsidR="00FE7E23" w:rsidRPr="004636D3">
        <w:t xml:space="preserve">V.M. </w:t>
      </w:r>
      <w:r w:rsidRPr="004636D3">
        <w:t>O’Connell</w:t>
      </w:r>
      <w:r w:rsidR="00FE7E23">
        <w:t xml:space="preserve">. </w:t>
      </w:r>
      <w:r w:rsidRPr="004636D3">
        <w:t xml:space="preserve">2002. Southeast Alaska sablefish stock assessment activities 1988–2001, Alaska Department of Fish and Game, </w:t>
      </w:r>
      <w:r w:rsidR="00FE7E23" w:rsidRPr="004636D3">
        <w:t>Division of Commercial Fisheries</w:t>
      </w:r>
      <w:r w:rsidR="00FE7E23">
        <w:t xml:space="preserve">, </w:t>
      </w:r>
      <w:r w:rsidR="00FE77DB">
        <w:t xml:space="preserve">Regional Information Report No. 1J02-02, </w:t>
      </w:r>
      <w:r w:rsidR="00FE7E23">
        <w:t>Douglas</w:t>
      </w:r>
      <w:r w:rsidRPr="004636D3">
        <w:t>.</w:t>
      </w:r>
    </w:p>
    <w:p w14:paraId="58C791A0" w14:textId="58F2E3C1" w:rsidR="001956F8" w:rsidRPr="004636D3" w:rsidRDefault="001956F8" w:rsidP="009727EE">
      <w:pPr>
        <w:pStyle w:val="lit-cited0"/>
      </w:pPr>
      <w:r w:rsidRPr="004636D3">
        <w:t>M L H Cheng, C</w:t>
      </w:r>
      <w:r w:rsidR="00FE7E23">
        <w:t>.</w:t>
      </w:r>
      <w:r w:rsidRPr="004636D3">
        <w:t xml:space="preserve"> J</w:t>
      </w:r>
      <w:r w:rsidR="00FE7E23">
        <w:t>.</w:t>
      </w:r>
      <w:r w:rsidRPr="004636D3">
        <w:t xml:space="preserve"> Rodgveller, J</w:t>
      </w:r>
      <w:r w:rsidR="00FE7E23">
        <w:t>.</w:t>
      </w:r>
      <w:r w:rsidRPr="004636D3">
        <w:t xml:space="preserve"> A</w:t>
      </w:r>
      <w:r w:rsidR="00FE7E23">
        <w:t>.</w:t>
      </w:r>
      <w:r w:rsidRPr="004636D3">
        <w:t xml:space="preserve"> Langan, C</w:t>
      </w:r>
      <w:r w:rsidR="00FE7E23">
        <w:t>.</w:t>
      </w:r>
      <w:r w:rsidRPr="004636D3">
        <w:t xml:space="preserve"> J</w:t>
      </w:r>
      <w:r w:rsidR="00FE7E23">
        <w:t>.</w:t>
      </w:r>
      <w:r w:rsidRPr="004636D3">
        <w:t xml:space="preserve"> Cunningham</w:t>
      </w:r>
      <w:r w:rsidR="009B2CCE" w:rsidRPr="004636D3">
        <w:t>. 2023.</w:t>
      </w:r>
      <w:r w:rsidRPr="004636D3">
        <w:t xml:space="preserve"> Standardizing fishery-dependent catch-rate information across gears and data collection programs for Alaska sablefish </w:t>
      </w:r>
      <w:r w:rsidRPr="004636D3">
        <w:rPr>
          <w:i/>
          <w:iCs/>
        </w:rPr>
        <w:t>Anoplopoma fimbria</w:t>
      </w:r>
      <w:r w:rsidRPr="004636D3">
        <w:t>, </w:t>
      </w:r>
      <w:r w:rsidRPr="00AE2167">
        <w:t>ICES Journal of Marine Science</w:t>
      </w:r>
      <w:r w:rsidR="009B2CCE" w:rsidRPr="004636D3">
        <w:t xml:space="preserve"> </w:t>
      </w:r>
      <w:r w:rsidRPr="004636D3">
        <w:t>80</w:t>
      </w:r>
      <w:r w:rsidR="009B2CCE" w:rsidRPr="004636D3">
        <w:t xml:space="preserve"> (</w:t>
      </w:r>
      <w:r w:rsidRPr="004636D3">
        <w:t>4</w:t>
      </w:r>
      <w:r w:rsidR="009B2CCE" w:rsidRPr="004636D3">
        <w:t xml:space="preserve">): </w:t>
      </w:r>
      <w:r w:rsidRPr="004636D3">
        <w:t>1028–1042</w:t>
      </w:r>
      <w:r w:rsidR="009B2CCE" w:rsidRPr="004636D3">
        <w:t>.</w:t>
      </w:r>
      <w:r w:rsidRPr="004636D3">
        <w:t> </w:t>
      </w:r>
    </w:p>
    <w:p w14:paraId="2C6C257C" w14:textId="33909B2C" w:rsidR="00906C79" w:rsidRPr="004636D3" w:rsidRDefault="00906C79" w:rsidP="009727EE">
      <w:pPr>
        <w:pStyle w:val="lit-cited0"/>
      </w:pPr>
      <w:r w:rsidRPr="004636D3">
        <w:t>Depaoli, S., J</w:t>
      </w:r>
      <w:r w:rsidR="00FE7E23">
        <w:t>.</w:t>
      </w:r>
      <w:r w:rsidRPr="004636D3">
        <w:t xml:space="preserve"> P. Clifton, and P</w:t>
      </w:r>
      <w:r w:rsidR="00FE7E23">
        <w:t>.</w:t>
      </w:r>
      <w:r w:rsidRPr="004636D3">
        <w:t xml:space="preserve"> R. Cobb. 2016. Just Another Gibbs Sampler (JAGS) Flexible Software for MCMC Implementation. Journal of Educational and Behavioral Statistics 4</w:t>
      </w:r>
      <w:r w:rsidR="009B2CCE" w:rsidRPr="004636D3">
        <w:t xml:space="preserve"> (</w:t>
      </w:r>
      <w:r w:rsidRPr="004636D3">
        <w:t>6</w:t>
      </w:r>
      <w:r w:rsidR="009B2CCE" w:rsidRPr="004636D3">
        <w:t>)</w:t>
      </w:r>
      <w:r w:rsidRPr="004636D3">
        <w:t>: 628</w:t>
      </w:r>
      <w:r w:rsidR="00682E5E" w:rsidRPr="004636D3">
        <w:t>–</w:t>
      </w:r>
      <w:r w:rsidRPr="004636D3">
        <w:t>649.</w:t>
      </w:r>
    </w:p>
    <w:p w14:paraId="4BE6C357" w14:textId="1F8DEC7F" w:rsidR="00906C79" w:rsidRPr="004636D3" w:rsidRDefault="00906C79" w:rsidP="009727EE">
      <w:pPr>
        <w:pStyle w:val="lit-cited0"/>
      </w:pPr>
      <w:r w:rsidRPr="004636D3">
        <w:t>Dressel, S.C. 2009. 2006 Northern Southeast Inside sablefish stock assessment and 2007 forecast and quota. Alaska Department of Fish and Game, Fishery Data Series No. 09-50, Anchorage</w:t>
      </w:r>
      <w:r w:rsidR="00BB08C5" w:rsidRPr="004636D3">
        <w:t>.</w:t>
      </w:r>
    </w:p>
    <w:p w14:paraId="6EE0C169" w14:textId="5DA03F3D" w:rsidR="00906C79" w:rsidRPr="004636D3" w:rsidRDefault="00906C79" w:rsidP="009727EE">
      <w:pPr>
        <w:pStyle w:val="lit-cited0"/>
      </w:pPr>
      <w:r w:rsidRPr="004636D3">
        <w:t xml:space="preserve">Echave, K. B., D. H. Hanselman, M. D. Adkison, M. F. Sigler. 2012. Inter-decadal changes in sablefish, </w:t>
      </w:r>
      <w:r w:rsidRPr="004636D3">
        <w:rPr>
          <w:i/>
          <w:iCs/>
        </w:rPr>
        <w:t>Anoplopoma fimbria</w:t>
      </w:r>
      <w:r w:rsidRPr="004636D3">
        <w:t>, growth in the northeast Pacific Ocean. Fish</w:t>
      </w:r>
      <w:r w:rsidR="009B2CCE" w:rsidRPr="004636D3">
        <w:t>eries</w:t>
      </w:r>
      <w:r w:rsidRPr="004636D3">
        <w:t xml:space="preserve"> Bull</w:t>
      </w:r>
      <w:r w:rsidR="009B2CCE" w:rsidRPr="004636D3">
        <w:t>etin</w:t>
      </w:r>
      <w:r w:rsidRPr="004636D3">
        <w:t xml:space="preserve"> 210:</w:t>
      </w:r>
      <w:r w:rsidR="00682E5E" w:rsidRPr="004636D3">
        <w:t xml:space="preserve"> </w:t>
      </w:r>
      <w:r w:rsidRPr="004636D3">
        <w:t>361</w:t>
      </w:r>
      <w:r w:rsidR="00682E5E" w:rsidRPr="004636D3">
        <w:t>–</w:t>
      </w:r>
      <w:r w:rsidRPr="004636D3">
        <w:t>374.</w:t>
      </w:r>
    </w:p>
    <w:p w14:paraId="3F68CD0F" w14:textId="5EF894A6" w:rsidR="00906C79" w:rsidRPr="004636D3" w:rsidRDefault="00906C79" w:rsidP="009727EE">
      <w:pPr>
        <w:pStyle w:val="lit-cited0"/>
      </w:pPr>
      <w:r w:rsidRPr="004636D3">
        <w:t xml:space="preserve">Fournier, D. and C. P. Archibald. 1982. A general theory for analyzing catch at age data. </w:t>
      </w:r>
      <w:bookmarkStart w:id="105" w:name="_Hlk187670602"/>
      <w:r w:rsidRPr="004636D3">
        <w:t>Can</w:t>
      </w:r>
      <w:r w:rsidR="009727EE" w:rsidRPr="004636D3">
        <w:t>adian</w:t>
      </w:r>
      <w:r w:rsidRPr="004636D3">
        <w:t xml:space="preserve"> J</w:t>
      </w:r>
      <w:r w:rsidR="009727EE" w:rsidRPr="004636D3">
        <w:t>ournal of</w:t>
      </w:r>
      <w:r w:rsidRPr="004636D3">
        <w:t xml:space="preserve"> Fish</w:t>
      </w:r>
      <w:r w:rsidR="009727EE" w:rsidRPr="004636D3">
        <w:t xml:space="preserve">eries and </w:t>
      </w:r>
      <w:r w:rsidRPr="004636D3">
        <w:t>Aq</w:t>
      </w:r>
      <w:r w:rsidR="009727EE" w:rsidRPr="004636D3">
        <w:t>uatic</w:t>
      </w:r>
      <w:r w:rsidRPr="004636D3">
        <w:t xml:space="preserve"> Sci</w:t>
      </w:r>
      <w:r w:rsidR="009727EE" w:rsidRPr="004636D3">
        <w:t>ences</w:t>
      </w:r>
      <w:r w:rsidRPr="004636D3">
        <w:t xml:space="preserve"> </w:t>
      </w:r>
      <w:bookmarkEnd w:id="105"/>
      <w:r w:rsidRPr="004636D3">
        <w:t>39: 1195</w:t>
      </w:r>
      <w:r w:rsidR="00682E5E" w:rsidRPr="004636D3">
        <w:t>–</w:t>
      </w:r>
      <w:r w:rsidRPr="004636D3">
        <w:t>1207.</w:t>
      </w:r>
    </w:p>
    <w:p w14:paraId="328F924A" w14:textId="67A6E50B" w:rsidR="00906C79" w:rsidRPr="004636D3" w:rsidRDefault="00906C79" w:rsidP="009727EE">
      <w:pPr>
        <w:pStyle w:val="lit-cited0"/>
      </w:pPr>
      <w:r w:rsidRPr="004636D3">
        <w:t>Fournier, D. A., H. J. Skaug, J. Ancheta, J. Ianelli, A. Magnusson, M.N. Maunder, A. Nielsen, and J. Sibert. 2012. AD Model Builder: using automatic differentiation for statistical inference of highly parameterized complex nonlinear models. Optim</w:t>
      </w:r>
      <w:r w:rsidR="00870B18" w:rsidRPr="004636D3">
        <w:t>al</w:t>
      </w:r>
      <w:r w:rsidRPr="004636D3">
        <w:t xml:space="preserve"> Methods Softw</w:t>
      </w:r>
      <w:r w:rsidR="00870B18" w:rsidRPr="004636D3">
        <w:t>are</w:t>
      </w:r>
      <w:r w:rsidRPr="004636D3">
        <w:t xml:space="preserve"> 27</w:t>
      </w:r>
      <w:r w:rsidR="00682E5E" w:rsidRPr="004636D3">
        <w:t>:</w:t>
      </w:r>
      <w:r w:rsidRPr="004636D3">
        <w:t xml:space="preserve"> 233</w:t>
      </w:r>
      <w:r w:rsidR="00682E5E" w:rsidRPr="004636D3">
        <w:t>–</w:t>
      </w:r>
      <w:r w:rsidRPr="004636D3">
        <w:t>249.</w:t>
      </w:r>
    </w:p>
    <w:p w14:paraId="1EC50AFA" w14:textId="38852A1E" w:rsidR="00906C79" w:rsidRPr="004636D3" w:rsidRDefault="00906C79" w:rsidP="009727EE">
      <w:pPr>
        <w:pStyle w:val="lit-cited0"/>
      </w:pPr>
      <w:r w:rsidRPr="004636D3">
        <w:t>Gilroy, H. L., and I. J. Stewart. 2013. Incidental mortality of halibut in the commercial halibut fishery (Wastage).</w:t>
      </w:r>
      <w:r w:rsidR="00650757" w:rsidRPr="004636D3">
        <w:t xml:space="preserve"> </w:t>
      </w:r>
      <w:r w:rsidR="00FE7E23" w:rsidRPr="00FE7E23">
        <w:t>[</w:t>
      </w:r>
      <w:r w:rsidR="00FE7E23" w:rsidRPr="00AE2167">
        <w:rPr>
          <w:i/>
          <w:iCs/>
        </w:rPr>
        <w:t>In</w:t>
      </w:r>
      <w:r w:rsidR="00FE7E23" w:rsidRPr="00FE7E23">
        <w:t>]</w:t>
      </w:r>
      <w:r w:rsidR="00FE7E23">
        <w:t xml:space="preserve"> </w:t>
      </w:r>
      <w:r w:rsidRPr="004636D3">
        <w:t>International Pacific Halibut Commission report of assessment and research activities</w:t>
      </w:r>
      <w:r w:rsidR="00FE7E23">
        <w:t>,</w:t>
      </w:r>
      <w:r w:rsidRPr="004636D3">
        <w:t xml:space="preserve"> 2012.</w:t>
      </w:r>
      <w:r w:rsidR="00FE7E23">
        <w:t xml:space="preserve"> </w:t>
      </w:r>
      <w:r w:rsidR="00FE7E23" w:rsidRPr="004636D3">
        <w:t xml:space="preserve">53–60. </w:t>
      </w:r>
    </w:p>
    <w:p w14:paraId="09A6831E" w14:textId="62CE6DC9" w:rsidR="00906C79" w:rsidRDefault="00906C79" w:rsidP="009727EE">
      <w:pPr>
        <w:pStyle w:val="lit-cited0"/>
      </w:pPr>
      <w:r w:rsidRPr="004636D3">
        <w:t>Green, K. M., A. P. Baldwin, and J. P. Stahl. 2015. Northern Southeast Inside (Chatham Strait) sablefish marking survey. Alaska Department of Fish and Game, Regional Operational Plan</w:t>
      </w:r>
      <w:r w:rsidR="00982141">
        <w:t xml:space="preserve"> No. </w:t>
      </w:r>
      <w:r w:rsidRPr="004636D3">
        <w:t xml:space="preserve"> ROP.CF.1J.2015.06</w:t>
      </w:r>
      <w:r w:rsidR="00BB08C5" w:rsidRPr="004636D3">
        <w:t>,</w:t>
      </w:r>
      <w:r w:rsidRPr="004636D3">
        <w:t xml:space="preserve"> Anchorage.</w:t>
      </w:r>
    </w:p>
    <w:p w14:paraId="302B2B2A" w14:textId="77777777" w:rsidR="00194A0F" w:rsidRPr="004636D3" w:rsidRDefault="00194A0F" w:rsidP="009727EE">
      <w:pPr>
        <w:pStyle w:val="lit-cited0"/>
      </w:pPr>
    </w:p>
    <w:p w14:paraId="5610793D" w14:textId="6CD8CEBD" w:rsidR="001D0FC6" w:rsidRDefault="001D0FC6" w:rsidP="00AE2167">
      <w:pPr>
        <w:pStyle w:val="RefCitedtitlecont"/>
      </w:pPr>
      <w:bookmarkStart w:id="106" w:name="_Hlk204334933"/>
      <w:r>
        <w:t>REFERENCES CITED (Continued)</w:t>
      </w:r>
    </w:p>
    <w:bookmarkEnd w:id="106"/>
    <w:p w14:paraId="5400BB83" w14:textId="46FC3F2D" w:rsidR="00906C79" w:rsidRDefault="00906C79" w:rsidP="009727EE">
      <w:pPr>
        <w:pStyle w:val="lit-cited0"/>
      </w:pPr>
      <w:r w:rsidRPr="004636D3">
        <w:t>Goethel, D. R., C. J. Rodgveller, K. B. Echave, S. K. Shotwell, K. A. Siwicke, D. Hanselman, P. W. Malecha, M. Cheng, M. Williams, K. Omori, and C. R. Lunsford. 2022. Chapter 3: Assessment of the sablefish stock in Alaska. Stock assessment and fishery evaluation report for the groundfish resources of the GOA and BS/AI as projected for 2023. North Pacific Fishery Management Council, Anchorage</w:t>
      </w:r>
      <w:r w:rsidR="00BB08C5" w:rsidRPr="004636D3">
        <w:t>.</w:t>
      </w:r>
    </w:p>
    <w:p w14:paraId="74FEA669" w14:textId="67AD944B" w:rsidR="008C33B8" w:rsidRPr="004636D3" w:rsidRDefault="008C33B8" w:rsidP="009727EE">
      <w:pPr>
        <w:pStyle w:val="lit-cited0"/>
      </w:pPr>
      <w:r w:rsidRPr="008C33B8">
        <w:t xml:space="preserve">Goethel, D.R. and </w:t>
      </w:r>
      <w:r>
        <w:t xml:space="preserve">M.L.H. </w:t>
      </w:r>
      <w:r w:rsidRPr="008C33B8">
        <w:t>Cheng</w:t>
      </w:r>
      <w:r>
        <w:t>.</w:t>
      </w:r>
      <w:r w:rsidRPr="008C33B8">
        <w:t xml:space="preserve"> 2024. Assessment of the sablefish stock in Alaska. North Pacific Fishery Management Council, Anchorage.</w:t>
      </w:r>
    </w:p>
    <w:p w14:paraId="3B267179" w14:textId="3F831E3A" w:rsidR="00906C79" w:rsidRPr="004636D3" w:rsidRDefault="00906C79" w:rsidP="009727EE">
      <w:pPr>
        <w:pStyle w:val="lit-cited0"/>
      </w:pPr>
      <w:r w:rsidRPr="004636D3">
        <w:lastRenderedPageBreak/>
        <w:t>Hanselman, D. H., C. J. Rodgveller, K. H. Fenske, S. K. Shotwell, K. B. Echave, P. W. Malecha, and C. R. Lunsford. 2018. Chapter 3: Assessment of the sablefish stock in Alaska. Stock assessment and fishery evaluation report for the groundfish resources of the GOA and BSAI as projected for 2019. North Pacific Fishery Management Council, Anchorage.</w:t>
      </w:r>
    </w:p>
    <w:p w14:paraId="4CDC037A" w14:textId="2351D124" w:rsidR="00906C79" w:rsidRPr="004636D3" w:rsidRDefault="00906C79" w:rsidP="009727EE">
      <w:pPr>
        <w:pStyle w:val="lit-cited0"/>
      </w:pPr>
      <w:r w:rsidRPr="004636D3">
        <w:t>Hanselman, D. H., W. Clark, and M. Sigler. 2013. Report of the groundfish plan team retrospective investigations group, Part II: The compilation. September 2013 plan team draft, retrospective investigations. North Pacific Fishery Management Council</w:t>
      </w:r>
      <w:r w:rsidR="00090E55">
        <w:t xml:space="preserve">, Anchorage. </w:t>
      </w:r>
    </w:p>
    <w:p w14:paraId="2F7E34F7" w14:textId="091EE175" w:rsidR="00906C79" w:rsidRDefault="00906C79" w:rsidP="009727EE">
      <w:pPr>
        <w:pStyle w:val="lit-cited0"/>
      </w:pPr>
      <w:r w:rsidRPr="004636D3">
        <w:t>Heifetz, J., D. Anderl, N.</w:t>
      </w:r>
      <w:r w:rsidR="005D5662" w:rsidRPr="004636D3">
        <w:t xml:space="preserve"> </w:t>
      </w:r>
      <w:r w:rsidRPr="004636D3">
        <w:t>E. Maloney, and T.</w:t>
      </w:r>
      <w:r w:rsidR="005D5662" w:rsidRPr="004636D3">
        <w:t xml:space="preserve"> </w:t>
      </w:r>
      <w:r w:rsidRPr="004636D3">
        <w:t xml:space="preserve">L. Rutecki. 1999. Age validation and analysis of ageing error from marked and recaptured sablefish </w:t>
      </w:r>
      <w:r w:rsidRPr="004636D3">
        <w:rPr>
          <w:i/>
          <w:iCs/>
        </w:rPr>
        <w:t>Anoplopoma fimbria</w:t>
      </w:r>
      <w:r w:rsidRPr="004636D3">
        <w:t>. Fish</w:t>
      </w:r>
      <w:r w:rsidR="009B2CCE" w:rsidRPr="004636D3">
        <w:t>er</w:t>
      </w:r>
      <w:r w:rsidR="00A0732A">
        <w:t>ies Research</w:t>
      </w:r>
      <w:r w:rsidRPr="004636D3">
        <w:t xml:space="preserve"> Bull</w:t>
      </w:r>
      <w:r w:rsidR="009B2CCE" w:rsidRPr="004636D3">
        <w:t>etin</w:t>
      </w:r>
      <w:r w:rsidRPr="004636D3">
        <w:t xml:space="preserve"> 97: 256-263.</w:t>
      </w:r>
    </w:p>
    <w:p w14:paraId="46335CA0" w14:textId="02EFC60E" w:rsidR="00AF3A10" w:rsidRPr="004636D3" w:rsidRDefault="00AF3A10" w:rsidP="009727EE">
      <w:pPr>
        <w:pStyle w:val="lit-cited0"/>
      </w:pPr>
      <w:r w:rsidRPr="00AF3A10">
        <w:t xml:space="preserve">Hurtado-Ferro, F., Szuwalski, C. S., Valero, J. L., Anderson, S. C., Cunningham, C. J., Johnson, K. F., </w:t>
      </w:r>
      <w:r w:rsidR="000D6B12">
        <w:t xml:space="preserve">Licandeo, R., McGilliard, C. R., Monnahan, C. C., </w:t>
      </w:r>
      <w:r w:rsidR="009103A8">
        <w:t>Muradian, M. L., Ono, K., Vert-Pre, K. A., Whitten, A. R., and</w:t>
      </w:r>
      <w:r w:rsidRPr="00AF3A10">
        <w:t xml:space="preserve"> Punt, A. E. 2015. Looking in the rear-view mirror: bias and retrospective patterns in integrated, age-structured stock assessment </w:t>
      </w:r>
      <w:r w:rsidRPr="00747473">
        <w:t>models. </w:t>
      </w:r>
      <w:r w:rsidRPr="00D341A8">
        <w:t>ICES Journal of Marine Science</w:t>
      </w:r>
      <w:r w:rsidR="00747473">
        <w:t xml:space="preserve"> </w:t>
      </w:r>
      <w:r w:rsidRPr="00D341A8">
        <w:t>72</w:t>
      </w:r>
      <w:r w:rsidRPr="00747473">
        <w:t>(</w:t>
      </w:r>
      <w:r w:rsidRPr="00AF3A10">
        <w:t>1)</w:t>
      </w:r>
      <w:r w:rsidR="00747473">
        <w:t xml:space="preserve">: </w:t>
      </w:r>
      <w:r w:rsidRPr="00AF3A10">
        <w:t>99-110.</w:t>
      </w:r>
    </w:p>
    <w:p w14:paraId="3687B1EE" w14:textId="00BC01AD" w:rsidR="005809F5" w:rsidRPr="004636D3" w:rsidRDefault="00906C79" w:rsidP="00D341A8">
      <w:pPr>
        <w:pStyle w:val="lit-cited0"/>
      </w:pPr>
      <w:r w:rsidRPr="004636D3">
        <w:t>Johnson, S. L., and T. J. Quinn II. 1988. Catch-Age Analysis with Auxiliary Information of sablefish in the Gulf of Alaska. Contract report to National Marine Fisheries Service</w:t>
      </w:r>
      <w:r w:rsidR="00A0732A">
        <w:t>.</w:t>
      </w:r>
      <w:r w:rsidRPr="004636D3">
        <w:t> Center for Fisheries and Ocean Sciences, University of Alaska, Juneau.</w:t>
      </w:r>
      <w:r w:rsidR="00D341A8" w:rsidRPr="004636D3">
        <w:t xml:space="preserve"> </w:t>
      </w:r>
    </w:p>
    <w:p w14:paraId="3065D60C" w14:textId="6C468B86" w:rsidR="00906C79" w:rsidRPr="004636D3" w:rsidRDefault="00906C79" w:rsidP="009727EE">
      <w:pPr>
        <w:pStyle w:val="lit-cited0"/>
      </w:pPr>
      <w:r w:rsidRPr="004636D3">
        <w:t xml:space="preserve">Kimura, D. K. 1990. Approaches to age-structured separable sequential population analysis. </w:t>
      </w:r>
      <w:r w:rsidR="005D5662" w:rsidRPr="004636D3">
        <w:t xml:space="preserve">Canadian Journal of Fisheries and Aquatic Sciences </w:t>
      </w:r>
      <w:r w:rsidRPr="004636D3">
        <w:t>47: 2364</w:t>
      </w:r>
      <w:r w:rsidR="009B2CCE" w:rsidRPr="004636D3">
        <w:t>–</w:t>
      </w:r>
      <w:r w:rsidRPr="004636D3">
        <w:t>2374.</w:t>
      </w:r>
    </w:p>
    <w:p w14:paraId="07B41A1A" w14:textId="540305CD" w:rsidR="00650757" w:rsidRPr="004636D3" w:rsidRDefault="00906C79" w:rsidP="009727EE">
      <w:pPr>
        <w:pStyle w:val="lit-cited0"/>
      </w:pPr>
      <w:r w:rsidRPr="004636D3">
        <w:t>Kristensen, K., A. Nielsen, C. W. Berg, H. Skaug, B. M. Bell. 2016. TMB: Automatic Differentiation and Laplace Approximation. Journal of Statistical Software, 70(5)</w:t>
      </w:r>
      <w:r w:rsidR="009B2CCE" w:rsidRPr="004636D3">
        <w:t>:</w:t>
      </w:r>
      <w:r w:rsidRPr="004636D3">
        <w:t xml:space="preserve"> 1</w:t>
      </w:r>
      <w:r w:rsidR="009B2CCE" w:rsidRPr="004636D3">
        <w:t>–</w:t>
      </w:r>
      <w:r w:rsidRPr="004636D3">
        <w:t>21.</w:t>
      </w:r>
    </w:p>
    <w:p w14:paraId="73B05933" w14:textId="4798F7DA" w:rsidR="00906C79" w:rsidRPr="004636D3" w:rsidRDefault="00906C79" w:rsidP="009727EE">
      <w:pPr>
        <w:pStyle w:val="lit-cited0"/>
      </w:pPr>
      <w:r w:rsidRPr="004636D3">
        <w:rPr>
          <w:rFonts w:eastAsia="Calibri"/>
        </w:rPr>
        <w:t>Lynch, P. D., R. D. Methot, and J. S. Link, editors. 2018. Implementing a next generation stock assessment enterprise, an update to the NOAA fisheries stock assessment improvement plan. Prepared by the Office of Science and Technology, N</w:t>
      </w:r>
      <w:r w:rsidR="00A0732A">
        <w:rPr>
          <w:rFonts w:eastAsia="Calibri"/>
        </w:rPr>
        <w:t>ational Marine Fisheries Service</w:t>
      </w:r>
      <w:r w:rsidRPr="004636D3">
        <w:rPr>
          <w:rFonts w:eastAsia="Calibri"/>
        </w:rPr>
        <w:t>. NOAA Technical Memorandum NMFS-F/SPO-183.</w:t>
      </w:r>
    </w:p>
    <w:p w14:paraId="6D00B126" w14:textId="3132EDEC" w:rsidR="00906C79" w:rsidRPr="004636D3" w:rsidRDefault="00906C79" w:rsidP="009727EE">
      <w:pPr>
        <w:pStyle w:val="lit-cited0"/>
      </w:pPr>
      <w:r w:rsidRPr="004636D3">
        <w:t xml:space="preserve">McAllister, M. K., Ianelli, J. N., 1997. Bayesian stock assessment using catch-age data and the sampling: importance resampling algorithm. </w:t>
      </w:r>
      <w:r w:rsidR="005D5662" w:rsidRPr="004636D3">
        <w:t xml:space="preserve">Canadian Journal of Fisheries and Aquatic Sciences </w:t>
      </w:r>
      <w:r w:rsidRPr="004636D3">
        <w:t>54</w:t>
      </w:r>
      <w:r w:rsidR="005D5662" w:rsidRPr="004636D3">
        <w:t xml:space="preserve">: </w:t>
      </w:r>
      <w:r w:rsidRPr="004636D3">
        <w:t>284–300.</w:t>
      </w:r>
    </w:p>
    <w:p w14:paraId="17D2AE3E" w14:textId="6B9960FD" w:rsidR="005D5662" w:rsidRDefault="00906C79" w:rsidP="005D5662">
      <w:pPr>
        <w:pStyle w:val="lit-cited0"/>
      </w:pPr>
      <w:r w:rsidRPr="004636D3">
        <w:t>Mohn, R. 1999. The retrospective problem in sequential population analysis: An investigation using cod fishery and</w:t>
      </w:r>
      <w:r w:rsidR="00650757" w:rsidRPr="004636D3">
        <w:t xml:space="preserve"> </w:t>
      </w:r>
      <w:r w:rsidRPr="004636D3">
        <w:t>simulated data. ICES Journal of Marine Science 56:</w:t>
      </w:r>
      <w:r w:rsidR="005D5662" w:rsidRPr="004636D3">
        <w:t xml:space="preserve"> </w:t>
      </w:r>
      <w:r w:rsidRPr="004636D3">
        <w:t>473–488.</w:t>
      </w:r>
    </w:p>
    <w:p w14:paraId="04B524F8" w14:textId="4F9C5FF8" w:rsidR="00906C79" w:rsidRPr="004636D3" w:rsidRDefault="00906C79" w:rsidP="009727EE">
      <w:pPr>
        <w:pStyle w:val="lit-cited0"/>
      </w:pPr>
      <w:r w:rsidRPr="004636D3">
        <w:t>Mueter, F. 2010. Evaluation of stock assessment and modeling options to assess sablefish population levels and status in the Northern Southeast Inside (NSEI) management area. Alaska Department of Fish and Game, Special Publication No. 10-01, Anchorage.</w:t>
      </w:r>
    </w:p>
    <w:p w14:paraId="3457F4B8" w14:textId="77777777" w:rsidR="00906C79" w:rsidRDefault="00906C79" w:rsidP="009727EE">
      <w:pPr>
        <w:pStyle w:val="lit-cited0"/>
      </w:pPr>
      <w:r w:rsidRPr="004636D3">
        <w:t>Olson, A., J. Stahl, M. Vaughn, K. Carroll, and A. Baldwin. 2017. Annual management report for the Southeast Alaska and Yakutat groundfish fisheries, 2017. Alaska Department of Fish and Game, Fishery Management Report No. 17-54, Anchorage.</w:t>
      </w:r>
    </w:p>
    <w:p w14:paraId="2D53FA48" w14:textId="1A352D24" w:rsidR="00906C79" w:rsidRPr="004636D3" w:rsidRDefault="00906C79" w:rsidP="009727EE">
      <w:pPr>
        <w:pStyle w:val="lit-cited0"/>
      </w:pPr>
      <w:r w:rsidRPr="004636D3">
        <w:t>Romberg, W. J., K.S. Sundet, and I. Rafferty. 2017. Alaska Statewide Sport Fish Harvest Survey, 2017. Alaska Department of Fish and Game, Division of Sport Fish, Regional Operational Plan</w:t>
      </w:r>
      <w:r w:rsidR="00C959F2">
        <w:t xml:space="preserve"> No.</w:t>
      </w:r>
      <w:r w:rsidRPr="004636D3">
        <w:t xml:space="preserve"> ROP.SF.4A.2017.06, Anchorage.</w:t>
      </w:r>
    </w:p>
    <w:p w14:paraId="09B561EB" w14:textId="530692E1" w:rsidR="001D0FC6" w:rsidRDefault="00906C79" w:rsidP="009727EE">
      <w:pPr>
        <w:pStyle w:val="lit-cited0"/>
      </w:pPr>
      <w:r w:rsidRPr="004636D3">
        <w:t xml:space="preserve">Sigler, M. F. 1993. Stock assessment and management of sablefish </w:t>
      </w:r>
      <w:r w:rsidRPr="009E65A9">
        <w:rPr>
          <w:i/>
          <w:iCs/>
        </w:rPr>
        <w:t>Anoplopoma fimbria</w:t>
      </w:r>
      <w:r w:rsidRPr="004636D3">
        <w:t xml:space="preserve"> in the Gulf of Alaska. PhD Dissertation. University of Washington. 188 pp.</w:t>
      </w:r>
    </w:p>
    <w:p w14:paraId="3E3DAD1C" w14:textId="77777777" w:rsidR="001D0FC6" w:rsidRDefault="001D0FC6">
      <w:pPr>
        <w:spacing w:after="0"/>
        <w:jc w:val="left"/>
        <w:rPr>
          <w:sz w:val="20"/>
          <w:szCs w:val="20"/>
        </w:rPr>
      </w:pPr>
      <w:r>
        <w:br w:type="page"/>
      </w:r>
    </w:p>
    <w:p w14:paraId="3577B9FE" w14:textId="73465AED" w:rsidR="001D0FC6" w:rsidRDefault="001D0FC6" w:rsidP="00AE2167">
      <w:pPr>
        <w:pStyle w:val="RefCitedtitlecont"/>
      </w:pPr>
      <w:r>
        <w:lastRenderedPageBreak/>
        <w:t>REFERENCES CITED (Continued)</w:t>
      </w:r>
    </w:p>
    <w:p w14:paraId="0E7A2BF9" w14:textId="07968BA4" w:rsidR="00906C79" w:rsidRPr="004636D3" w:rsidRDefault="00906C79" w:rsidP="009727EE">
      <w:pPr>
        <w:pStyle w:val="lit-cited0"/>
      </w:pPr>
      <w:r w:rsidRPr="004636D3">
        <w:t xml:space="preserve">Sigler, M. F., 1999. Estimation of sablefish, </w:t>
      </w:r>
      <w:r w:rsidRPr="009F5B72">
        <w:rPr>
          <w:i/>
          <w:iCs/>
        </w:rPr>
        <w:t>Anoplopoma fimbria</w:t>
      </w:r>
      <w:r w:rsidRPr="004636D3">
        <w:t>, abundance off Alaska with an age-structured population model. Fisher</w:t>
      </w:r>
      <w:r w:rsidR="009B2CCE" w:rsidRPr="004636D3">
        <w:t>ies</w:t>
      </w:r>
      <w:r w:rsidRPr="004636D3">
        <w:t xml:space="preserve"> </w:t>
      </w:r>
      <w:r w:rsidR="00804582">
        <w:t xml:space="preserve">Research </w:t>
      </w:r>
      <w:r w:rsidRPr="004636D3">
        <w:t>Bulletin 97: 591-603.</w:t>
      </w:r>
    </w:p>
    <w:p w14:paraId="7FF59A63" w14:textId="05BBCDBB" w:rsidR="00906C79" w:rsidRPr="004636D3" w:rsidRDefault="00906C79" w:rsidP="009727EE">
      <w:pPr>
        <w:pStyle w:val="lit-cited0"/>
      </w:pPr>
      <w:r w:rsidRPr="004636D3">
        <w:t xml:space="preserve">Stachura, M.M., C.R. Lundsford, C.R. Rodgveller, and J. Heifitz. 2012. Estimation of discard mortality of sablefish </w:t>
      </w:r>
      <w:r w:rsidRPr="004636D3">
        <w:rPr>
          <w:i/>
          <w:iCs/>
        </w:rPr>
        <w:t>Anoplopoma fimbria</w:t>
      </w:r>
      <w:r w:rsidRPr="004636D3">
        <w:t xml:space="preserve"> in Alaska longline fisheries. Fish</w:t>
      </w:r>
      <w:r w:rsidR="009B2CCE" w:rsidRPr="004636D3">
        <w:t>eries</w:t>
      </w:r>
      <w:r w:rsidRPr="004636D3">
        <w:t xml:space="preserve"> Bull</w:t>
      </w:r>
      <w:r w:rsidR="009B2CCE" w:rsidRPr="004636D3">
        <w:t>etin</w:t>
      </w:r>
      <w:r w:rsidRPr="004636D3">
        <w:t xml:space="preserve"> 110:</w:t>
      </w:r>
      <w:r w:rsidR="009B2CCE" w:rsidRPr="004636D3">
        <w:t xml:space="preserve"> </w:t>
      </w:r>
      <w:r w:rsidRPr="004636D3">
        <w:t xml:space="preserve">271. </w:t>
      </w:r>
    </w:p>
    <w:p w14:paraId="4EBB4BCF" w14:textId="77777777" w:rsidR="008F2A7B" w:rsidRDefault="00906C79" w:rsidP="008F2A7B">
      <w:pPr>
        <w:pStyle w:val="lit-cited0"/>
      </w:pPr>
      <w:r w:rsidRPr="004636D3">
        <w:t>Stahl, J. and D. Holum. 2010. 2009 NSEI (Northern Southeast Inside Subdistrict) sablefish mark-tag survey. Alaska Department of Fish and Game, Fishery Data Series No. 10-30, Anchorage.</w:t>
      </w:r>
    </w:p>
    <w:p w14:paraId="46F1C5FE" w14:textId="00C2DD95" w:rsidR="00906C79" w:rsidRPr="004636D3" w:rsidRDefault="00906C79" w:rsidP="008F2A7B">
      <w:pPr>
        <w:pStyle w:val="lit-cited0"/>
      </w:pPr>
      <w:r w:rsidRPr="004636D3">
        <w:t xml:space="preserve">Sullivan, J., R. Ehresmann, and B. Williams. 2020. Northern Southeast Inside Subdistrict Sablefish Management Plan and Stock Assessment for 2020, Department of Fish and Game, Division of Commercial Fisheries, Regional Information Report </w:t>
      </w:r>
      <w:r w:rsidR="00C959F2">
        <w:t xml:space="preserve">No. </w:t>
      </w:r>
      <w:r w:rsidRPr="004636D3">
        <w:t>5J20-05, Juneau.</w:t>
      </w:r>
    </w:p>
    <w:p w14:paraId="4D15989D" w14:textId="2DD2937D" w:rsidR="00650757" w:rsidRDefault="00906C79" w:rsidP="009727EE">
      <w:pPr>
        <w:pStyle w:val="lit-cited0"/>
      </w:pPr>
      <w:r w:rsidRPr="004636D3">
        <w:t>Sullivan, J., A. Olson and B. Williams.  2019</w:t>
      </w:r>
      <w:r w:rsidR="00804582" w:rsidRPr="004636D3">
        <w:t>. 2018</w:t>
      </w:r>
      <w:r w:rsidRPr="004636D3">
        <w:t xml:space="preserve"> Northern Southeast Inside Subdistrict Sablefish Fishery Stock Assessment and 2019 Management Plan, Alaska Department of Fish and Game, Regional Information Report </w:t>
      </w:r>
      <w:r w:rsidR="00C959F2">
        <w:t xml:space="preserve">No. </w:t>
      </w:r>
      <w:r w:rsidRPr="004636D3">
        <w:t xml:space="preserve">5J19-03, Juneau.  </w:t>
      </w:r>
    </w:p>
    <w:p w14:paraId="5DEB8C4E" w14:textId="0B450CCC" w:rsidR="001C4761" w:rsidRPr="004636D3" w:rsidRDefault="001C4761" w:rsidP="009727EE">
      <w:pPr>
        <w:pStyle w:val="lit-cited0"/>
      </w:pPr>
      <w:r w:rsidRPr="001C4761">
        <w:t xml:space="preserve">Thorson, J. T., Johnson, K. F., Methot, R. D., </w:t>
      </w:r>
      <w:r>
        <w:t>and</w:t>
      </w:r>
      <w:r w:rsidRPr="001C4761">
        <w:t xml:space="preserve"> Taylor, I. G. 2017. Model-based estimates of effective sample size in stock assessment models using the Dirichlet-multinomial distribution. </w:t>
      </w:r>
      <w:r w:rsidRPr="00D341A8">
        <w:t>Fisheries Research</w:t>
      </w:r>
      <w:r w:rsidR="00804582">
        <w:t xml:space="preserve"> Bulletin</w:t>
      </w:r>
      <w:r w:rsidRPr="001C4761">
        <w:t>, </w:t>
      </w:r>
      <w:r w:rsidRPr="00D341A8">
        <w:t>192</w:t>
      </w:r>
      <w:r>
        <w:t>:</w:t>
      </w:r>
      <w:r w:rsidRPr="001C4761">
        <w:t xml:space="preserve"> 84-93.</w:t>
      </w:r>
    </w:p>
    <w:p w14:paraId="33DC1A14" w14:textId="5CBE6344" w:rsidR="00351BC9" w:rsidRPr="00351BC9" w:rsidRDefault="00351BC9" w:rsidP="009727EE">
      <w:pPr>
        <w:pStyle w:val="lit-cited0"/>
      </w:pPr>
      <w:r w:rsidRPr="00351BC9">
        <w:t>Wood</w:t>
      </w:r>
      <w:r>
        <w:t>,</w:t>
      </w:r>
      <w:r w:rsidRPr="00351BC9">
        <w:t xml:space="preserve"> S</w:t>
      </w:r>
      <w:r>
        <w:t>.</w:t>
      </w:r>
      <w:r w:rsidR="00186992">
        <w:t xml:space="preserve"> </w:t>
      </w:r>
      <w:r w:rsidRPr="00351BC9">
        <w:t>N</w:t>
      </w:r>
      <w:r>
        <w:t>.</w:t>
      </w:r>
      <w:r w:rsidRPr="00351BC9">
        <w:t xml:space="preserve"> 2011. Fast stable restricted maximum likelihood and marginal likelihood estimation of semiparametric generalized linear models.</w:t>
      </w:r>
      <w:r>
        <w:t xml:space="preserve"> </w:t>
      </w:r>
      <w:r w:rsidRPr="00D341A8">
        <w:t>Journal of the Royal Statistical Society (B)</w:t>
      </w:r>
      <w:r w:rsidRPr="00351BC9">
        <w:t> </w:t>
      </w:r>
      <w:r w:rsidRPr="00D341A8">
        <w:t>73</w:t>
      </w:r>
      <w:r w:rsidRPr="00351BC9">
        <w:t>(1)</w:t>
      </w:r>
      <w:r>
        <w:t>:</w:t>
      </w:r>
      <w:r w:rsidRPr="00351BC9">
        <w:t xml:space="preserve"> 3</w:t>
      </w:r>
      <w:r>
        <w:t>-</w:t>
      </w:r>
      <w:r w:rsidRPr="00351BC9">
        <w:t>36.</w:t>
      </w:r>
    </w:p>
    <w:p w14:paraId="65B88FC7" w14:textId="77E9EA6B" w:rsidR="00906C79" w:rsidRDefault="00906C79" w:rsidP="009727EE">
      <w:pPr>
        <w:pStyle w:val="lit-cited0"/>
      </w:pPr>
      <w:r w:rsidRPr="004636D3">
        <w:t>Zheng, J., and M. S. M. Siddeek. 2018. Bristol Bay red king crab stock assessment in fall 2018. Pages 1–140</w:t>
      </w:r>
      <w:r w:rsidR="005D5662" w:rsidRPr="004636D3">
        <w:t>.</w:t>
      </w:r>
      <w:r w:rsidR="00650757" w:rsidRPr="004636D3">
        <w:t xml:space="preserve"> </w:t>
      </w:r>
      <w:r w:rsidRPr="004636D3">
        <w:t>Stock assessment and fishery evaluation report for the King and Tanner crab fisheries of the Bering Sea and</w:t>
      </w:r>
      <w:r w:rsidR="00BB08C5" w:rsidRPr="004636D3">
        <w:t xml:space="preserve"> </w:t>
      </w:r>
      <w:r w:rsidRPr="004636D3">
        <w:t>Aleutian Islands regions. North Pacific Fishery Management Council, Anchorage.</w:t>
      </w:r>
    </w:p>
    <w:p w14:paraId="35752D09" w14:textId="04E208C8" w:rsidR="001D0FC6" w:rsidRDefault="001D0FC6">
      <w:pPr>
        <w:spacing w:after="0"/>
        <w:jc w:val="left"/>
        <w:rPr>
          <w:sz w:val="20"/>
          <w:szCs w:val="20"/>
        </w:rPr>
      </w:pPr>
      <w:r>
        <w:br w:type="page"/>
      </w:r>
    </w:p>
    <w:p w14:paraId="09BBC7F8" w14:textId="0270F3A3" w:rsidR="00F41686" w:rsidRDefault="001D0FC6" w:rsidP="00AE2167">
      <w:r>
        <w:lastRenderedPageBreak/>
        <w:br w:type="page"/>
      </w:r>
    </w:p>
    <w:p w14:paraId="36136515" w14:textId="77777777" w:rsidR="00A54083" w:rsidRDefault="00A54083" w:rsidP="00AE2167">
      <w:pPr>
        <w:pStyle w:val="AppendCoverChapter1"/>
      </w:pPr>
    </w:p>
    <w:p w14:paraId="40137754" w14:textId="77777777" w:rsidR="00AA79DA" w:rsidRDefault="00AA79DA" w:rsidP="00AE2167">
      <w:pPr>
        <w:pStyle w:val="AppendCoverChapter1"/>
      </w:pPr>
    </w:p>
    <w:p w14:paraId="6327BE29" w14:textId="421A7ABE" w:rsidR="00C64739" w:rsidRPr="004636D3" w:rsidRDefault="00900CB9" w:rsidP="00C64739">
      <w:pPr>
        <w:pStyle w:val="Heading1"/>
      </w:pPr>
      <w:bookmarkStart w:id="107" w:name="_Toc204677388"/>
      <w:r w:rsidRPr="004636D3">
        <w:rPr>
          <w:caps w:val="0"/>
        </w:rPr>
        <w:t>TABLES</w:t>
      </w:r>
      <w:bookmarkEnd w:id="102"/>
      <w:bookmarkEnd w:id="103"/>
      <w:bookmarkEnd w:id="104"/>
      <w:r w:rsidRPr="004636D3">
        <w:rPr>
          <w:caps w:val="0"/>
        </w:rPr>
        <w:t xml:space="preserve"> AND FIGURES</w:t>
      </w:r>
      <w:bookmarkEnd w:id="107"/>
    </w:p>
    <w:p w14:paraId="06B705F0" w14:textId="77777777" w:rsidR="00C64739" w:rsidRDefault="00C64739" w:rsidP="00C64739">
      <w:pPr>
        <w:pStyle w:val="Caption"/>
      </w:pPr>
    </w:p>
    <w:p w14:paraId="366B6FE7" w14:textId="77777777" w:rsidR="00C64739" w:rsidRPr="004636D3" w:rsidRDefault="00C64739" w:rsidP="00C64739">
      <w:pPr>
        <w:sectPr w:rsidR="00C64739" w:rsidRPr="004636D3" w:rsidSect="00AE2167">
          <w:footerReference w:type="default" r:id="rId25"/>
          <w:pgSz w:w="12240" w:h="15840" w:code="1"/>
          <w:pgMar w:top="1440" w:right="1440" w:bottom="1440" w:left="1440" w:header="720" w:footer="547" w:gutter="0"/>
          <w:pgNumType w:start="1"/>
          <w:cols w:space="432"/>
          <w:formProt w:val="0"/>
        </w:sectPr>
      </w:pPr>
      <w:r w:rsidRPr="004636D3">
        <w:br w:type="page"/>
      </w:r>
    </w:p>
    <w:p w14:paraId="2293764E" w14:textId="39462755" w:rsidR="0034424F" w:rsidRPr="004636D3" w:rsidRDefault="0034424F" w:rsidP="0095751B">
      <w:pPr>
        <w:pStyle w:val="Caption"/>
        <w:rPr>
          <w:szCs w:val="22"/>
        </w:rPr>
      </w:pPr>
      <w:bookmarkStart w:id="108" w:name="_Toc204337296"/>
      <w:bookmarkStart w:id="109" w:name="_Hlk198631584"/>
      <w:bookmarkStart w:id="110" w:name="_Toc79673335"/>
      <w:bookmarkStart w:id="111" w:name="_Toc16157668"/>
      <w:bookmarkStart w:id="112" w:name="_Toc44073697"/>
      <w:bookmarkStart w:id="113" w:name="_Ref224113248"/>
      <w:r w:rsidRPr="004636D3">
        <w:rPr>
          <w:szCs w:val="22"/>
        </w:rPr>
        <w:lastRenderedPageBreak/>
        <w:t xml:space="preserve">Table </w:t>
      </w:r>
      <w:r w:rsidR="006A5C5A" w:rsidRPr="004636D3">
        <w:rPr>
          <w:szCs w:val="22"/>
        </w:rPr>
        <w:fldChar w:fldCharType="begin"/>
      </w:r>
      <w:r w:rsidR="006A5C5A" w:rsidRPr="004636D3">
        <w:rPr>
          <w:szCs w:val="22"/>
        </w:rPr>
        <w:instrText xml:space="preserve"> SEQ Table \* ARABIC </w:instrText>
      </w:r>
      <w:r w:rsidR="006A5C5A" w:rsidRPr="004636D3">
        <w:rPr>
          <w:szCs w:val="22"/>
        </w:rPr>
        <w:fldChar w:fldCharType="separate"/>
      </w:r>
      <w:r w:rsidR="00B8502C">
        <w:rPr>
          <w:noProof/>
          <w:szCs w:val="22"/>
        </w:rPr>
        <w:t>1</w:t>
      </w:r>
      <w:r w:rsidR="006A5C5A" w:rsidRPr="004636D3">
        <w:rPr>
          <w:noProof/>
          <w:szCs w:val="22"/>
        </w:rPr>
        <w:fldChar w:fldCharType="end"/>
      </w:r>
      <w:bookmarkEnd w:id="113"/>
      <w:r w:rsidRPr="004636D3">
        <w:rPr>
          <w:szCs w:val="22"/>
        </w:rPr>
        <w:t>.–Summary of key assessment results used to inform management in 202</w:t>
      </w:r>
      <w:r w:rsidR="008F2A7B">
        <w:rPr>
          <w:szCs w:val="22"/>
        </w:rPr>
        <w:t>4</w:t>
      </w:r>
      <w:r w:rsidR="00083204">
        <w:rPr>
          <w:szCs w:val="22"/>
        </w:rPr>
        <w:t xml:space="preserve">, </w:t>
      </w:r>
      <w:r w:rsidRPr="004636D3">
        <w:rPr>
          <w:szCs w:val="22"/>
        </w:rPr>
        <w:t>202</w:t>
      </w:r>
      <w:r w:rsidR="008F2A7B">
        <w:rPr>
          <w:szCs w:val="22"/>
        </w:rPr>
        <w:t>5</w:t>
      </w:r>
      <w:r w:rsidR="00083204">
        <w:rPr>
          <w:szCs w:val="22"/>
        </w:rPr>
        <w:t>, and 2026</w:t>
      </w:r>
      <w:r w:rsidR="008F2A7B">
        <w:rPr>
          <w:szCs w:val="22"/>
        </w:rPr>
        <w:t>.</w:t>
      </w:r>
      <w:bookmarkEnd w:id="108"/>
      <w:r w:rsidRPr="004636D3">
        <w:rPr>
          <w:szCs w:val="22"/>
        </w:rPr>
        <w:t xml:space="preserve"> </w:t>
      </w:r>
    </w:p>
    <w:tbl>
      <w:tblPr>
        <w:tblW w:w="0" w:type="auto"/>
        <w:tblCellMar>
          <w:left w:w="29" w:type="dxa"/>
          <w:right w:w="29" w:type="dxa"/>
        </w:tblCellMar>
        <w:tblLook w:val="07E0" w:firstRow="1" w:lastRow="1" w:firstColumn="1" w:lastColumn="1" w:noHBand="1" w:noVBand="1"/>
      </w:tblPr>
      <w:tblGrid>
        <w:gridCol w:w="4050"/>
        <w:gridCol w:w="1488"/>
        <w:gridCol w:w="1906"/>
        <w:gridCol w:w="1906"/>
      </w:tblGrid>
      <w:tr w:rsidR="00112CB0" w:rsidRPr="008F2A7B" w14:paraId="2001C0EE" w14:textId="26FBE04E" w:rsidTr="00083204">
        <w:trPr>
          <w:trHeight w:val="20"/>
        </w:trPr>
        <w:tc>
          <w:tcPr>
            <w:tcW w:w="4050" w:type="dxa"/>
            <w:tcBorders>
              <w:top w:val="single" w:sz="12" w:space="0" w:color="auto"/>
              <w:bottom w:val="single" w:sz="12" w:space="0" w:color="auto"/>
            </w:tcBorders>
            <w:vAlign w:val="bottom"/>
            <w:hideMark/>
          </w:tcPr>
          <w:bookmarkEnd w:id="109"/>
          <w:p w14:paraId="423FE225" w14:textId="14E449B4" w:rsidR="00112CB0" w:rsidRPr="008F2A7B" w:rsidRDefault="00112CB0" w:rsidP="00083204">
            <w:pPr>
              <w:spacing w:after="0" w:line="360" w:lineRule="auto"/>
              <w:jc w:val="left"/>
              <w:rPr>
                <w:rFonts w:eastAsia="Calibri"/>
                <w:sz w:val="20"/>
                <w:szCs w:val="20"/>
              </w:rPr>
            </w:pPr>
            <w:r w:rsidRPr="008F2A7B">
              <w:rPr>
                <w:rFonts w:eastAsia="Calibri"/>
                <w:sz w:val="20"/>
                <w:szCs w:val="20"/>
              </w:rPr>
              <w:t>Quantity/</w:t>
            </w:r>
            <w:r>
              <w:rPr>
                <w:rFonts w:eastAsia="Calibri"/>
                <w:sz w:val="20"/>
                <w:szCs w:val="20"/>
              </w:rPr>
              <w:t>s</w:t>
            </w:r>
            <w:r w:rsidRPr="008F2A7B">
              <w:rPr>
                <w:rFonts w:eastAsia="Calibri"/>
                <w:sz w:val="20"/>
                <w:szCs w:val="20"/>
              </w:rPr>
              <w:t>tatus</w:t>
            </w:r>
          </w:p>
        </w:tc>
        <w:tc>
          <w:tcPr>
            <w:tcW w:w="1488" w:type="dxa"/>
            <w:tcBorders>
              <w:top w:val="single" w:sz="12" w:space="0" w:color="auto"/>
              <w:bottom w:val="single" w:sz="12" w:space="0" w:color="auto"/>
            </w:tcBorders>
            <w:hideMark/>
          </w:tcPr>
          <w:p w14:paraId="74B8E200" w14:textId="77777777" w:rsidR="00112CB0" w:rsidRPr="008F2A7B" w:rsidRDefault="00112CB0" w:rsidP="00083204">
            <w:pPr>
              <w:spacing w:after="0" w:line="360" w:lineRule="auto"/>
              <w:jc w:val="right"/>
              <w:rPr>
                <w:rFonts w:eastAsia="Calibri"/>
                <w:sz w:val="20"/>
                <w:szCs w:val="20"/>
              </w:rPr>
            </w:pPr>
            <w:r w:rsidRPr="008F2A7B">
              <w:rPr>
                <w:rFonts w:eastAsia="Calibri"/>
                <w:sz w:val="20"/>
                <w:szCs w:val="20"/>
              </w:rPr>
              <w:t>2024</w:t>
            </w:r>
          </w:p>
        </w:tc>
        <w:tc>
          <w:tcPr>
            <w:tcW w:w="1906" w:type="dxa"/>
            <w:tcBorders>
              <w:top w:val="single" w:sz="12" w:space="0" w:color="auto"/>
              <w:bottom w:val="single" w:sz="12" w:space="0" w:color="auto"/>
            </w:tcBorders>
            <w:vAlign w:val="bottom"/>
          </w:tcPr>
          <w:p w14:paraId="73C32224" w14:textId="77777777" w:rsidR="00112CB0" w:rsidRPr="008F2A7B" w:rsidRDefault="00112CB0" w:rsidP="00083204">
            <w:pPr>
              <w:spacing w:after="0" w:line="360" w:lineRule="auto"/>
              <w:jc w:val="right"/>
              <w:rPr>
                <w:rFonts w:eastAsia="Calibri"/>
                <w:sz w:val="20"/>
                <w:szCs w:val="20"/>
              </w:rPr>
            </w:pPr>
            <w:r w:rsidRPr="008F2A7B">
              <w:rPr>
                <w:rFonts w:eastAsia="Calibri"/>
                <w:sz w:val="20"/>
                <w:szCs w:val="20"/>
              </w:rPr>
              <w:t>2025</w:t>
            </w:r>
          </w:p>
        </w:tc>
        <w:tc>
          <w:tcPr>
            <w:tcW w:w="1906" w:type="dxa"/>
            <w:tcBorders>
              <w:top w:val="single" w:sz="12" w:space="0" w:color="auto"/>
              <w:bottom w:val="single" w:sz="12" w:space="0" w:color="auto"/>
            </w:tcBorders>
          </w:tcPr>
          <w:p w14:paraId="27D8C4DD" w14:textId="0D866F32" w:rsidR="00112CB0" w:rsidRPr="008F2A7B" w:rsidRDefault="00112CB0" w:rsidP="00083204">
            <w:pPr>
              <w:spacing w:after="0" w:line="360" w:lineRule="auto"/>
              <w:jc w:val="right"/>
              <w:rPr>
                <w:rFonts w:eastAsia="Calibri"/>
                <w:sz w:val="20"/>
                <w:szCs w:val="20"/>
              </w:rPr>
            </w:pPr>
            <w:r>
              <w:rPr>
                <w:rFonts w:eastAsia="Calibri"/>
                <w:sz w:val="20"/>
                <w:szCs w:val="20"/>
              </w:rPr>
              <w:t>2026</w:t>
            </w:r>
          </w:p>
        </w:tc>
      </w:tr>
      <w:tr w:rsidR="00112CB0" w:rsidRPr="00D661BC" w14:paraId="51CD81F9" w14:textId="4205126D" w:rsidTr="00083204">
        <w:trPr>
          <w:trHeight w:val="20"/>
        </w:trPr>
        <w:tc>
          <w:tcPr>
            <w:tcW w:w="4050" w:type="dxa"/>
            <w:tcBorders>
              <w:top w:val="single" w:sz="12" w:space="0" w:color="auto"/>
            </w:tcBorders>
            <w:vAlign w:val="bottom"/>
            <w:hideMark/>
          </w:tcPr>
          <w:p w14:paraId="7E533C0E" w14:textId="01FE8396" w:rsidR="00112CB0" w:rsidRPr="00D661BC" w:rsidRDefault="00112CB0" w:rsidP="00083204">
            <w:pPr>
              <w:spacing w:after="0" w:line="360" w:lineRule="auto"/>
              <w:rPr>
                <w:rFonts w:eastAsia="Calibri"/>
                <w:sz w:val="20"/>
                <w:szCs w:val="20"/>
              </w:rPr>
            </w:pPr>
            <w:r w:rsidRPr="00D661BC">
              <w:rPr>
                <w:rFonts w:eastAsia="Calibri"/>
                <w:sz w:val="20"/>
                <w:szCs w:val="20"/>
              </w:rPr>
              <w:t>Projected total (age 2+) biomass (lb</w:t>
            </w:r>
            <w:r w:rsidR="00083204">
              <w:rPr>
                <w:rFonts w:eastAsia="Calibri"/>
                <w:sz w:val="20"/>
                <w:szCs w:val="20"/>
              </w:rPr>
              <w:t>s.</w:t>
            </w:r>
            <w:r w:rsidRPr="00D661BC">
              <w:rPr>
                <w:rFonts w:eastAsia="Calibri"/>
                <w:sz w:val="20"/>
                <w:szCs w:val="20"/>
              </w:rPr>
              <w:t>)</w:t>
            </w:r>
          </w:p>
        </w:tc>
        <w:tc>
          <w:tcPr>
            <w:tcW w:w="1488" w:type="dxa"/>
            <w:tcBorders>
              <w:top w:val="single" w:sz="12" w:space="0" w:color="auto"/>
            </w:tcBorders>
            <w:vAlign w:val="bottom"/>
            <w:hideMark/>
          </w:tcPr>
          <w:p w14:paraId="12D3865C" w14:textId="77777777" w:rsidR="00112CB0" w:rsidRPr="00D661BC" w:rsidRDefault="00112CB0" w:rsidP="00083204">
            <w:pPr>
              <w:spacing w:after="0" w:line="360" w:lineRule="auto"/>
              <w:jc w:val="right"/>
              <w:rPr>
                <w:rFonts w:eastAsia="Calibri"/>
                <w:sz w:val="20"/>
                <w:szCs w:val="20"/>
              </w:rPr>
            </w:pPr>
            <w:r w:rsidRPr="00D661BC">
              <w:rPr>
                <w:rFonts w:eastAsia="Calibri"/>
                <w:sz w:val="20"/>
                <w:szCs w:val="20"/>
              </w:rPr>
              <w:t>61,986,177</w:t>
            </w:r>
          </w:p>
        </w:tc>
        <w:tc>
          <w:tcPr>
            <w:tcW w:w="1906" w:type="dxa"/>
            <w:tcBorders>
              <w:top w:val="single" w:sz="12" w:space="0" w:color="auto"/>
            </w:tcBorders>
            <w:vAlign w:val="bottom"/>
          </w:tcPr>
          <w:p w14:paraId="57D642CC" w14:textId="77777777" w:rsidR="00112CB0" w:rsidRPr="00D661BC" w:rsidRDefault="00112CB0" w:rsidP="00083204">
            <w:pPr>
              <w:spacing w:after="0" w:line="360" w:lineRule="auto"/>
              <w:jc w:val="right"/>
              <w:rPr>
                <w:color w:val="000000"/>
                <w:sz w:val="20"/>
                <w:szCs w:val="20"/>
              </w:rPr>
            </w:pPr>
            <w:r w:rsidRPr="00D661BC">
              <w:rPr>
                <w:color w:val="000000"/>
                <w:sz w:val="20"/>
                <w:szCs w:val="20"/>
              </w:rPr>
              <w:t>68,857,964</w:t>
            </w:r>
          </w:p>
        </w:tc>
        <w:tc>
          <w:tcPr>
            <w:tcW w:w="1906" w:type="dxa"/>
            <w:tcBorders>
              <w:top w:val="single" w:sz="12" w:space="0" w:color="auto"/>
            </w:tcBorders>
          </w:tcPr>
          <w:p w14:paraId="57A0A5A8" w14:textId="42F40872" w:rsidR="00112CB0" w:rsidRPr="00D661BC" w:rsidRDefault="00375D89" w:rsidP="00083204">
            <w:pPr>
              <w:spacing w:after="0" w:line="360" w:lineRule="auto"/>
              <w:jc w:val="right"/>
              <w:rPr>
                <w:color w:val="000000"/>
                <w:sz w:val="20"/>
                <w:szCs w:val="20"/>
              </w:rPr>
            </w:pPr>
            <w:r>
              <w:rPr>
                <w:color w:val="000000"/>
                <w:sz w:val="20"/>
                <w:szCs w:val="20"/>
              </w:rPr>
              <w:t>69,555,961</w:t>
            </w:r>
          </w:p>
        </w:tc>
      </w:tr>
      <w:tr w:rsidR="00112CB0" w:rsidRPr="00D661BC" w14:paraId="32F189FB" w14:textId="48FFF180" w:rsidTr="00083204">
        <w:trPr>
          <w:trHeight w:val="20"/>
        </w:trPr>
        <w:tc>
          <w:tcPr>
            <w:tcW w:w="4050" w:type="dxa"/>
            <w:vAlign w:val="bottom"/>
            <w:hideMark/>
          </w:tcPr>
          <w:p w14:paraId="53FFFC95" w14:textId="65BCFE0C" w:rsidR="00112CB0" w:rsidRPr="00D661BC" w:rsidRDefault="00112CB0" w:rsidP="00083204">
            <w:pPr>
              <w:spacing w:after="0" w:line="360" w:lineRule="auto"/>
              <w:rPr>
                <w:rFonts w:eastAsia="Calibri"/>
                <w:sz w:val="20"/>
                <w:szCs w:val="20"/>
              </w:rPr>
            </w:pPr>
            <w:r w:rsidRPr="00D661BC">
              <w:rPr>
                <w:rFonts w:eastAsia="Calibri"/>
                <w:sz w:val="20"/>
                <w:szCs w:val="20"/>
              </w:rPr>
              <w:t>Projected female spawning biomass (lb</w:t>
            </w:r>
            <w:r w:rsidR="00083204">
              <w:rPr>
                <w:rFonts w:eastAsia="Calibri"/>
                <w:sz w:val="20"/>
                <w:szCs w:val="20"/>
              </w:rPr>
              <w:t>s.</w:t>
            </w:r>
            <w:r w:rsidRPr="00D661BC">
              <w:rPr>
                <w:rFonts w:eastAsia="Calibri"/>
                <w:sz w:val="20"/>
                <w:szCs w:val="20"/>
              </w:rPr>
              <w:t>)</w:t>
            </w:r>
          </w:p>
        </w:tc>
        <w:tc>
          <w:tcPr>
            <w:tcW w:w="1488" w:type="dxa"/>
            <w:vAlign w:val="bottom"/>
            <w:hideMark/>
          </w:tcPr>
          <w:p w14:paraId="239C3D2F" w14:textId="77777777" w:rsidR="00112CB0" w:rsidRPr="00D661BC" w:rsidRDefault="00112CB0" w:rsidP="00083204">
            <w:pPr>
              <w:spacing w:after="0" w:line="360" w:lineRule="auto"/>
              <w:jc w:val="right"/>
              <w:rPr>
                <w:rFonts w:eastAsia="Calibri"/>
                <w:sz w:val="20"/>
                <w:szCs w:val="20"/>
              </w:rPr>
            </w:pPr>
            <w:r w:rsidRPr="00D661BC">
              <w:rPr>
                <w:rFonts w:eastAsia="Calibri"/>
                <w:sz w:val="20"/>
                <w:szCs w:val="20"/>
              </w:rPr>
              <w:t>24,518,584</w:t>
            </w:r>
          </w:p>
        </w:tc>
        <w:tc>
          <w:tcPr>
            <w:tcW w:w="1906" w:type="dxa"/>
            <w:vAlign w:val="bottom"/>
          </w:tcPr>
          <w:p w14:paraId="3BE3F317" w14:textId="77777777" w:rsidR="00112CB0" w:rsidRPr="00D661BC" w:rsidRDefault="00112CB0" w:rsidP="00083204">
            <w:pPr>
              <w:spacing w:after="0" w:line="360" w:lineRule="auto"/>
              <w:jc w:val="right"/>
              <w:rPr>
                <w:color w:val="000000"/>
                <w:sz w:val="20"/>
                <w:szCs w:val="20"/>
              </w:rPr>
            </w:pPr>
            <w:r w:rsidRPr="00D661BC">
              <w:rPr>
                <w:color w:val="000000"/>
                <w:sz w:val="20"/>
                <w:szCs w:val="20"/>
              </w:rPr>
              <w:t>27,519,502</w:t>
            </w:r>
          </w:p>
        </w:tc>
        <w:tc>
          <w:tcPr>
            <w:tcW w:w="1906" w:type="dxa"/>
          </w:tcPr>
          <w:p w14:paraId="1DE0A2AE" w14:textId="060529D4" w:rsidR="00112CB0" w:rsidRPr="00D661BC" w:rsidRDefault="00375D89" w:rsidP="00083204">
            <w:pPr>
              <w:spacing w:after="0" w:line="360" w:lineRule="auto"/>
              <w:jc w:val="right"/>
              <w:rPr>
                <w:color w:val="000000"/>
                <w:sz w:val="20"/>
                <w:szCs w:val="20"/>
              </w:rPr>
            </w:pPr>
            <w:r>
              <w:rPr>
                <w:color w:val="000000"/>
                <w:sz w:val="20"/>
                <w:szCs w:val="20"/>
              </w:rPr>
              <w:t>28,216,051</w:t>
            </w:r>
          </w:p>
        </w:tc>
      </w:tr>
      <w:tr w:rsidR="00112CB0" w:rsidRPr="00D661BC" w14:paraId="40838074" w14:textId="4DCDA542" w:rsidTr="00083204">
        <w:trPr>
          <w:trHeight w:val="20"/>
        </w:trPr>
        <w:tc>
          <w:tcPr>
            <w:tcW w:w="4050" w:type="dxa"/>
            <w:vAlign w:val="bottom"/>
            <w:hideMark/>
          </w:tcPr>
          <w:p w14:paraId="774726BD" w14:textId="0BF63886" w:rsidR="00112CB0" w:rsidRPr="00D661BC" w:rsidRDefault="00112CB0" w:rsidP="00083204">
            <w:pPr>
              <w:spacing w:after="0" w:line="360" w:lineRule="auto"/>
              <w:rPr>
                <w:rFonts w:eastAsia="Calibri"/>
                <w:i/>
                <w:sz w:val="20"/>
                <w:szCs w:val="20"/>
              </w:rPr>
            </w:pPr>
            <w:r w:rsidRPr="00D661BC">
              <w:rPr>
                <w:rFonts w:eastAsia="Calibri"/>
                <w:sz w:val="20"/>
                <w:szCs w:val="20"/>
              </w:rPr>
              <w:t>Unfished female spawning biomass (</w:t>
            </w:r>
            <m:oMath>
              <m:sSub>
                <m:sSubPr>
                  <m:ctrlPr>
                    <w:rPr>
                      <w:rFonts w:ascii="Cambria Math" w:eastAsia="Calibri" w:hAnsi="Cambria Math"/>
                      <w:sz w:val="20"/>
                      <w:szCs w:val="20"/>
                    </w:rPr>
                  </m:ctrlPr>
                </m:sSubPr>
                <m:e>
                  <m:r>
                    <w:rPr>
                      <w:rFonts w:ascii="Cambria Math" w:eastAsia="Calibri" w:hAnsi="Cambria Math"/>
                      <w:sz w:val="20"/>
                      <w:szCs w:val="20"/>
                    </w:rPr>
                    <m:t>SB</m:t>
                  </m:r>
                </m:e>
                <m:sub>
                  <m:r>
                    <m:rPr>
                      <m:sty m:val="p"/>
                    </m:rPr>
                    <w:rPr>
                      <w:rFonts w:ascii="Cambria Math" w:eastAsia="Calibri" w:hAnsi="Cambria Math"/>
                      <w:sz w:val="20"/>
                      <w:szCs w:val="20"/>
                    </w:rPr>
                    <m:t>100%</m:t>
                  </m:r>
                </m:sub>
              </m:sSub>
              <m:r>
                <w:rPr>
                  <w:rFonts w:ascii="Cambria Math" w:eastAsia="Calibri" w:hAnsi="Cambria Math"/>
                  <w:sz w:val="20"/>
                  <w:szCs w:val="20"/>
                </w:rPr>
                <m:t xml:space="preserve">, </m:t>
              </m:r>
            </m:oMath>
            <w:r w:rsidRPr="00D661BC">
              <w:rPr>
                <w:rFonts w:eastAsia="Calibri"/>
                <w:sz w:val="20"/>
                <w:szCs w:val="20"/>
              </w:rPr>
              <w:t>lb</w:t>
            </w:r>
            <w:r w:rsidR="00083204">
              <w:rPr>
                <w:rFonts w:eastAsia="Calibri"/>
                <w:sz w:val="20"/>
                <w:szCs w:val="20"/>
              </w:rPr>
              <w:t>s.</w:t>
            </w:r>
            <w:r w:rsidRPr="00D661BC">
              <w:rPr>
                <w:rFonts w:eastAsia="Calibri"/>
                <w:sz w:val="20"/>
                <w:szCs w:val="20"/>
              </w:rPr>
              <w:t>)</w:t>
            </w:r>
          </w:p>
        </w:tc>
        <w:tc>
          <w:tcPr>
            <w:tcW w:w="1488" w:type="dxa"/>
            <w:vAlign w:val="bottom"/>
            <w:hideMark/>
          </w:tcPr>
          <w:p w14:paraId="246FA2CA" w14:textId="77777777" w:rsidR="00112CB0" w:rsidRPr="00D661BC" w:rsidRDefault="00112CB0" w:rsidP="00083204">
            <w:pPr>
              <w:spacing w:after="0" w:line="360" w:lineRule="auto"/>
              <w:jc w:val="right"/>
              <w:rPr>
                <w:rFonts w:eastAsia="Calibri"/>
                <w:sz w:val="20"/>
                <w:szCs w:val="20"/>
              </w:rPr>
            </w:pPr>
            <w:r w:rsidRPr="00D661BC">
              <w:rPr>
                <w:rFonts w:eastAsia="Calibri"/>
                <w:sz w:val="20"/>
                <w:szCs w:val="20"/>
              </w:rPr>
              <w:t>30,388,516</w:t>
            </w:r>
          </w:p>
        </w:tc>
        <w:tc>
          <w:tcPr>
            <w:tcW w:w="1906" w:type="dxa"/>
            <w:vAlign w:val="bottom"/>
          </w:tcPr>
          <w:p w14:paraId="69C4DDF2" w14:textId="77777777" w:rsidR="00112CB0" w:rsidRPr="00D661BC" w:rsidRDefault="00112CB0" w:rsidP="00083204">
            <w:pPr>
              <w:spacing w:after="0" w:line="360" w:lineRule="auto"/>
              <w:jc w:val="right"/>
              <w:rPr>
                <w:color w:val="000000"/>
                <w:sz w:val="20"/>
                <w:szCs w:val="20"/>
              </w:rPr>
            </w:pPr>
            <w:r w:rsidRPr="00D661BC">
              <w:rPr>
                <w:color w:val="000000"/>
                <w:sz w:val="20"/>
                <w:szCs w:val="20"/>
              </w:rPr>
              <w:t>30,736,010</w:t>
            </w:r>
          </w:p>
        </w:tc>
        <w:tc>
          <w:tcPr>
            <w:tcW w:w="1906" w:type="dxa"/>
          </w:tcPr>
          <w:p w14:paraId="6549A9B8" w14:textId="289629CD" w:rsidR="00112CB0" w:rsidRPr="00D661BC" w:rsidRDefault="00375D89" w:rsidP="00083204">
            <w:pPr>
              <w:spacing w:after="0" w:line="360" w:lineRule="auto"/>
              <w:jc w:val="right"/>
              <w:rPr>
                <w:color w:val="000000"/>
                <w:sz w:val="20"/>
                <w:szCs w:val="20"/>
              </w:rPr>
            </w:pPr>
            <w:r>
              <w:rPr>
                <w:color w:val="000000"/>
                <w:sz w:val="20"/>
                <w:szCs w:val="20"/>
              </w:rPr>
              <w:t>30,266,573</w:t>
            </w:r>
          </w:p>
        </w:tc>
      </w:tr>
      <w:tr w:rsidR="00112CB0" w:rsidRPr="00D661BC" w14:paraId="6FA97696" w14:textId="5600E264" w:rsidTr="00083204">
        <w:trPr>
          <w:trHeight w:val="20"/>
        </w:trPr>
        <w:tc>
          <w:tcPr>
            <w:tcW w:w="4050" w:type="dxa"/>
            <w:vAlign w:val="bottom"/>
            <w:hideMark/>
          </w:tcPr>
          <w:p w14:paraId="0FE3BF6E" w14:textId="392ACA82" w:rsidR="00112CB0" w:rsidRPr="00D661BC" w:rsidRDefault="00112CB0" w:rsidP="00083204">
            <w:pPr>
              <w:spacing w:after="0" w:line="360" w:lineRule="auto"/>
              <w:rPr>
                <w:rFonts w:eastAsia="Calibri"/>
                <w:sz w:val="20"/>
                <w:szCs w:val="20"/>
              </w:rPr>
            </w:pPr>
            <w:r w:rsidRPr="00D661BC">
              <w:rPr>
                <w:rFonts w:eastAsia="Calibri"/>
                <w:sz w:val="20"/>
                <w:szCs w:val="20"/>
              </w:rPr>
              <w:t xml:space="preserve">Female spawning biomass at </w:t>
            </w:r>
            <m:oMath>
              <m:sSub>
                <m:sSubPr>
                  <m:ctrlPr>
                    <w:rPr>
                      <w:rFonts w:ascii="Cambria Math" w:eastAsia="Calibri" w:hAnsi="Cambria Math"/>
                      <w:sz w:val="20"/>
                      <w:szCs w:val="20"/>
                    </w:rPr>
                  </m:ctrlPr>
                </m:sSubPr>
                <m:e>
                  <m:r>
                    <w:rPr>
                      <w:rFonts w:ascii="Cambria Math" w:eastAsia="Calibri" w:hAnsi="Cambria Math"/>
                      <w:sz w:val="20"/>
                      <w:szCs w:val="20"/>
                    </w:rPr>
                    <m:t>F</m:t>
                  </m:r>
                </m:e>
                <m:sub>
                  <m:r>
                    <m:rPr>
                      <m:sty m:val="p"/>
                    </m:rPr>
                    <w:rPr>
                      <w:rFonts w:ascii="Cambria Math" w:eastAsia="Calibri" w:hAnsi="Cambria Math"/>
                      <w:sz w:val="20"/>
                      <w:szCs w:val="20"/>
                    </w:rPr>
                    <m:t>50</m:t>
                  </m:r>
                </m:sub>
              </m:sSub>
            </m:oMath>
            <w:r w:rsidRPr="00D661BC">
              <w:rPr>
                <w:rFonts w:eastAsia="Calibri"/>
                <w:sz w:val="20"/>
                <w:szCs w:val="20"/>
              </w:rPr>
              <w:t xml:space="preserve"> (</w:t>
            </w:r>
            <m:oMath>
              <m:sSub>
                <m:sSubPr>
                  <m:ctrlPr>
                    <w:rPr>
                      <w:rFonts w:ascii="Cambria Math" w:eastAsia="Calibri" w:hAnsi="Cambria Math"/>
                      <w:sz w:val="20"/>
                      <w:szCs w:val="20"/>
                    </w:rPr>
                  </m:ctrlPr>
                </m:sSubPr>
                <m:e>
                  <m:r>
                    <w:rPr>
                      <w:rFonts w:ascii="Cambria Math" w:eastAsia="Calibri" w:hAnsi="Cambria Math"/>
                      <w:sz w:val="20"/>
                      <w:szCs w:val="20"/>
                    </w:rPr>
                    <m:t>SB</m:t>
                  </m:r>
                </m:e>
                <m:sub>
                  <m:r>
                    <m:rPr>
                      <m:sty m:val="p"/>
                    </m:rPr>
                    <w:rPr>
                      <w:rFonts w:ascii="Cambria Math" w:eastAsia="Calibri" w:hAnsi="Cambria Math"/>
                      <w:sz w:val="20"/>
                      <w:szCs w:val="20"/>
                    </w:rPr>
                    <m:t>50%</m:t>
                  </m:r>
                </m:sub>
              </m:sSub>
              <m:r>
                <w:rPr>
                  <w:rFonts w:ascii="Cambria Math" w:eastAsia="Calibri" w:hAnsi="Cambria Math"/>
                  <w:sz w:val="20"/>
                  <w:szCs w:val="20"/>
                </w:rPr>
                <m:t xml:space="preserve">, </m:t>
              </m:r>
            </m:oMath>
            <w:r w:rsidRPr="00D661BC">
              <w:rPr>
                <w:rFonts w:eastAsia="Calibri"/>
                <w:sz w:val="20"/>
                <w:szCs w:val="20"/>
              </w:rPr>
              <w:t>lb</w:t>
            </w:r>
            <w:r w:rsidR="00083204">
              <w:rPr>
                <w:rFonts w:eastAsia="Calibri"/>
                <w:sz w:val="20"/>
                <w:szCs w:val="20"/>
              </w:rPr>
              <w:t>s.</w:t>
            </w:r>
            <w:r w:rsidRPr="00D661BC">
              <w:rPr>
                <w:rFonts w:eastAsia="Calibri"/>
                <w:sz w:val="20"/>
                <w:szCs w:val="20"/>
              </w:rPr>
              <w:t>)</w:t>
            </w:r>
          </w:p>
        </w:tc>
        <w:tc>
          <w:tcPr>
            <w:tcW w:w="1488" w:type="dxa"/>
            <w:vAlign w:val="bottom"/>
            <w:hideMark/>
          </w:tcPr>
          <w:p w14:paraId="69577AEB" w14:textId="77777777" w:rsidR="00112CB0" w:rsidRPr="00D661BC" w:rsidRDefault="00112CB0" w:rsidP="00083204">
            <w:pPr>
              <w:spacing w:after="0" w:line="360" w:lineRule="auto"/>
              <w:jc w:val="right"/>
              <w:rPr>
                <w:rFonts w:eastAsia="Calibri"/>
                <w:sz w:val="20"/>
                <w:szCs w:val="20"/>
              </w:rPr>
            </w:pPr>
            <w:r w:rsidRPr="00D661BC">
              <w:rPr>
                <w:rFonts w:eastAsia="Calibri"/>
                <w:sz w:val="20"/>
                <w:szCs w:val="20"/>
              </w:rPr>
              <w:t>15,194,258</w:t>
            </w:r>
          </w:p>
        </w:tc>
        <w:tc>
          <w:tcPr>
            <w:tcW w:w="1906" w:type="dxa"/>
            <w:vAlign w:val="bottom"/>
          </w:tcPr>
          <w:p w14:paraId="5C1368D4" w14:textId="77777777" w:rsidR="00112CB0" w:rsidRPr="00D661BC" w:rsidRDefault="00112CB0" w:rsidP="00083204">
            <w:pPr>
              <w:spacing w:after="0" w:line="360" w:lineRule="auto"/>
              <w:jc w:val="right"/>
              <w:rPr>
                <w:color w:val="000000"/>
                <w:sz w:val="20"/>
                <w:szCs w:val="20"/>
              </w:rPr>
            </w:pPr>
            <w:r w:rsidRPr="00D661BC">
              <w:rPr>
                <w:color w:val="000000"/>
                <w:sz w:val="20"/>
                <w:szCs w:val="20"/>
              </w:rPr>
              <w:t>15,368,005</w:t>
            </w:r>
          </w:p>
        </w:tc>
        <w:tc>
          <w:tcPr>
            <w:tcW w:w="1906" w:type="dxa"/>
          </w:tcPr>
          <w:p w14:paraId="7AF9FB67" w14:textId="55C2026E" w:rsidR="00112CB0" w:rsidRPr="00D661BC" w:rsidRDefault="00083204" w:rsidP="00083204">
            <w:pPr>
              <w:spacing w:after="0" w:line="360" w:lineRule="auto"/>
              <w:jc w:val="right"/>
              <w:rPr>
                <w:color w:val="000000"/>
                <w:sz w:val="20"/>
                <w:szCs w:val="20"/>
              </w:rPr>
            </w:pPr>
            <w:r>
              <w:rPr>
                <w:color w:val="000000"/>
                <w:sz w:val="20"/>
                <w:szCs w:val="20"/>
              </w:rPr>
              <w:t>15,133,287</w:t>
            </w:r>
          </w:p>
        </w:tc>
      </w:tr>
      <w:tr w:rsidR="00112CB0" w:rsidRPr="00D661BC" w14:paraId="0C75E41B" w14:textId="632E9FE4" w:rsidTr="00083204">
        <w:trPr>
          <w:trHeight w:val="20"/>
        </w:trPr>
        <w:tc>
          <w:tcPr>
            <w:tcW w:w="4050" w:type="dxa"/>
            <w:vAlign w:val="bottom"/>
            <w:hideMark/>
          </w:tcPr>
          <w:p w14:paraId="53375612" w14:textId="77777777" w:rsidR="00112CB0" w:rsidRPr="00D661BC" w:rsidRDefault="00112CB0" w:rsidP="00083204">
            <w:pPr>
              <w:spacing w:after="0" w:line="360" w:lineRule="auto"/>
              <w:rPr>
                <w:rFonts w:eastAsia="Calibri"/>
                <w:sz w:val="20"/>
                <w:szCs w:val="20"/>
              </w:rPr>
            </w:pPr>
            <w:r w:rsidRPr="00D661BC">
              <w:rPr>
                <w:rFonts w:eastAsia="Calibri"/>
                <w:sz w:val="20"/>
                <w:szCs w:val="20"/>
              </w:rPr>
              <w:t xml:space="preserve">max </w:t>
            </w:r>
            <m:oMath>
              <m:sSub>
                <m:sSubPr>
                  <m:ctrlPr>
                    <w:rPr>
                      <w:rFonts w:ascii="Cambria Math" w:eastAsia="Calibri" w:hAnsi="Cambria Math"/>
                      <w:sz w:val="20"/>
                      <w:szCs w:val="20"/>
                    </w:rPr>
                  </m:ctrlPr>
                </m:sSubPr>
                <m:e>
                  <m:r>
                    <w:rPr>
                      <w:rFonts w:ascii="Cambria Math" w:eastAsia="Calibri" w:hAnsi="Cambria Math"/>
                      <w:sz w:val="20"/>
                      <w:szCs w:val="20"/>
                    </w:rPr>
                    <m:t>F</m:t>
                  </m:r>
                </m:e>
                <m:sub>
                  <m:r>
                    <w:rPr>
                      <w:rFonts w:ascii="Cambria Math" w:eastAsia="Calibri" w:hAnsi="Cambria Math"/>
                      <w:sz w:val="20"/>
                      <w:szCs w:val="20"/>
                    </w:rPr>
                    <m:t>ABC</m:t>
                  </m:r>
                </m:sub>
              </m:sSub>
              <m:r>
                <w:rPr>
                  <w:rFonts w:ascii="Cambria Math" w:eastAsia="Calibri" w:hAnsi="Cambria Math"/>
                  <w:sz w:val="20"/>
                  <w:szCs w:val="20"/>
                </w:rPr>
                <m:t>=</m:t>
              </m:r>
              <m:sSub>
                <m:sSubPr>
                  <m:ctrlPr>
                    <w:rPr>
                      <w:rFonts w:ascii="Cambria Math" w:eastAsia="Calibri" w:hAnsi="Cambria Math"/>
                      <w:sz w:val="20"/>
                      <w:szCs w:val="20"/>
                    </w:rPr>
                  </m:ctrlPr>
                </m:sSubPr>
                <m:e>
                  <m:r>
                    <w:rPr>
                      <w:rFonts w:ascii="Cambria Math" w:eastAsia="Calibri" w:hAnsi="Cambria Math"/>
                      <w:sz w:val="20"/>
                      <w:szCs w:val="20"/>
                    </w:rPr>
                    <m:t>F</m:t>
                  </m:r>
                </m:e>
                <m:sub>
                  <m:r>
                    <m:rPr>
                      <m:sty m:val="p"/>
                    </m:rPr>
                    <w:rPr>
                      <w:rFonts w:ascii="Cambria Math" w:eastAsia="Calibri" w:hAnsi="Cambria Math"/>
                      <w:sz w:val="20"/>
                      <w:szCs w:val="20"/>
                    </w:rPr>
                    <m:t>50</m:t>
                  </m:r>
                </m:sub>
              </m:sSub>
            </m:oMath>
            <w:r w:rsidRPr="00D661BC">
              <w:rPr>
                <w:rFonts w:eastAsia="Calibri"/>
                <w:sz w:val="20"/>
                <w:szCs w:val="20"/>
              </w:rPr>
              <w:t xml:space="preserve"> </w:t>
            </w:r>
          </w:p>
        </w:tc>
        <w:tc>
          <w:tcPr>
            <w:tcW w:w="1488" w:type="dxa"/>
            <w:vAlign w:val="bottom"/>
            <w:hideMark/>
          </w:tcPr>
          <w:p w14:paraId="1BF22076" w14:textId="77777777" w:rsidR="00112CB0" w:rsidRPr="00D661BC" w:rsidRDefault="00112CB0" w:rsidP="00083204">
            <w:pPr>
              <w:spacing w:after="0" w:line="360" w:lineRule="auto"/>
              <w:jc w:val="right"/>
              <w:rPr>
                <w:rFonts w:eastAsia="Calibri"/>
                <w:sz w:val="20"/>
                <w:szCs w:val="20"/>
              </w:rPr>
            </w:pPr>
            <w:r w:rsidRPr="00D661BC">
              <w:rPr>
                <w:rFonts w:eastAsia="Calibri"/>
                <w:sz w:val="20"/>
                <w:szCs w:val="20"/>
              </w:rPr>
              <w:t>0.062</w:t>
            </w:r>
          </w:p>
        </w:tc>
        <w:tc>
          <w:tcPr>
            <w:tcW w:w="1906" w:type="dxa"/>
            <w:vAlign w:val="bottom"/>
          </w:tcPr>
          <w:p w14:paraId="32D40FFB" w14:textId="77777777" w:rsidR="00112CB0" w:rsidRPr="00D661BC" w:rsidRDefault="00112CB0" w:rsidP="00083204">
            <w:pPr>
              <w:spacing w:after="0" w:line="360" w:lineRule="auto"/>
              <w:jc w:val="right"/>
              <w:rPr>
                <w:rFonts w:eastAsia="Calibri"/>
                <w:sz w:val="20"/>
                <w:szCs w:val="20"/>
              </w:rPr>
            </w:pPr>
            <w:r w:rsidRPr="00D661BC">
              <w:rPr>
                <w:rFonts w:eastAsia="Calibri"/>
                <w:sz w:val="20"/>
                <w:szCs w:val="20"/>
              </w:rPr>
              <w:t>0.061</w:t>
            </w:r>
          </w:p>
        </w:tc>
        <w:tc>
          <w:tcPr>
            <w:tcW w:w="1906" w:type="dxa"/>
          </w:tcPr>
          <w:p w14:paraId="0EB8E93D" w14:textId="28024ED8" w:rsidR="00112CB0" w:rsidRPr="00D661BC" w:rsidRDefault="00083204" w:rsidP="00083204">
            <w:pPr>
              <w:spacing w:after="0" w:line="360" w:lineRule="auto"/>
              <w:jc w:val="right"/>
              <w:rPr>
                <w:rFonts w:eastAsia="Calibri"/>
                <w:sz w:val="20"/>
                <w:szCs w:val="20"/>
              </w:rPr>
            </w:pPr>
            <w:r>
              <w:rPr>
                <w:rFonts w:eastAsia="Calibri"/>
                <w:sz w:val="20"/>
                <w:szCs w:val="20"/>
              </w:rPr>
              <w:t>0.071</w:t>
            </w:r>
          </w:p>
        </w:tc>
      </w:tr>
      <w:tr w:rsidR="00112CB0" w:rsidRPr="00D661BC" w14:paraId="3CE75EF3" w14:textId="66D882DA" w:rsidTr="00083204">
        <w:trPr>
          <w:trHeight w:val="20"/>
        </w:trPr>
        <w:tc>
          <w:tcPr>
            <w:tcW w:w="4050" w:type="dxa"/>
            <w:vAlign w:val="bottom"/>
            <w:hideMark/>
          </w:tcPr>
          <w:p w14:paraId="21BCA412" w14:textId="77777777" w:rsidR="00112CB0" w:rsidRPr="00D661BC" w:rsidRDefault="00112CB0" w:rsidP="00083204">
            <w:pPr>
              <w:spacing w:after="0" w:line="360" w:lineRule="auto"/>
              <w:rPr>
                <w:rFonts w:eastAsia="Calibri"/>
                <w:sz w:val="20"/>
                <w:szCs w:val="20"/>
              </w:rPr>
            </w:pPr>
            <w:r w:rsidRPr="00D661BC">
              <w:rPr>
                <w:rFonts w:eastAsia="Calibri"/>
                <w:sz w:val="20"/>
                <w:szCs w:val="20"/>
              </w:rPr>
              <w:t xml:space="preserve">Recommended </w:t>
            </w:r>
            <m:oMath>
              <m:sSub>
                <m:sSubPr>
                  <m:ctrlPr>
                    <w:rPr>
                      <w:rFonts w:ascii="Cambria Math" w:eastAsia="Calibri" w:hAnsi="Cambria Math"/>
                      <w:sz w:val="20"/>
                      <w:szCs w:val="20"/>
                    </w:rPr>
                  </m:ctrlPr>
                </m:sSubPr>
                <m:e>
                  <m:r>
                    <w:rPr>
                      <w:rFonts w:ascii="Cambria Math" w:eastAsia="Calibri" w:hAnsi="Cambria Math"/>
                      <w:sz w:val="20"/>
                      <w:szCs w:val="20"/>
                    </w:rPr>
                    <m:t>F</m:t>
                  </m:r>
                </m:e>
                <m:sub>
                  <m:r>
                    <w:rPr>
                      <w:rFonts w:ascii="Cambria Math" w:eastAsia="Calibri" w:hAnsi="Cambria Math"/>
                      <w:sz w:val="20"/>
                      <w:szCs w:val="20"/>
                    </w:rPr>
                    <m:t>ABC</m:t>
                  </m:r>
                </m:sub>
              </m:sSub>
            </m:oMath>
          </w:p>
        </w:tc>
        <w:tc>
          <w:tcPr>
            <w:tcW w:w="1488" w:type="dxa"/>
            <w:vAlign w:val="bottom"/>
            <w:hideMark/>
          </w:tcPr>
          <w:p w14:paraId="59B4BDB3" w14:textId="77777777" w:rsidR="00112CB0" w:rsidRPr="00D661BC" w:rsidRDefault="00112CB0" w:rsidP="00083204">
            <w:pPr>
              <w:spacing w:after="0" w:line="360" w:lineRule="auto"/>
              <w:jc w:val="right"/>
              <w:rPr>
                <w:rFonts w:eastAsia="Calibri"/>
                <w:sz w:val="20"/>
                <w:szCs w:val="20"/>
              </w:rPr>
            </w:pPr>
            <w:r w:rsidRPr="00D661BC">
              <w:rPr>
                <w:rFonts w:eastAsia="Calibri"/>
                <w:sz w:val="20"/>
                <w:szCs w:val="20"/>
              </w:rPr>
              <w:t>0.061</w:t>
            </w:r>
          </w:p>
        </w:tc>
        <w:tc>
          <w:tcPr>
            <w:tcW w:w="1906" w:type="dxa"/>
            <w:vAlign w:val="bottom"/>
          </w:tcPr>
          <w:p w14:paraId="05DE5173" w14:textId="77777777" w:rsidR="00112CB0" w:rsidRPr="00D661BC" w:rsidRDefault="00112CB0" w:rsidP="00083204">
            <w:pPr>
              <w:spacing w:after="0" w:line="360" w:lineRule="auto"/>
              <w:jc w:val="right"/>
              <w:rPr>
                <w:rFonts w:eastAsia="Calibri"/>
                <w:sz w:val="20"/>
                <w:szCs w:val="20"/>
              </w:rPr>
            </w:pPr>
            <w:r w:rsidRPr="00D661BC">
              <w:rPr>
                <w:rFonts w:eastAsia="Calibri"/>
                <w:sz w:val="20"/>
                <w:szCs w:val="20"/>
              </w:rPr>
              <w:t>0.061</w:t>
            </w:r>
          </w:p>
        </w:tc>
        <w:tc>
          <w:tcPr>
            <w:tcW w:w="1906" w:type="dxa"/>
          </w:tcPr>
          <w:p w14:paraId="1B20E028" w14:textId="3C0D0D24" w:rsidR="00112CB0" w:rsidRPr="00D661BC" w:rsidRDefault="00375D89" w:rsidP="00083204">
            <w:pPr>
              <w:spacing w:after="0" w:line="360" w:lineRule="auto"/>
              <w:jc w:val="right"/>
              <w:rPr>
                <w:rFonts w:eastAsia="Calibri"/>
                <w:sz w:val="20"/>
                <w:szCs w:val="20"/>
              </w:rPr>
            </w:pPr>
            <w:r>
              <w:rPr>
                <w:rFonts w:eastAsia="Calibri"/>
                <w:sz w:val="20"/>
                <w:szCs w:val="20"/>
              </w:rPr>
              <w:t>0.054</w:t>
            </w:r>
          </w:p>
        </w:tc>
      </w:tr>
      <w:tr w:rsidR="00112CB0" w:rsidRPr="00D661BC" w14:paraId="0ADB81D1" w14:textId="574414C7" w:rsidTr="00083204">
        <w:trPr>
          <w:trHeight w:val="20"/>
        </w:trPr>
        <w:tc>
          <w:tcPr>
            <w:tcW w:w="4050" w:type="dxa"/>
            <w:vAlign w:val="bottom"/>
            <w:hideMark/>
          </w:tcPr>
          <w:p w14:paraId="133276A2" w14:textId="737A0996" w:rsidR="00112CB0" w:rsidRPr="00D661BC" w:rsidRDefault="00112CB0" w:rsidP="00083204">
            <w:pPr>
              <w:spacing w:after="0" w:line="360" w:lineRule="auto"/>
              <w:rPr>
                <w:rFonts w:eastAsia="Calibri"/>
                <w:sz w:val="20"/>
                <w:szCs w:val="20"/>
              </w:rPr>
            </w:pPr>
            <w:r w:rsidRPr="00D661BC">
              <w:rPr>
                <w:rFonts w:eastAsia="Calibri"/>
                <w:sz w:val="20"/>
                <w:szCs w:val="20"/>
              </w:rPr>
              <w:t>Mortality from fishery releases (lb</w:t>
            </w:r>
            <w:r w:rsidR="00083204">
              <w:rPr>
                <w:rFonts w:eastAsia="Calibri"/>
                <w:sz w:val="20"/>
                <w:szCs w:val="20"/>
              </w:rPr>
              <w:t>s.</w:t>
            </w:r>
            <w:r w:rsidRPr="00D661BC">
              <w:rPr>
                <w:rFonts w:eastAsia="Calibri"/>
                <w:sz w:val="20"/>
                <w:szCs w:val="20"/>
              </w:rPr>
              <w:t>)</w:t>
            </w:r>
          </w:p>
        </w:tc>
        <w:tc>
          <w:tcPr>
            <w:tcW w:w="1488" w:type="dxa"/>
            <w:vAlign w:val="bottom"/>
            <w:hideMark/>
          </w:tcPr>
          <w:p w14:paraId="5313182B" w14:textId="77777777" w:rsidR="00112CB0" w:rsidRPr="00D661BC" w:rsidRDefault="00112CB0" w:rsidP="00083204">
            <w:pPr>
              <w:spacing w:after="0" w:line="360" w:lineRule="auto"/>
              <w:jc w:val="right"/>
              <w:rPr>
                <w:rFonts w:eastAsia="Calibri"/>
                <w:sz w:val="20"/>
                <w:szCs w:val="20"/>
              </w:rPr>
            </w:pPr>
            <w:r w:rsidRPr="00D661BC">
              <w:rPr>
                <w:rFonts w:eastAsia="Calibri"/>
                <w:sz w:val="20"/>
                <w:szCs w:val="20"/>
              </w:rPr>
              <w:t>75,682</w:t>
            </w:r>
          </w:p>
        </w:tc>
        <w:tc>
          <w:tcPr>
            <w:tcW w:w="1906" w:type="dxa"/>
            <w:vAlign w:val="bottom"/>
          </w:tcPr>
          <w:p w14:paraId="1E93100D" w14:textId="77777777" w:rsidR="00112CB0" w:rsidRPr="00D661BC" w:rsidRDefault="00112CB0" w:rsidP="00083204">
            <w:pPr>
              <w:spacing w:after="0" w:line="360" w:lineRule="auto"/>
              <w:jc w:val="right"/>
              <w:rPr>
                <w:rFonts w:eastAsia="Calibri"/>
                <w:sz w:val="20"/>
                <w:szCs w:val="20"/>
              </w:rPr>
            </w:pPr>
            <w:r w:rsidRPr="00D661BC">
              <w:rPr>
                <w:rFonts w:eastAsia="Calibri"/>
                <w:sz w:val="20"/>
                <w:szCs w:val="20"/>
              </w:rPr>
              <w:t>81,270</w:t>
            </w:r>
          </w:p>
        </w:tc>
        <w:tc>
          <w:tcPr>
            <w:tcW w:w="1906" w:type="dxa"/>
          </w:tcPr>
          <w:p w14:paraId="69DE039C" w14:textId="5CE3FCA5" w:rsidR="00112CB0" w:rsidRPr="00D661BC" w:rsidRDefault="00375D89" w:rsidP="00083204">
            <w:pPr>
              <w:spacing w:after="0" w:line="360" w:lineRule="auto"/>
              <w:jc w:val="right"/>
              <w:rPr>
                <w:rFonts w:eastAsia="Calibri"/>
                <w:sz w:val="20"/>
                <w:szCs w:val="20"/>
              </w:rPr>
            </w:pPr>
            <w:r>
              <w:rPr>
                <w:rFonts w:eastAsia="Calibri"/>
                <w:sz w:val="20"/>
                <w:szCs w:val="20"/>
              </w:rPr>
              <w:t>178,603</w:t>
            </w:r>
          </w:p>
        </w:tc>
      </w:tr>
      <w:tr w:rsidR="00112CB0" w:rsidRPr="00D661BC" w14:paraId="34EA58B8" w14:textId="053D7867" w:rsidTr="00083204">
        <w:trPr>
          <w:trHeight w:val="20"/>
        </w:trPr>
        <w:tc>
          <w:tcPr>
            <w:tcW w:w="4050" w:type="dxa"/>
            <w:vAlign w:val="bottom"/>
            <w:hideMark/>
          </w:tcPr>
          <w:p w14:paraId="220FE028" w14:textId="31A90EEF" w:rsidR="00112CB0" w:rsidRPr="00D661BC" w:rsidRDefault="00112CB0" w:rsidP="00083204">
            <w:pPr>
              <w:spacing w:after="0" w:line="360" w:lineRule="auto"/>
              <w:rPr>
                <w:rFonts w:eastAsia="Calibri"/>
                <w:sz w:val="20"/>
                <w:szCs w:val="20"/>
              </w:rPr>
            </w:pPr>
            <w:r w:rsidRPr="00D661BC">
              <w:rPr>
                <w:rFonts w:eastAsia="Calibri"/>
                <w:sz w:val="20"/>
                <w:szCs w:val="20"/>
              </w:rPr>
              <w:t>max ABC (lb</w:t>
            </w:r>
            <w:r w:rsidR="00083204">
              <w:rPr>
                <w:rFonts w:eastAsia="Calibri"/>
                <w:sz w:val="20"/>
                <w:szCs w:val="20"/>
              </w:rPr>
              <w:t>s.</w:t>
            </w:r>
            <w:r w:rsidRPr="00D661BC">
              <w:rPr>
                <w:rFonts w:eastAsia="Calibri"/>
                <w:sz w:val="20"/>
                <w:szCs w:val="20"/>
              </w:rPr>
              <w:t>)</w:t>
            </w:r>
          </w:p>
        </w:tc>
        <w:tc>
          <w:tcPr>
            <w:tcW w:w="1488" w:type="dxa"/>
            <w:vAlign w:val="bottom"/>
            <w:hideMark/>
          </w:tcPr>
          <w:p w14:paraId="500BF206" w14:textId="77777777" w:rsidR="00112CB0" w:rsidRPr="00D661BC" w:rsidRDefault="00112CB0" w:rsidP="00083204">
            <w:pPr>
              <w:spacing w:after="0" w:line="360" w:lineRule="auto"/>
              <w:jc w:val="right"/>
              <w:rPr>
                <w:rFonts w:eastAsia="Calibri"/>
                <w:sz w:val="20"/>
                <w:szCs w:val="20"/>
              </w:rPr>
            </w:pPr>
            <w:r w:rsidRPr="00D661BC">
              <w:rPr>
                <w:rFonts w:eastAsia="Calibri"/>
                <w:sz w:val="20"/>
                <w:szCs w:val="20"/>
              </w:rPr>
              <w:t>1,833,775</w:t>
            </w:r>
          </w:p>
        </w:tc>
        <w:tc>
          <w:tcPr>
            <w:tcW w:w="1906" w:type="dxa"/>
            <w:vAlign w:val="bottom"/>
          </w:tcPr>
          <w:p w14:paraId="7550B987" w14:textId="77777777" w:rsidR="00112CB0" w:rsidRPr="00D661BC" w:rsidRDefault="00112CB0" w:rsidP="00083204">
            <w:pPr>
              <w:spacing w:after="0" w:line="360" w:lineRule="auto"/>
              <w:jc w:val="right"/>
              <w:rPr>
                <w:color w:val="000000"/>
                <w:sz w:val="20"/>
                <w:szCs w:val="20"/>
              </w:rPr>
            </w:pPr>
            <w:r w:rsidRPr="00D661BC">
              <w:rPr>
                <w:color w:val="000000"/>
                <w:sz w:val="20"/>
                <w:szCs w:val="20"/>
              </w:rPr>
              <w:t>2,099,895</w:t>
            </w:r>
          </w:p>
        </w:tc>
        <w:tc>
          <w:tcPr>
            <w:tcW w:w="1906" w:type="dxa"/>
          </w:tcPr>
          <w:p w14:paraId="2240BD25" w14:textId="1194B0CA" w:rsidR="00112CB0" w:rsidRPr="00D661BC" w:rsidRDefault="00353E99" w:rsidP="00083204">
            <w:pPr>
              <w:tabs>
                <w:tab w:val="left" w:pos="351"/>
              </w:tabs>
              <w:spacing w:after="0" w:line="360" w:lineRule="auto"/>
              <w:jc w:val="right"/>
              <w:rPr>
                <w:color w:val="000000"/>
                <w:sz w:val="20"/>
                <w:szCs w:val="20"/>
              </w:rPr>
            </w:pPr>
            <w:r>
              <w:rPr>
                <w:color w:val="000000"/>
                <w:sz w:val="20"/>
                <w:szCs w:val="20"/>
              </w:rPr>
              <w:tab/>
              <w:t>3,150,994</w:t>
            </w:r>
          </w:p>
        </w:tc>
      </w:tr>
      <w:tr w:rsidR="00112CB0" w:rsidRPr="00D661BC" w14:paraId="07D8EA14" w14:textId="28A4F0FC" w:rsidTr="00083204">
        <w:trPr>
          <w:trHeight w:val="20"/>
        </w:trPr>
        <w:tc>
          <w:tcPr>
            <w:tcW w:w="4050" w:type="dxa"/>
            <w:tcBorders>
              <w:bottom w:val="single" w:sz="12" w:space="0" w:color="auto"/>
            </w:tcBorders>
            <w:vAlign w:val="bottom"/>
            <w:hideMark/>
          </w:tcPr>
          <w:p w14:paraId="1D5A5B3F" w14:textId="74082C97" w:rsidR="00112CB0" w:rsidRPr="00D661BC" w:rsidRDefault="00112CB0" w:rsidP="00083204">
            <w:pPr>
              <w:spacing w:after="0" w:line="360" w:lineRule="auto"/>
              <w:rPr>
                <w:rFonts w:eastAsia="Calibri"/>
                <w:bCs/>
                <w:sz w:val="20"/>
                <w:szCs w:val="20"/>
              </w:rPr>
            </w:pPr>
            <w:r w:rsidRPr="00D661BC">
              <w:rPr>
                <w:rFonts w:eastAsia="Calibri"/>
                <w:bCs/>
                <w:sz w:val="20"/>
                <w:szCs w:val="20"/>
              </w:rPr>
              <w:t>Recommended ABC (lb</w:t>
            </w:r>
            <w:r w:rsidR="00083204">
              <w:rPr>
                <w:rFonts w:eastAsia="Calibri"/>
                <w:bCs/>
                <w:sz w:val="20"/>
                <w:szCs w:val="20"/>
              </w:rPr>
              <w:t>s.</w:t>
            </w:r>
            <w:r w:rsidRPr="00D661BC">
              <w:rPr>
                <w:rFonts w:eastAsia="Calibri"/>
                <w:bCs/>
                <w:sz w:val="20"/>
                <w:szCs w:val="20"/>
              </w:rPr>
              <w:t>)</w:t>
            </w:r>
          </w:p>
        </w:tc>
        <w:tc>
          <w:tcPr>
            <w:tcW w:w="1488" w:type="dxa"/>
            <w:tcBorders>
              <w:bottom w:val="single" w:sz="12" w:space="0" w:color="auto"/>
            </w:tcBorders>
            <w:vAlign w:val="bottom"/>
            <w:hideMark/>
          </w:tcPr>
          <w:p w14:paraId="610BAF0D" w14:textId="77777777" w:rsidR="00112CB0" w:rsidRPr="00D661BC" w:rsidRDefault="00112CB0" w:rsidP="00083204">
            <w:pPr>
              <w:spacing w:after="0" w:line="360" w:lineRule="auto"/>
              <w:jc w:val="right"/>
              <w:rPr>
                <w:rFonts w:eastAsia="Calibri"/>
                <w:bCs/>
                <w:sz w:val="20"/>
                <w:szCs w:val="20"/>
              </w:rPr>
            </w:pPr>
            <w:r w:rsidRPr="00D661BC">
              <w:rPr>
                <w:rFonts w:eastAsia="Calibri"/>
                <w:bCs/>
                <w:sz w:val="20"/>
                <w:szCs w:val="20"/>
              </w:rPr>
              <w:t>1,809,075</w:t>
            </w:r>
          </w:p>
        </w:tc>
        <w:tc>
          <w:tcPr>
            <w:tcW w:w="1906" w:type="dxa"/>
            <w:tcBorders>
              <w:bottom w:val="single" w:sz="12" w:space="0" w:color="auto"/>
            </w:tcBorders>
            <w:vAlign w:val="bottom"/>
          </w:tcPr>
          <w:p w14:paraId="18477179" w14:textId="77777777" w:rsidR="00112CB0" w:rsidRPr="00D661BC" w:rsidRDefault="00112CB0" w:rsidP="00083204">
            <w:pPr>
              <w:spacing w:after="0" w:line="360" w:lineRule="auto"/>
              <w:jc w:val="right"/>
              <w:rPr>
                <w:color w:val="000000"/>
                <w:sz w:val="20"/>
                <w:szCs w:val="20"/>
              </w:rPr>
            </w:pPr>
            <w:r w:rsidRPr="00D661BC">
              <w:rPr>
                <w:color w:val="000000"/>
                <w:sz w:val="20"/>
                <w:szCs w:val="20"/>
              </w:rPr>
              <w:t>2,080,436</w:t>
            </w:r>
          </w:p>
        </w:tc>
        <w:tc>
          <w:tcPr>
            <w:tcW w:w="1906" w:type="dxa"/>
            <w:tcBorders>
              <w:bottom w:val="single" w:sz="12" w:space="0" w:color="auto"/>
            </w:tcBorders>
          </w:tcPr>
          <w:p w14:paraId="5ABDC465" w14:textId="4F5B2CDB" w:rsidR="00112CB0" w:rsidRPr="00D661BC" w:rsidRDefault="00375D89" w:rsidP="00083204">
            <w:pPr>
              <w:spacing w:after="0" w:line="360" w:lineRule="auto"/>
              <w:jc w:val="right"/>
              <w:rPr>
                <w:color w:val="000000"/>
                <w:sz w:val="20"/>
                <w:szCs w:val="20"/>
              </w:rPr>
            </w:pPr>
            <w:r>
              <w:rPr>
                <w:color w:val="000000"/>
                <w:sz w:val="20"/>
                <w:szCs w:val="20"/>
              </w:rPr>
              <w:t>2,392,501</w:t>
            </w:r>
          </w:p>
        </w:tc>
      </w:tr>
    </w:tbl>
    <w:p w14:paraId="6864CD8B" w14:textId="134998D9" w:rsidR="0034424F" w:rsidRPr="00D661BC" w:rsidRDefault="00D661BC" w:rsidP="00D661BC">
      <w:pPr>
        <w:pStyle w:val="Table-Footnote"/>
        <w:rPr>
          <w:rFonts w:eastAsia="Cambria"/>
          <w:sz w:val="18"/>
          <w:szCs w:val="18"/>
        </w:rPr>
      </w:pPr>
      <w:r w:rsidRPr="00D661BC">
        <w:rPr>
          <w:rFonts w:eastAsia="Cambria"/>
          <w:i/>
          <w:iCs/>
          <w:sz w:val="18"/>
          <w:szCs w:val="18"/>
        </w:rPr>
        <w:t>Note:</w:t>
      </w:r>
      <w:r w:rsidRPr="00D661BC">
        <w:rPr>
          <w:rFonts w:eastAsia="Cambria"/>
          <w:sz w:val="18"/>
          <w:szCs w:val="18"/>
        </w:rPr>
        <w:t xml:space="preserve"> Acceptable biological catch (ABC)</w:t>
      </w:r>
    </w:p>
    <w:p w14:paraId="1C3935D4" w14:textId="77777777" w:rsidR="0034424F" w:rsidRPr="004636D3" w:rsidRDefault="0034424F">
      <w:pPr>
        <w:spacing w:after="0"/>
        <w:jc w:val="left"/>
        <w:rPr>
          <w:sz w:val="22"/>
          <w:szCs w:val="20"/>
        </w:rPr>
      </w:pPr>
      <w:bookmarkStart w:id="114" w:name="_Hlk198631589"/>
      <w:r w:rsidRPr="004636D3">
        <w:br w:type="page"/>
      </w:r>
    </w:p>
    <w:p w14:paraId="52B0AEBC" w14:textId="5571F4C7" w:rsidR="00C64739" w:rsidRPr="005D1E1A" w:rsidRDefault="00C64739" w:rsidP="0099171B">
      <w:pPr>
        <w:pStyle w:val="Caption"/>
        <w:ind w:firstLine="270"/>
      </w:pPr>
      <w:bookmarkStart w:id="115" w:name="_Toc204337297"/>
      <w:bookmarkStart w:id="116" w:name="_Ref224113043"/>
      <w:r w:rsidRPr="005D1E1A">
        <w:lastRenderedPageBreak/>
        <w:t xml:space="preserve">Table </w:t>
      </w:r>
      <w:r w:rsidR="00B8502C">
        <w:fldChar w:fldCharType="begin"/>
      </w:r>
      <w:r w:rsidR="00B8502C">
        <w:instrText xml:space="preserve"> SEQ Table \* ARABIC </w:instrText>
      </w:r>
      <w:r w:rsidR="00B8502C">
        <w:fldChar w:fldCharType="separate"/>
      </w:r>
      <w:r w:rsidR="00B8502C">
        <w:rPr>
          <w:noProof/>
        </w:rPr>
        <w:t>2</w:t>
      </w:r>
      <w:r w:rsidR="00B8502C">
        <w:rPr>
          <w:noProof/>
        </w:rPr>
        <w:fldChar w:fldCharType="end"/>
      </w:r>
      <w:bookmarkEnd w:id="116"/>
      <w:r w:rsidRPr="005D1E1A">
        <w:t>.–Annual harvest objective (round lb</w:t>
      </w:r>
      <w:r w:rsidR="001A568F">
        <w:t>s.</w:t>
      </w:r>
      <w:r w:rsidRPr="005D1E1A">
        <w:t>), equal quota share (</w:t>
      </w:r>
      <w:r w:rsidR="00081865" w:rsidRPr="005D1E1A">
        <w:t xml:space="preserve">EQS; </w:t>
      </w:r>
      <w:r w:rsidRPr="005D1E1A">
        <w:t>round lb</w:t>
      </w:r>
      <w:r w:rsidR="001A568F">
        <w:t>s.</w:t>
      </w:r>
      <w:r w:rsidRPr="005D1E1A">
        <w:t>), reported harvest (round lb</w:t>
      </w:r>
      <w:r w:rsidR="001A568F">
        <w:t>s.</w:t>
      </w:r>
      <w:r w:rsidRPr="005D1E1A">
        <w:t xml:space="preserve">), exvessel value, number of permits, and effort (days) for the directed commercial </w:t>
      </w:r>
      <w:r w:rsidR="004677FB" w:rsidRPr="005D1E1A">
        <w:t>Northern Southeast Inside (NSEI) Subdistrict</w:t>
      </w:r>
      <w:r w:rsidRPr="005D1E1A">
        <w:t xml:space="preserve"> sablefish fishery, 1985–202</w:t>
      </w:r>
      <w:r w:rsidR="001A568F">
        <w:t>6</w:t>
      </w:r>
      <w:r w:rsidRPr="005D1E1A">
        <w:t>.</w:t>
      </w:r>
      <w:bookmarkEnd w:id="110"/>
      <w:bookmarkEnd w:id="115"/>
      <w:r w:rsidRPr="005D1E1A">
        <w:t xml:space="preserve"> </w:t>
      </w:r>
      <w:bookmarkEnd w:id="111"/>
      <w:bookmarkEnd w:id="11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
        <w:gridCol w:w="1710"/>
        <w:gridCol w:w="1336"/>
        <w:gridCol w:w="1336"/>
        <w:gridCol w:w="1336"/>
        <w:gridCol w:w="1336"/>
        <w:gridCol w:w="1336"/>
      </w:tblGrid>
      <w:tr w:rsidR="004636D3" w:rsidRPr="005D1E1A" w14:paraId="6F9AFA23" w14:textId="77777777" w:rsidTr="00AE2167">
        <w:trPr>
          <w:trHeight w:val="144"/>
        </w:trPr>
        <w:tc>
          <w:tcPr>
            <w:tcW w:w="900" w:type="dxa"/>
            <w:tcBorders>
              <w:top w:val="single" w:sz="4" w:space="0" w:color="auto"/>
              <w:bottom w:val="single" w:sz="4" w:space="0" w:color="auto"/>
            </w:tcBorders>
            <w:vAlign w:val="bottom"/>
          </w:tcPr>
          <w:bookmarkEnd w:id="114"/>
          <w:p w14:paraId="5F2C3684" w14:textId="77777777" w:rsidR="00C64739" w:rsidRPr="005D1E1A" w:rsidRDefault="00C64739" w:rsidP="004E6411">
            <w:pPr>
              <w:pStyle w:val="Caption"/>
              <w:spacing w:after="0"/>
              <w:ind w:firstLine="0"/>
              <w:rPr>
                <w:sz w:val="20"/>
              </w:rPr>
            </w:pPr>
            <w:r w:rsidRPr="005D1E1A">
              <w:rPr>
                <w:sz w:val="20"/>
              </w:rPr>
              <w:t>Year</w:t>
            </w:r>
          </w:p>
        </w:tc>
        <w:tc>
          <w:tcPr>
            <w:tcW w:w="1710" w:type="dxa"/>
            <w:tcBorders>
              <w:top w:val="single" w:sz="4" w:space="0" w:color="auto"/>
              <w:bottom w:val="single" w:sz="4" w:space="0" w:color="auto"/>
            </w:tcBorders>
            <w:vAlign w:val="bottom"/>
          </w:tcPr>
          <w:p w14:paraId="3E344616" w14:textId="4DA7CDA6" w:rsidR="00C64739" w:rsidRPr="005D1E1A" w:rsidRDefault="00C64739" w:rsidP="00AE2167">
            <w:pPr>
              <w:pStyle w:val="Caption"/>
              <w:spacing w:after="0"/>
              <w:ind w:firstLine="0"/>
              <w:jc w:val="right"/>
              <w:rPr>
                <w:sz w:val="20"/>
              </w:rPr>
            </w:pPr>
            <w:r w:rsidRPr="005D1E1A">
              <w:rPr>
                <w:sz w:val="20"/>
              </w:rPr>
              <w:t>Annual harvest objective</w:t>
            </w:r>
            <w:r w:rsidR="00654B8D" w:rsidRPr="005D1E1A">
              <w:rPr>
                <w:sz w:val="20"/>
              </w:rPr>
              <w:t xml:space="preserve"> (AHO)</w:t>
            </w:r>
          </w:p>
        </w:tc>
        <w:tc>
          <w:tcPr>
            <w:tcW w:w="1336" w:type="dxa"/>
            <w:tcBorders>
              <w:top w:val="single" w:sz="4" w:space="0" w:color="auto"/>
              <w:bottom w:val="single" w:sz="4" w:space="0" w:color="auto"/>
            </w:tcBorders>
            <w:vAlign w:val="bottom"/>
          </w:tcPr>
          <w:p w14:paraId="7671958D" w14:textId="2525AC03" w:rsidR="00C64739" w:rsidRPr="005D1E1A" w:rsidRDefault="00CD3396" w:rsidP="00AE2167">
            <w:pPr>
              <w:pStyle w:val="Caption"/>
              <w:spacing w:after="0"/>
              <w:ind w:firstLine="0"/>
              <w:jc w:val="right"/>
              <w:rPr>
                <w:sz w:val="20"/>
                <w:vertAlign w:val="superscript"/>
              </w:rPr>
            </w:pPr>
            <w:r w:rsidRPr="005D1E1A">
              <w:rPr>
                <w:sz w:val="20"/>
              </w:rPr>
              <w:t>EQS</w:t>
            </w:r>
          </w:p>
        </w:tc>
        <w:tc>
          <w:tcPr>
            <w:tcW w:w="1336" w:type="dxa"/>
            <w:tcBorders>
              <w:top w:val="single" w:sz="4" w:space="0" w:color="auto"/>
              <w:bottom w:val="single" w:sz="4" w:space="0" w:color="auto"/>
            </w:tcBorders>
            <w:vAlign w:val="bottom"/>
          </w:tcPr>
          <w:p w14:paraId="7E834113" w14:textId="7135A2E0" w:rsidR="00C64739" w:rsidRPr="005D1E1A" w:rsidRDefault="00C64739" w:rsidP="00AE2167">
            <w:pPr>
              <w:pStyle w:val="Caption"/>
              <w:spacing w:after="0"/>
              <w:ind w:firstLine="0"/>
              <w:jc w:val="right"/>
              <w:rPr>
                <w:sz w:val="20"/>
              </w:rPr>
            </w:pPr>
            <w:r w:rsidRPr="005D1E1A">
              <w:rPr>
                <w:sz w:val="20"/>
              </w:rPr>
              <w:t>Harvest</w:t>
            </w:r>
            <w:r w:rsidR="00654B8D" w:rsidRPr="005D1E1A">
              <w:rPr>
                <w:sz w:val="20"/>
              </w:rPr>
              <w:t xml:space="preserve"> (lb)</w:t>
            </w:r>
          </w:p>
        </w:tc>
        <w:tc>
          <w:tcPr>
            <w:tcW w:w="1336" w:type="dxa"/>
            <w:tcBorders>
              <w:top w:val="single" w:sz="4" w:space="0" w:color="auto"/>
              <w:bottom w:val="single" w:sz="4" w:space="0" w:color="auto"/>
            </w:tcBorders>
            <w:vAlign w:val="bottom"/>
          </w:tcPr>
          <w:p w14:paraId="0C6463AD" w14:textId="77777777" w:rsidR="00C64739" w:rsidRPr="005D1E1A" w:rsidRDefault="00C64739" w:rsidP="00AE2167">
            <w:pPr>
              <w:pStyle w:val="Caption"/>
              <w:spacing w:after="0"/>
              <w:ind w:firstLine="0"/>
              <w:jc w:val="right"/>
              <w:rPr>
                <w:sz w:val="20"/>
              </w:rPr>
            </w:pPr>
            <w:r w:rsidRPr="005D1E1A">
              <w:rPr>
                <w:sz w:val="20"/>
              </w:rPr>
              <w:t>Exvessel value (mil)</w:t>
            </w:r>
          </w:p>
        </w:tc>
        <w:tc>
          <w:tcPr>
            <w:tcW w:w="1336" w:type="dxa"/>
            <w:tcBorders>
              <w:top w:val="single" w:sz="4" w:space="0" w:color="auto"/>
              <w:bottom w:val="single" w:sz="4" w:space="0" w:color="auto"/>
            </w:tcBorders>
            <w:vAlign w:val="bottom"/>
          </w:tcPr>
          <w:p w14:paraId="02509B60" w14:textId="77777777" w:rsidR="00C64739" w:rsidRPr="005D1E1A" w:rsidRDefault="00C64739" w:rsidP="00AE2167">
            <w:pPr>
              <w:pStyle w:val="Caption"/>
              <w:spacing w:after="0"/>
              <w:ind w:firstLine="0"/>
              <w:jc w:val="right"/>
              <w:rPr>
                <w:sz w:val="20"/>
              </w:rPr>
            </w:pPr>
            <w:r w:rsidRPr="005D1E1A">
              <w:rPr>
                <w:sz w:val="20"/>
              </w:rPr>
              <w:t>No. of permits</w:t>
            </w:r>
          </w:p>
        </w:tc>
        <w:tc>
          <w:tcPr>
            <w:tcW w:w="1336" w:type="dxa"/>
            <w:tcBorders>
              <w:top w:val="single" w:sz="4" w:space="0" w:color="auto"/>
              <w:bottom w:val="single" w:sz="4" w:space="0" w:color="auto"/>
            </w:tcBorders>
            <w:vAlign w:val="bottom"/>
          </w:tcPr>
          <w:p w14:paraId="696555D7" w14:textId="77777777" w:rsidR="00C64739" w:rsidRPr="005D1E1A" w:rsidRDefault="00C64739" w:rsidP="00AE2167">
            <w:pPr>
              <w:pStyle w:val="Caption"/>
              <w:spacing w:after="0"/>
              <w:ind w:firstLine="0"/>
              <w:jc w:val="right"/>
              <w:rPr>
                <w:sz w:val="20"/>
              </w:rPr>
            </w:pPr>
            <w:r w:rsidRPr="005D1E1A">
              <w:rPr>
                <w:sz w:val="20"/>
              </w:rPr>
              <w:t>No. of days</w:t>
            </w:r>
          </w:p>
        </w:tc>
      </w:tr>
      <w:tr w:rsidR="004636D3" w:rsidRPr="005D1E1A" w14:paraId="1DDFDE8B" w14:textId="77777777" w:rsidTr="00AE2167">
        <w:trPr>
          <w:trHeight w:val="144"/>
        </w:trPr>
        <w:tc>
          <w:tcPr>
            <w:tcW w:w="900" w:type="dxa"/>
            <w:tcBorders>
              <w:top w:val="single" w:sz="4" w:space="0" w:color="auto"/>
            </w:tcBorders>
          </w:tcPr>
          <w:p w14:paraId="277B0A2D" w14:textId="75BABF8B" w:rsidR="00D014A8" w:rsidRPr="005D1E1A" w:rsidRDefault="00D014A8" w:rsidP="00D014A8">
            <w:pPr>
              <w:pStyle w:val="Caption"/>
              <w:spacing w:after="0"/>
              <w:ind w:firstLine="0"/>
              <w:rPr>
                <w:sz w:val="20"/>
              </w:rPr>
            </w:pPr>
            <w:bookmarkStart w:id="117" w:name="_Hlk15981253"/>
            <w:r w:rsidRPr="005D1E1A">
              <w:rPr>
                <w:sz w:val="20"/>
              </w:rPr>
              <w:t>1985</w:t>
            </w:r>
          </w:p>
        </w:tc>
        <w:tc>
          <w:tcPr>
            <w:tcW w:w="1710" w:type="dxa"/>
            <w:tcBorders>
              <w:top w:val="single" w:sz="4" w:space="0" w:color="auto"/>
            </w:tcBorders>
            <w:vAlign w:val="bottom"/>
          </w:tcPr>
          <w:p w14:paraId="364224C2" w14:textId="4C86B499" w:rsidR="00D014A8" w:rsidRPr="005D1E1A" w:rsidRDefault="00D014A8" w:rsidP="00AE2167">
            <w:pPr>
              <w:pStyle w:val="Caption"/>
              <w:spacing w:after="0"/>
              <w:ind w:firstLine="0"/>
              <w:jc w:val="right"/>
              <w:rPr>
                <w:sz w:val="20"/>
              </w:rPr>
            </w:pPr>
            <w:r w:rsidRPr="005D1E1A">
              <w:rPr>
                <w:sz w:val="20"/>
              </w:rPr>
              <w:t>2,380,952</w:t>
            </w:r>
          </w:p>
        </w:tc>
        <w:tc>
          <w:tcPr>
            <w:tcW w:w="1336" w:type="dxa"/>
            <w:tcBorders>
              <w:top w:val="single" w:sz="4" w:space="0" w:color="auto"/>
            </w:tcBorders>
            <w:vAlign w:val="bottom"/>
          </w:tcPr>
          <w:p w14:paraId="2288FA19" w14:textId="1B563F85" w:rsidR="00D014A8" w:rsidRPr="005D1E1A" w:rsidRDefault="00D014A8" w:rsidP="00AE2167">
            <w:pPr>
              <w:pStyle w:val="Caption"/>
              <w:spacing w:after="0"/>
              <w:ind w:firstLine="0"/>
              <w:jc w:val="right"/>
              <w:rPr>
                <w:sz w:val="20"/>
              </w:rPr>
            </w:pPr>
            <w:r w:rsidRPr="005D1E1A">
              <w:rPr>
                <w:sz w:val="20"/>
              </w:rPr>
              <w:t>NA</w:t>
            </w:r>
          </w:p>
        </w:tc>
        <w:tc>
          <w:tcPr>
            <w:tcW w:w="1336" w:type="dxa"/>
            <w:tcBorders>
              <w:top w:val="single" w:sz="4" w:space="0" w:color="auto"/>
            </w:tcBorders>
            <w:vAlign w:val="bottom"/>
          </w:tcPr>
          <w:p w14:paraId="7BEF5FD4" w14:textId="75FA6551" w:rsidR="00D014A8" w:rsidRPr="005D1E1A" w:rsidRDefault="00D014A8" w:rsidP="00AE2167">
            <w:pPr>
              <w:pStyle w:val="Caption"/>
              <w:spacing w:after="0"/>
              <w:ind w:firstLine="0"/>
              <w:jc w:val="right"/>
              <w:rPr>
                <w:sz w:val="20"/>
              </w:rPr>
            </w:pPr>
            <w:r w:rsidRPr="005D1E1A">
              <w:rPr>
                <w:sz w:val="20"/>
              </w:rPr>
              <w:t>2,951,056</w:t>
            </w:r>
          </w:p>
        </w:tc>
        <w:tc>
          <w:tcPr>
            <w:tcW w:w="1336" w:type="dxa"/>
            <w:tcBorders>
              <w:top w:val="single" w:sz="4" w:space="0" w:color="auto"/>
            </w:tcBorders>
            <w:vAlign w:val="bottom"/>
          </w:tcPr>
          <w:p w14:paraId="293C448C" w14:textId="64281CF9" w:rsidR="00D014A8" w:rsidRPr="005D1E1A" w:rsidRDefault="00D014A8" w:rsidP="00AE2167">
            <w:pPr>
              <w:pStyle w:val="Caption"/>
              <w:tabs>
                <w:tab w:val="decimal" w:pos="756"/>
              </w:tabs>
              <w:spacing w:after="0"/>
              <w:ind w:firstLine="0"/>
              <w:jc w:val="right"/>
              <w:rPr>
                <w:sz w:val="20"/>
              </w:rPr>
            </w:pPr>
            <w:r w:rsidRPr="005D1E1A">
              <w:rPr>
                <w:sz w:val="20"/>
              </w:rPr>
              <w:t>$2</w:t>
            </w:r>
            <w:r w:rsidR="00F45CD0">
              <w:rPr>
                <w:sz w:val="20"/>
              </w:rPr>
              <w:t>.0</w:t>
            </w:r>
          </w:p>
        </w:tc>
        <w:tc>
          <w:tcPr>
            <w:tcW w:w="1336" w:type="dxa"/>
            <w:tcBorders>
              <w:top w:val="single" w:sz="4" w:space="0" w:color="auto"/>
            </w:tcBorders>
            <w:vAlign w:val="bottom"/>
          </w:tcPr>
          <w:p w14:paraId="081E8482" w14:textId="3ABCEBD1" w:rsidR="00D014A8" w:rsidRPr="005D1E1A" w:rsidRDefault="00D014A8" w:rsidP="00AE2167">
            <w:pPr>
              <w:pStyle w:val="Caption"/>
              <w:spacing w:after="0"/>
              <w:ind w:firstLine="0"/>
              <w:jc w:val="right"/>
              <w:rPr>
                <w:sz w:val="20"/>
              </w:rPr>
            </w:pPr>
            <w:r w:rsidRPr="005D1E1A">
              <w:rPr>
                <w:sz w:val="20"/>
              </w:rPr>
              <w:t>105</w:t>
            </w:r>
          </w:p>
        </w:tc>
        <w:tc>
          <w:tcPr>
            <w:tcW w:w="1336" w:type="dxa"/>
            <w:tcBorders>
              <w:top w:val="single" w:sz="4" w:space="0" w:color="auto"/>
            </w:tcBorders>
            <w:vAlign w:val="bottom"/>
          </w:tcPr>
          <w:p w14:paraId="15CE13F2" w14:textId="7493BC92" w:rsidR="00D014A8" w:rsidRPr="005D1E1A" w:rsidRDefault="00D014A8" w:rsidP="00AE2167">
            <w:pPr>
              <w:pStyle w:val="Caption"/>
              <w:spacing w:after="0"/>
              <w:ind w:left="-118" w:firstLine="0"/>
              <w:jc w:val="right"/>
              <w:rPr>
                <w:sz w:val="20"/>
              </w:rPr>
            </w:pPr>
            <w:r w:rsidRPr="005D1E1A">
              <w:rPr>
                <w:sz w:val="20"/>
              </w:rPr>
              <w:t>3</w:t>
            </w:r>
          </w:p>
        </w:tc>
      </w:tr>
      <w:tr w:rsidR="004636D3" w:rsidRPr="005D1E1A" w14:paraId="3C69E93C" w14:textId="77777777" w:rsidTr="00AE2167">
        <w:trPr>
          <w:trHeight w:val="144"/>
        </w:trPr>
        <w:tc>
          <w:tcPr>
            <w:tcW w:w="900" w:type="dxa"/>
          </w:tcPr>
          <w:p w14:paraId="306933BE" w14:textId="0237722C" w:rsidR="00D014A8" w:rsidRPr="005D1E1A" w:rsidRDefault="00D014A8" w:rsidP="00D014A8">
            <w:pPr>
              <w:pStyle w:val="Caption"/>
              <w:spacing w:after="0"/>
              <w:ind w:firstLine="0"/>
              <w:rPr>
                <w:sz w:val="20"/>
              </w:rPr>
            </w:pPr>
            <w:r w:rsidRPr="005D1E1A">
              <w:rPr>
                <w:sz w:val="20"/>
              </w:rPr>
              <w:t>1986</w:t>
            </w:r>
          </w:p>
        </w:tc>
        <w:tc>
          <w:tcPr>
            <w:tcW w:w="1710" w:type="dxa"/>
            <w:vAlign w:val="bottom"/>
          </w:tcPr>
          <w:p w14:paraId="4EF2D12C" w14:textId="069C7C93" w:rsidR="00D014A8" w:rsidRPr="005D1E1A" w:rsidRDefault="00D014A8" w:rsidP="00AE2167">
            <w:pPr>
              <w:pStyle w:val="Caption"/>
              <w:spacing w:after="0"/>
              <w:ind w:firstLine="0"/>
              <w:jc w:val="right"/>
              <w:rPr>
                <w:sz w:val="20"/>
              </w:rPr>
            </w:pPr>
            <w:r w:rsidRPr="005D1E1A">
              <w:rPr>
                <w:sz w:val="20"/>
              </w:rPr>
              <w:t>2,380,952</w:t>
            </w:r>
          </w:p>
        </w:tc>
        <w:tc>
          <w:tcPr>
            <w:tcW w:w="1336" w:type="dxa"/>
            <w:vAlign w:val="bottom"/>
          </w:tcPr>
          <w:p w14:paraId="544F53F5" w14:textId="5B0AF4D3" w:rsidR="00D014A8" w:rsidRPr="005D1E1A" w:rsidRDefault="00D014A8" w:rsidP="00AE2167">
            <w:pPr>
              <w:pStyle w:val="Caption"/>
              <w:spacing w:after="0"/>
              <w:ind w:firstLine="0"/>
              <w:jc w:val="right"/>
              <w:rPr>
                <w:sz w:val="20"/>
              </w:rPr>
            </w:pPr>
            <w:r w:rsidRPr="005D1E1A">
              <w:rPr>
                <w:sz w:val="20"/>
              </w:rPr>
              <w:t>NA</w:t>
            </w:r>
          </w:p>
        </w:tc>
        <w:tc>
          <w:tcPr>
            <w:tcW w:w="1336" w:type="dxa"/>
            <w:vAlign w:val="bottom"/>
          </w:tcPr>
          <w:p w14:paraId="0254C915" w14:textId="30E92A0D" w:rsidR="00D014A8" w:rsidRPr="005D1E1A" w:rsidRDefault="00D014A8" w:rsidP="00AE2167">
            <w:pPr>
              <w:pStyle w:val="Caption"/>
              <w:spacing w:after="0"/>
              <w:ind w:firstLine="0"/>
              <w:jc w:val="right"/>
              <w:rPr>
                <w:sz w:val="20"/>
              </w:rPr>
            </w:pPr>
            <w:r w:rsidRPr="005D1E1A">
              <w:rPr>
                <w:sz w:val="20"/>
              </w:rPr>
              <w:t>3,874,269</w:t>
            </w:r>
          </w:p>
        </w:tc>
        <w:tc>
          <w:tcPr>
            <w:tcW w:w="1336" w:type="dxa"/>
            <w:vAlign w:val="bottom"/>
          </w:tcPr>
          <w:p w14:paraId="09B2CD66" w14:textId="01B38970" w:rsidR="00D014A8" w:rsidRPr="005D1E1A" w:rsidRDefault="00D014A8" w:rsidP="00AE2167">
            <w:pPr>
              <w:pStyle w:val="Caption"/>
              <w:tabs>
                <w:tab w:val="decimal" w:pos="756"/>
              </w:tabs>
              <w:spacing w:after="0"/>
              <w:ind w:firstLine="0"/>
              <w:jc w:val="right"/>
              <w:rPr>
                <w:sz w:val="20"/>
              </w:rPr>
            </w:pPr>
            <w:r w:rsidRPr="005D1E1A">
              <w:rPr>
                <w:sz w:val="20"/>
              </w:rPr>
              <w:t>$2.9</w:t>
            </w:r>
          </w:p>
        </w:tc>
        <w:tc>
          <w:tcPr>
            <w:tcW w:w="1336" w:type="dxa"/>
            <w:vAlign w:val="bottom"/>
          </w:tcPr>
          <w:p w14:paraId="2B7E8053" w14:textId="6F3E2F11" w:rsidR="00D014A8" w:rsidRPr="005D1E1A" w:rsidRDefault="00D014A8" w:rsidP="00AE2167">
            <w:pPr>
              <w:pStyle w:val="Caption"/>
              <w:spacing w:after="0"/>
              <w:ind w:firstLine="0"/>
              <w:jc w:val="right"/>
              <w:rPr>
                <w:sz w:val="20"/>
              </w:rPr>
            </w:pPr>
            <w:r w:rsidRPr="005D1E1A">
              <w:rPr>
                <w:sz w:val="20"/>
              </w:rPr>
              <w:t>138</w:t>
            </w:r>
          </w:p>
        </w:tc>
        <w:tc>
          <w:tcPr>
            <w:tcW w:w="1336" w:type="dxa"/>
            <w:vAlign w:val="bottom"/>
          </w:tcPr>
          <w:p w14:paraId="2F0DB873" w14:textId="0D8E1AC1" w:rsidR="00D014A8" w:rsidRPr="005D1E1A" w:rsidRDefault="00D014A8" w:rsidP="00AE2167">
            <w:pPr>
              <w:pStyle w:val="Caption"/>
              <w:spacing w:after="0"/>
              <w:ind w:left="-118" w:firstLine="0"/>
              <w:jc w:val="right"/>
              <w:rPr>
                <w:sz w:val="20"/>
              </w:rPr>
            </w:pPr>
            <w:r w:rsidRPr="005D1E1A">
              <w:rPr>
                <w:sz w:val="20"/>
              </w:rPr>
              <w:t>2</w:t>
            </w:r>
          </w:p>
        </w:tc>
      </w:tr>
      <w:tr w:rsidR="004636D3" w:rsidRPr="005D1E1A" w14:paraId="3C4FA18B" w14:textId="77777777" w:rsidTr="00AE2167">
        <w:trPr>
          <w:trHeight w:val="144"/>
        </w:trPr>
        <w:tc>
          <w:tcPr>
            <w:tcW w:w="900" w:type="dxa"/>
          </w:tcPr>
          <w:p w14:paraId="46256FA3" w14:textId="1A4D4348" w:rsidR="00D014A8" w:rsidRPr="005D1E1A" w:rsidRDefault="00D014A8" w:rsidP="00D014A8">
            <w:pPr>
              <w:pStyle w:val="Caption"/>
              <w:spacing w:after="0"/>
              <w:ind w:firstLine="0"/>
              <w:rPr>
                <w:sz w:val="20"/>
              </w:rPr>
            </w:pPr>
            <w:r w:rsidRPr="005D1E1A">
              <w:rPr>
                <w:sz w:val="20"/>
              </w:rPr>
              <w:t>1987</w:t>
            </w:r>
          </w:p>
        </w:tc>
        <w:tc>
          <w:tcPr>
            <w:tcW w:w="1710" w:type="dxa"/>
            <w:vAlign w:val="bottom"/>
          </w:tcPr>
          <w:p w14:paraId="2538914A" w14:textId="1DF475AC" w:rsidR="00D014A8" w:rsidRPr="005D1E1A" w:rsidRDefault="00D014A8" w:rsidP="00AE2167">
            <w:pPr>
              <w:pStyle w:val="Caption"/>
              <w:spacing w:after="0"/>
              <w:ind w:firstLine="0"/>
              <w:jc w:val="right"/>
              <w:rPr>
                <w:sz w:val="20"/>
              </w:rPr>
            </w:pPr>
            <w:r w:rsidRPr="005D1E1A">
              <w:rPr>
                <w:sz w:val="20"/>
              </w:rPr>
              <w:t>2,380,952</w:t>
            </w:r>
          </w:p>
        </w:tc>
        <w:tc>
          <w:tcPr>
            <w:tcW w:w="1336" w:type="dxa"/>
            <w:vAlign w:val="bottom"/>
          </w:tcPr>
          <w:p w14:paraId="062A8BE5" w14:textId="7A248D82" w:rsidR="00D014A8" w:rsidRPr="005D1E1A" w:rsidRDefault="00D014A8" w:rsidP="00AE2167">
            <w:pPr>
              <w:pStyle w:val="Caption"/>
              <w:spacing w:after="0"/>
              <w:ind w:firstLine="0"/>
              <w:jc w:val="right"/>
              <w:rPr>
                <w:sz w:val="20"/>
              </w:rPr>
            </w:pPr>
            <w:r w:rsidRPr="005D1E1A">
              <w:rPr>
                <w:sz w:val="20"/>
              </w:rPr>
              <w:t>NA</w:t>
            </w:r>
          </w:p>
        </w:tc>
        <w:tc>
          <w:tcPr>
            <w:tcW w:w="1336" w:type="dxa"/>
            <w:vAlign w:val="bottom"/>
          </w:tcPr>
          <w:p w14:paraId="294572A9" w14:textId="5CA1A105" w:rsidR="00D014A8" w:rsidRPr="005D1E1A" w:rsidRDefault="00D014A8" w:rsidP="00AE2167">
            <w:pPr>
              <w:pStyle w:val="Caption"/>
              <w:spacing w:after="0"/>
              <w:ind w:firstLine="0"/>
              <w:jc w:val="right"/>
              <w:rPr>
                <w:sz w:val="20"/>
              </w:rPr>
            </w:pPr>
            <w:r w:rsidRPr="005D1E1A">
              <w:rPr>
                <w:sz w:val="20"/>
              </w:rPr>
              <w:t>3,861,546</w:t>
            </w:r>
          </w:p>
        </w:tc>
        <w:tc>
          <w:tcPr>
            <w:tcW w:w="1336" w:type="dxa"/>
            <w:vAlign w:val="bottom"/>
          </w:tcPr>
          <w:p w14:paraId="684C8626" w14:textId="2600699F" w:rsidR="00D014A8" w:rsidRPr="005D1E1A" w:rsidRDefault="00D014A8" w:rsidP="00AE2167">
            <w:pPr>
              <w:pStyle w:val="Caption"/>
              <w:tabs>
                <w:tab w:val="decimal" w:pos="756"/>
              </w:tabs>
              <w:spacing w:after="0"/>
              <w:ind w:firstLine="0"/>
              <w:jc w:val="right"/>
              <w:rPr>
                <w:sz w:val="20"/>
              </w:rPr>
            </w:pPr>
            <w:r w:rsidRPr="005D1E1A">
              <w:rPr>
                <w:sz w:val="20"/>
              </w:rPr>
              <w:t>$3.4</w:t>
            </w:r>
          </w:p>
        </w:tc>
        <w:tc>
          <w:tcPr>
            <w:tcW w:w="1336" w:type="dxa"/>
            <w:vAlign w:val="bottom"/>
          </w:tcPr>
          <w:p w14:paraId="5AC347F4" w14:textId="616FACF9" w:rsidR="00D014A8" w:rsidRPr="005D1E1A" w:rsidRDefault="00D014A8" w:rsidP="00AE2167">
            <w:pPr>
              <w:pStyle w:val="Caption"/>
              <w:spacing w:after="0"/>
              <w:ind w:firstLine="0"/>
              <w:jc w:val="right"/>
              <w:rPr>
                <w:sz w:val="20"/>
              </w:rPr>
            </w:pPr>
            <w:r w:rsidRPr="005D1E1A">
              <w:rPr>
                <w:sz w:val="20"/>
              </w:rPr>
              <w:t>158</w:t>
            </w:r>
          </w:p>
        </w:tc>
        <w:tc>
          <w:tcPr>
            <w:tcW w:w="1336" w:type="dxa"/>
            <w:vAlign w:val="bottom"/>
          </w:tcPr>
          <w:p w14:paraId="10AC47EA" w14:textId="375F6A74" w:rsidR="00D014A8" w:rsidRPr="005D1E1A" w:rsidRDefault="00D014A8" w:rsidP="00AE2167">
            <w:pPr>
              <w:pStyle w:val="Caption"/>
              <w:spacing w:after="0"/>
              <w:ind w:left="-118" w:firstLine="0"/>
              <w:jc w:val="right"/>
              <w:rPr>
                <w:sz w:val="20"/>
              </w:rPr>
            </w:pPr>
            <w:r w:rsidRPr="005D1E1A">
              <w:rPr>
                <w:sz w:val="20"/>
              </w:rPr>
              <w:t>1</w:t>
            </w:r>
          </w:p>
        </w:tc>
      </w:tr>
      <w:tr w:rsidR="004636D3" w:rsidRPr="005D1E1A" w14:paraId="40FB60BA" w14:textId="77777777" w:rsidTr="00AE2167">
        <w:trPr>
          <w:trHeight w:val="144"/>
        </w:trPr>
        <w:tc>
          <w:tcPr>
            <w:tcW w:w="900" w:type="dxa"/>
          </w:tcPr>
          <w:p w14:paraId="55F51A8D" w14:textId="6F730203" w:rsidR="00D014A8" w:rsidRPr="005D1E1A" w:rsidRDefault="00D014A8" w:rsidP="00D014A8">
            <w:pPr>
              <w:pStyle w:val="Caption"/>
              <w:spacing w:after="0"/>
              <w:ind w:firstLine="0"/>
              <w:rPr>
                <w:sz w:val="20"/>
              </w:rPr>
            </w:pPr>
            <w:r w:rsidRPr="005D1E1A">
              <w:rPr>
                <w:sz w:val="20"/>
              </w:rPr>
              <w:t>1988</w:t>
            </w:r>
          </w:p>
        </w:tc>
        <w:tc>
          <w:tcPr>
            <w:tcW w:w="1710" w:type="dxa"/>
            <w:vAlign w:val="bottom"/>
          </w:tcPr>
          <w:p w14:paraId="370870E2" w14:textId="55DEE779" w:rsidR="00D014A8" w:rsidRPr="005D1E1A" w:rsidRDefault="00D014A8" w:rsidP="00AE2167">
            <w:pPr>
              <w:pStyle w:val="Caption"/>
              <w:spacing w:after="0"/>
              <w:ind w:firstLine="0"/>
              <w:jc w:val="right"/>
              <w:rPr>
                <w:sz w:val="20"/>
              </w:rPr>
            </w:pPr>
            <w:r w:rsidRPr="005D1E1A">
              <w:rPr>
                <w:sz w:val="20"/>
              </w:rPr>
              <w:t>2,380,952</w:t>
            </w:r>
          </w:p>
        </w:tc>
        <w:tc>
          <w:tcPr>
            <w:tcW w:w="1336" w:type="dxa"/>
            <w:vAlign w:val="bottom"/>
          </w:tcPr>
          <w:p w14:paraId="59DF69E3" w14:textId="687E60C4" w:rsidR="00D014A8" w:rsidRPr="005D1E1A" w:rsidRDefault="00D014A8" w:rsidP="00AE2167">
            <w:pPr>
              <w:pStyle w:val="Caption"/>
              <w:spacing w:after="0"/>
              <w:ind w:firstLine="0"/>
              <w:jc w:val="right"/>
              <w:rPr>
                <w:sz w:val="20"/>
              </w:rPr>
            </w:pPr>
            <w:r w:rsidRPr="005D1E1A">
              <w:rPr>
                <w:sz w:val="20"/>
              </w:rPr>
              <w:t>NA</w:t>
            </w:r>
          </w:p>
        </w:tc>
        <w:tc>
          <w:tcPr>
            <w:tcW w:w="1336" w:type="dxa"/>
            <w:vAlign w:val="bottom"/>
          </w:tcPr>
          <w:p w14:paraId="6AEE16DC" w14:textId="3789DA6F" w:rsidR="00D014A8" w:rsidRPr="005D1E1A" w:rsidRDefault="00D014A8" w:rsidP="00AE2167">
            <w:pPr>
              <w:pStyle w:val="Caption"/>
              <w:spacing w:after="0"/>
              <w:ind w:firstLine="0"/>
              <w:jc w:val="right"/>
              <w:rPr>
                <w:sz w:val="20"/>
              </w:rPr>
            </w:pPr>
            <w:r w:rsidRPr="005D1E1A">
              <w:rPr>
                <w:sz w:val="20"/>
              </w:rPr>
              <w:t>4,196,601</w:t>
            </w:r>
          </w:p>
        </w:tc>
        <w:tc>
          <w:tcPr>
            <w:tcW w:w="1336" w:type="dxa"/>
            <w:vAlign w:val="bottom"/>
          </w:tcPr>
          <w:p w14:paraId="4AEFD741" w14:textId="5B767D67" w:rsidR="00D014A8" w:rsidRPr="005D1E1A" w:rsidRDefault="00D014A8" w:rsidP="00AE2167">
            <w:pPr>
              <w:pStyle w:val="Caption"/>
              <w:tabs>
                <w:tab w:val="decimal" w:pos="756"/>
              </w:tabs>
              <w:spacing w:after="0"/>
              <w:ind w:firstLine="0"/>
              <w:jc w:val="right"/>
              <w:rPr>
                <w:sz w:val="20"/>
              </w:rPr>
            </w:pPr>
            <w:r w:rsidRPr="005D1E1A">
              <w:rPr>
                <w:sz w:val="20"/>
              </w:rPr>
              <w:t>$4.4</w:t>
            </w:r>
          </w:p>
        </w:tc>
        <w:tc>
          <w:tcPr>
            <w:tcW w:w="1336" w:type="dxa"/>
            <w:vAlign w:val="bottom"/>
          </w:tcPr>
          <w:p w14:paraId="6E21B0A7" w14:textId="387B11FF" w:rsidR="00D014A8" w:rsidRPr="005D1E1A" w:rsidRDefault="00D014A8" w:rsidP="00AE2167">
            <w:pPr>
              <w:pStyle w:val="Caption"/>
              <w:spacing w:after="0"/>
              <w:ind w:firstLine="0"/>
              <w:jc w:val="right"/>
              <w:rPr>
                <w:sz w:val="20"/>
              </w:rPr>
            </w:pPr>
            <w:r w:rsidRPr="005D1E1A">
              <w:rPr>
                <w:sz w:val="20"/>
              </w:rPr>
              <w:t>149</w:t>
            </w:r>
          </w:p>
        </w:tc>
        <w:tc>
          <w:tcPr>
            <w:tcW w:w="1336" w:type="dxa"/>
            <w:vAlign w:val="bottom"/>
          </w:tcPr>
          <w:p w14:paraId="1D82E0EB" w14:textId="74A0BE55" w:rsidR="00D014A8" w:rsidRPr="005D1E1A" w:rsidRDefault="00D014A8" w:rsidP="00AE2167">
            <w:pPr>
              <w:pStyle w:val="Caption"/>
              <w:spacing w:after="0"/>
              <w:ind w:left="-118" w:firstLine="0"/>
              <w:jc w:val="right"/>
              <w:rPr>
                <w:sz w:val="20"/>
              </w:rPr>
            </w:pPr>
            <w:r w:rsidRPr="005D1E1A">
              <w:rPr>
                <w:sz w:val="20"/>
              </w:rPr>
              <w:t>1</w:t>
            </w:r>
          </w:p>
        </w:tc>
      </w:tr>
      <w:tr w:rsidR="004636D3" w:rsidRPr="005D1E1A" w14:paraId="462FDFA5" w14:textId="77777777" w:rsidTr="00AE2167">
        <w:trPr>
          <w:trHeight w:val="144"/>
        </w:trPr>
        <w:tc>
          <w:tcPr>
            <w:tcW w:w="900" w:type="dxa"/>
          </w:tcPr>
          <w:p w14:paraId="06BA92BF" w14:textId="46A5065B" w:rsidR="00D014A8" w:rsidRPr="005D1E1A" w:rsidRDefault="00D014A8" w:rsidP="00D014A8">
            <w:pPr>
              <w:pStyle w:val="Caption"/>
              <w:spacing w:after="0"/>
              <w:ind w:firstLine="0"/>
              <w:rPr>
                <w:sz w:val="20"/>
              </w:rPr>
            </w:pPr>
            <w:r w:rsidRPr="005D1E1A">
              <w:rPr>
                <w:sz w:val="20"/>
              </w:rPr>
              <w:t>1989</w:t>
            </w:r>
          </w:p>
        </w:tc>
        <w:tc>
          <w:tcPr>
            <w:tcW w:w="1710" w:type="dxa"/>
            <w:vAlign w:val="bottom"/>
          </w:tcPr>
          <w:p w14:paraId="3E9C4E54" w14:textId="2C244979" w:rsidR="00D014A8" w:rsidRPr="005D1E1A" w:rsidRDefault="00D014A8" w:rsidP="00AE2167">
            <w:pPr>
              <w:pStyle w:val="Caption"/>
              <w:spacing w:after="0"/>
              <w:ind w:firstLine="0"/>
              <w:jc w:val="right"/>
              <w:rPr>
                <w:sz w:val="20"/>
              </w:rPr>
            </w:pPr>
            <w:r w:rsidRPr="005D1E1A">
              <w:rPr>
                <w:sz w:val="20"/>
              </w:rPr>
              <w:t>2,380,952</w:t>
            </w:r>
          </w:p>
        </w:tc>
        <w:tc>
          <w:tcPr>
            <w:tcW w:w="1336" w:type="dxa"/>
            <w:vAlign w:val="bottom"/>
          </w:tcPr>
          <w:p w14:paraId="0D75B50D" w14:textId="77C90703" w:rsidR="00D014A8" w:rsidRPr="005D1E1A" w:rsidRDefault="00D014A8" w:rsidP="00AE2167">
            <w:pPr>
              <w:pStyle w:val="Caption"/>
              <w:spacing w:after="0"/>
              <w:ind w:firstLine="0"/>
              <w:jc w:val="right"/>
              <w:rPr>
                <w:sz w:val="20"/>
              </w:rPr>
            </w:pPr>
            <w:r w:rsidRPr="005D1E1A">
              <w:rPr>
                <w:sz w:val="20"/>
              </w:rPr>
              <w:t>NA</w:t>
            </w:r>
          </w:p>
        </w:tc>
        <w:tc>
          <w:tcPr>
            <w:tcW w:w="1336" w:type="dxa"/>
            <w:vAlign w:val="bottom"/>
          </w:tcPr>
          <w:p w14:paraId="77AF609A" w14:textId="1C2E4A85" w:rsidR="00D014A8" w:rsidRPr="005D1E1A" w:rsidRDefault="00D014A8" w:rsidP="00AE2167">
            <w:pPr>
              <w:pStyle w:val="Caption"/>
              <w:spacing w:after="0"/>
              <w:ind w:firstLine="0"/>
              <w:jc w:val="right"/>
              <w:rPr>
                <w:sz w:val="20"/>
              </w:rPr>
            </w:pPr>
            <w:r w:rsidRPr="005D1E1A">
              <w:rPr>
                <w:sz w:val="20"/>
              </w:rPr>
              <w:t>3,767,518</w:t>
            </w:r>
          </w:p>
        </w:tc>
        <w:tc>
          <w:tcPr>
            <w:tcW w:w="1336" w:type="dxa"/>
            <w:vAlign w:val="bottom"/>
          </w:tcPr>
          <w:p w14:paraId="1E19EC95" w14:textId="507E5913" w:rsidR="00D014A8" w:rsidRPr="005D1E1A" w:rsidRDefault="00D014A8" w:rsidP="00AE2167">
            <w:pPr>
              <w:pStyle w:val="Caption"/>
              <w:tabs>
                <w:tab w:val="decimal" w:pos="756"/>
              </w:tabs>
              <w:spacing w:after="0"/>
              <w:ind w:firstLine="0"/>
              <w:jc w:val="right"/>
              <w:rPr>
                <w:sz w:val="20"/>
              </w:rPr>
            </w:pPr>
            <w:r w:rsidRPr="005D1E1A">
              <w:rPr>
                <w:sz w:val="20"/>
              </w:rPr>
              <w:t>$3.5</w:t>
            </w:r>
          </w:p>
        </w:tc>
        <w:tc>
          <w:tcPr>
            <w:tcW w:w="1336" w:type="dxa"/>
            <w:vAlign w:val="bottom"/>
          </w:tcPr>
          <w:p w14:paraId="6395D4B0" w14:textId="255D1F44" w:rsidR="00D014A8" w:rsidRPr="005D1E1A" w:rsidRDefault="00D014A8" w:rsidP="00AE2167">
            <w:pPr>
              <w:pStyle w:val="Caption"/>
              <w:spacing w:after="0"/>
              <w:ind w:firstLine="0"/>
              <w:jc w:val="right"/>
              <w:rPr>
                <w:sz w:val="20"/>
              </w:rPr>
            </w:pPr>
            <w:r w:rsidRPr="005D1E1A">
              <w:rPr>
                <w:sz w:val="20"/>
              </w:rPr>
              <w:t>151</w:t>
            </w:r>
          </w:p>
        </w:tc>
        <w:tc>
          <w:tcPr>
            <w:tcW w:w="1336" w:type="dxa"/>
            <w:vAlign w:val="bottom"/>
          </w:tcPr>
          <w:p w14:paraId="060D457F" w14:textId="14A0A34F" w:rsidR="00D014A8" w:rsidRPr="005D1E1A" w:rsidRDefault="00D014A8" w:rsidP="00AE2167">
            <w:pPr>
              <w:pStyle w:val="Caption"/>
              <w:spacing w:after="0"/>
              <w:ind w:left="-118" w:firstLine="0"/>
              <w:jc w:val="right"/>
              <w:rPr>
                <w:sz w:val="20"/>
              </w:rPr>
            </w:pPr>
            <w:r w:rsidRPr="005D1E1A">
              <w:rPr>
                <w:sz w:val="20"/>
              </w:rPr>
              <w:t>1</w:t>
            </w:r>
          </w:p>
        </w:tc>
      </w:tr>
      <w:tr w:rsidR="004636D3" w:rsidRPr="005D1E1A" w14:paraId="387FEBD0" w14:textId="77777777" w:rsidTr="00AE2167">
        <w:trPr>
          <w:trHeight w:val="144"/>
        </w:trPr>
        <w:tc>
          <w:tcPr>
            <w:tcW w:w="900" w:type="dxa"/>
          </w:tcPr>
          <w:p w14:paraId="35A393DC" w14:textId="01635C55" w:rsidR="00D014A8" w:rsidRPr="005D1E1A" w:rsidRDefault="00D014A8" w:rsidP="00D014A8">
            <w:pPr>
              <w:pStyle w:val="Caption"/>
              <w:spacing w:after="0"/>
              <w:ind w:firstLine="0"/>
              <w:rPr>
                <w:sz w:val="20"/>
              </w:rPr>
            </w:pPr>
            <w:r w:rsidRPr="005D1E1A">
              <w:rPr>
                <w:sz w:val="20"/>
              </w:rPr>
              <w:t>1990</w:t>
            </w:r>
          </w:p>
        </w:tc>
        <w:tc>
          <w:tcPr>
            <w:tcW w:w="1710" w:type="dxa"/>
            <w:vAlign w:val="bottom"/>
          </w:tcPr>
          <w:p w14:paraId="5F6C2D5F" w14:textId="4FA263D6" w:rsidR="00D014A8" w:rsidRPr="005D1E1A" w:rsidRDefault="00D014A8" w:rsidP="00AE2167">
            <w:pPr>
              <w:pStyle w:val="Caption"/>
              <w:spacing w:after="0"/>
              <w:ind w:firstLine="0"/>
              <w:jc w:val="right"/>
              <w:rPr>
                <w:sz w:val="20"/>
              </w:rPr>
            </w:pPr>
            <w:r w:rsidRPr="005D1E1A">
              <w:rPr>
                <w:sz w:val="20"/>
              </w:rPr>
              <w:t>2,380,952</w:t>
            </w:r>
          </w:p>
        </w:tc>
        <w:tc>
          <w:tcPr>
            <w:tcW w:w="1336" w:type="dxa"/>
            <w:vAlign w:val="bottom"/>
          </w:tcPr>
          <w:p w14:paraId="5415762B" w14:textId="6B26E8B9" w:rsidR="00D014A8" w:rsidRPr="005D1E1A" w:rsidRDefault="00D014A8" w:rsidP="00AE2167">
            <w:pPr>
              <w:pStyle w:val="Caption"/>
              <w:spacing w:after="0"/>
              <w:ind w:firstLine="0"/>
              <w:jc w:val="right"/>
              <w:rPr>
                <w:sz w:val="20"/>
              </w:rPr>
            </w:pPr>
            <w:r w:rsidRPr="005D1E1A">
              <w:rPr>
                <w:sz w:val="20"/>
              </w:rPr>
              <w:t>NA</w:t>
            </w:r>
          </w:p>
        </w:tc>
        <w:tc>
          <w:tcPr>
            <w:tcW w:w="1336" w:type="dxa"/>
            <w:vAlign w:val="bottom"/>
          </w:tcPr>
          <w:p w14:paraId="56633599" w14:textId="73BF7284" w:rsidR="00D014A8" w:rsidRPr="005D1E1A" w:rsidRDefault="00D014A8" w:rsidP="00AE2167">
            <w:pPr>
              <w:pStyle w:val="Caption"/>
              <w:spacing w:after="0"/>
              <w:ind w:firstLine="0"/>
              <w:jc w:val="right"/>
              <w:rPr>
                <w:sz w:val="20"/>
              </w:rPr>
            </w:pPr>
            <w:r w:rsidRPr="005D1E1A">
              <w:rPr>
                <w:sz w:val="20"/>
              </w:rPr>
              <w:t>3,254,262</w:t>
            </w:r>
          </w:p>
        </w:tc>
        <w:tc>
          <w:tcPr>
            <w:tcW w:w="1336" w:type="dxa"/>
            <w:vAlign w:val="bottom"/>
          </w:tcPr>
          <w:p w14:paraId="370C1097" w14:textId="19F51C8E" w:rsidR="00D014A8" w:rsidRPr="005D1E1A" w:rsidRDefault="00D014A8" w:rsidP="00AE2167">
            <w:pPr>
              <w:pStyle w:val="Caption"/>
              <w:tabs>
                <w:tab w:val="decimal" w:pos="756"/>
              </w:tabs>
              <w:spacing w:after="0"/>
              <w:ind w:firstLine="0"/>
              <w:jc w:val="right"/>
              <w:rPr>
                <w:sz w:val="20"/>
              </w:rPr>
            </w:pPr>
            <w:r w:rsidRPr="005D1E1A">
              <w:rPr>
                <w:sz w:val="20"/>
              </w:rPr>
              <w:t>$3.1</w:t>
            </w:r>
          </w:p>
        </w:tc>
        <w:tc>
          <w:tcPr>
            <w:tcW w:w="1336" w:type="dxa"/>
            <w:vAlign w:val="bottom"/>
          </w:tcPr>
          <w:p w14:paraId="64E53ACF" w14:textId="3DCDF6B7" w:rsidR="00D014A8" w:rsidRPr="005D1E1A" w:rsidRDefault="00D014A8" w:rsidP="00AE2167">
            <w:pPr>
              <w:pStyle w:val="Caption"/>
              <w:spacing w:after="0"/>
              <w:ind w:firstLine="0"/>
              <w:jc w:val="right"/>
              <w:rPr>
                <w:sz w:val="20"/>
              </w:rPr>
            </w:pPr>
            <w:r w:rsidRPr="005D1E1A">
              <w:rPr>
                <w:sz w:val="20"/>
              </w:rPr>
              <w:t>120</w:t>
            </w:r>
          </w:p>
        </w:tc>
        <w:tc>
          <w:tcPr>
            <w:tcW w:w="1336" w:type="dxa"/>
            <w:vAlign w:val="bottom"/>
          </w:tcPr>
          <w:p w14:paraId="490DFBC1" w14:textId="13AEE13D" w:rsidR="00D014A8" w:rsidRPr="005D1E1A" w:rsidRDefault="00D014A8" w:rsidP="00AE2167">
            <w:pPr>
              <w:pStyle w:val="Caption"/>
              <w:spacing w:after="0"/>
              <w:ind w:left="-118" w:firstLine="0"/>
              <w:jc w:val="right"/>
              <w:rPr>
                <w:sz w:val="20"/>
              </w:rPr>
            </w:pPr>
            <w:r w:rsidRPr="005D1E1A">
              <w:rPr>
                <w:sz w:val="20"/>
              </w:rPr>
              <w:t>1</w:t>
            </w:r>
          </w:p>
        </w:tc>
      </w:tr>
      <w:tr w:rsidR="004636D3" w:rsidRPr="005D1E1A" w14:paraId="05C02E8C" w14:textId="77777777" w:rsidTr="00AE2167">
        <w:trPr>
          <w:trHeight w:val="144"/>
        </w:trPr>
        <w:tc>
          <w:tcPr>
            <w:tcW w:w="900" w:type="dxa"/>
          </w:tcPr>
          <w:p w14:paraId="1E865618" w14:textId="2066F782" w:rsidR="00D014A8" w:rsidRPr="005D1E1A" w:rsidRDefault="00D014A8" w:rsidP="00D014A8">
            <w:pPr>
              <w:pStyle w:val="Caption"/>
              <w:spacing w:after="0"/>
              <w:ind w:firstLine="0"/>
              <w:rPr>
                <w:sz w:val="20"/>
              </w:rPr>
            </w:pPr>
            <w:r w:rsidRPr="005D1E1A">
              <w:rPr>
                <w:sz w:val="20"/>
              </w:rPr>
              <w:t>1991</w:t>
            </w:r>
          </w:p>
        </w:tc>
        <w:tc>
          <w:tcPr>
            <w:tcW w:w="1710" w:type="dxa"/>
            <w:vAlign w:val="bottom"/>
          </w:tcPr>
          <w:p w14:paraId="22A18DCB" w14:textId="7DF30CA0" w:rsidR="00D014A8" w:rsidRPr="005D1E1A" w:rsidRDefault="00D014A8" w:rsidP="00AE2167">
            <w:pPr>
              <w:pStyle w:val="Caption"/>
              <w:spacing w:after="0"/>
              <w:ind w:firstLine="0"/>
              <w:jc w:val="right"/>
              <w:rPr>
                <w:sz w:val="20"/>
              </w:rPr>
            </w:pPr>
            <w:r w:rsidRPr="005D1E1A">
              <w:rPr>
                <w:sz w:val="20"/>
              </w:rPr>
              <w:t>2,380,952</w:t>
            </w:r>
          </w:p>
        </w:tc>
        <w:tc>
          <w:tcPr>
            <w:tcW w:w="1336" w:type="dxa"/>
            <w:vAlign w:val="bottom"/>
          </w:tcPr>
          <w:p w14:paraId="2AC96BA1" w14:textId="39C543C0" w:rsidR="00D014A8" w:rsidRPr="005D1E1A" w:rsidRDefault="00D014A8" w:rsidP="00AE2167">
            <w:pPr>
              <w:pStyle w:val="Caption"/>
              <w:spacing w:after="0"/>
              <w:ind w:firstLine="0"/>
              <w:jc w:val="right"/>
              <w:rPr>
                <w:sz w:val="20"/>
              </w:rPr>
            </w:pPr>
            <w:r w:rsidRPr="005D1E1A">
              <w:rPr>
                <w:sz w:val="20"/>
              </w:rPr>
              <w:t>NA</w:t>
            </w:r>
          </w:p>
        </w:tc>
        <w:tc>
          <w:tcPr>
            <w:tcW w:w="1336" w:type="dxa"/>
            <w:vAlign w:val="bottom"/>
          </w:tcPr>
          <w:p w14:paraId="0C32D2E3" w14:textId="204666C6" w:rsidR="00D014A8" w:rsidRPr="005D1E1A" w:rsidRDefault="00D014A8" w:rsidP="00AE2167">
            <w:pPr>
              <w:pStyle w:val="Caption"/>
              <w:spacing w:after="0"/>
              <w:ind w:firstLine="0"/>
              <w:jc w:val="right"/>
              <w:rPr>
                <w:sz w:val="20"/>
              </w:rPr>
            </w:pPr>
            <w:r w:rsidRPr="005D1E1A">
              <w:rPr>
                <w:sz w:val="20"/>
              </w:rPr>
              <w:t>3,955,189</w:t>
            </w:r>
          </w:p>
        </w:tc>
        <w:tc>
          <w:tcPr>
            <w:tcW w:w="1336" w:type="dxa"/>
            <w:vAlign w:val="bottom"/>
          </w:tcPr>
          <w:p w14:paraId="14D10850" w14:textId="30DB21AD" w:rsidR="00D014A8" w:rsidRPr="005D1E1A" w:rsidRDefault="00D014A8" w:rsidP="00AE2167">
            <w:pPr>
              <w:pStyle w:val="Caption"/>
              <w:tabs>
                <w:tab w:val="decimal" w:pos="756"/>
              </w:tabs>
              <w:spacing w:after="0"/>
              <w:ind w:firstLine="0"/>
              <w:jc w:val="right"/>
              <w:rPr>
                <w:sz w:val="20"/>
              </w:rPr>
            </w:pPr>
            <w:r w:rsidRPr="005D1E1A">
              <w:rPr>
                <w:sz w:val="20"/>
              </w:rPr>
              <w:t>$5.5</w:t>
            </w:r>
          </w:p>
        </w:tc>
        <w:tc>
          <w:tcPr>
            <w:tcW w:w="1336" w:type="dxa"/>
            <w:vAlign w:val="bottom"/>
          </w:tcPr>
          <w:p w14:paraId="3238A13B" w14:textId="78B82EE3" w:rsidR="00D014A8" w:rsidRPr="005D1E1A" w:rsidRDefault="00D014A8" w:rsidP="00AE2167">
            <w:pPr>
              <w:pStyle w:val="Caption"/>
              <w:spacing w:after="0"/>
              <w:ind w:firstLine="0"/>
              <w:jc w:val="right"/>
              <w:rPr>
                <w:sz w:val="20"/>
              </w:rPr>
            </w:pPr>
            <w:r w:rsidRPr="005D1E1A">
              <w:rPr>
                <w:sz w:val="20"/>
              </w:rPr>
              <w:t>127</w:t>
            </w:r>
          </w:p>
        </w:tc>
        <w:tc>
          <w:tcPr>
            <w:tcW w:w="1336" w:type="dxa"/>
            <w:vAlign w:val="bottom"/>
          </w:tcPr>
          <w:p w14:paraId="418E28CE" w14:textId="0928D219" w:rsidR="00D014A8" w:rsidRPr="005D1E1A" w:rsidRDefault="00D014A8" w:rsidP="00AE2167">
            <w:pPr>
              <w:pStyle w:val="Caption"/>
              <w:spacing w:after="0"/>
              <w:ind w:left="-118" w:firstLine="0"/>
              <w:jc w:val="right"/>
              <w:rPr>
                <w:sz w:val="20"/>
              </w:rPr>
            </w:pPr>
            <w:r w:rsidRPr="005D1E1A">
              <w:rPr>
                <w:sz w:val="20"/>
              </w:rPr>
              <w:t>1</w:t>
            </w:r>
          </w:p>
        </w:tc>
      </w:tr>
      <w:tr w:rsidR="004636D3" w:rsidRPr="005D1E1A" w14:paraId="2D257E5B" w14:textId="77777777" w:rsidTr="00AE2167">
        <w:trPr>
          <w:trHeight w:val="144"/>
        </w:trPr>
        <w:tc>
          <w:tcPr>
            <w:tcW w:w="900" w:type="dxa"/>
          </w:tcPr>
          <w:p w14:paraId="38C65DD1" w14:textId="630A6C86" w:rsidR="00D014A8" w:rsidRPr="005D1E1A" w:rsidRDefault="00D014A8" w:rsidP="00D014A8">
            <w:pPr>
              <w:pStyle w:val="Caption"/>
              <w:spacing w:after="0"/>
              <w:ind w:firstLine="0"/>
              <w:rPr>
                <w:sz w:val="20"/>
              </w:rPr>
            </w:pPr>
            <w:r w:rsidRPr="005D1E1A">
              <w:rPr>
                <w:sz w:val="20"/>
              </w:rPr>
              <w:t>1992</w:t>
            </w:r>
          </w:p>
        </w:tc>
        <w:tc>
          <w:tcPr>
            <w:tcW w:w="1710" w:type="dxa"/>
            <w:vAlign w:val="bottom"/>
          </w:tcPr>
          <w:p w14:paraId="2D09F42B" w14:textId="669A50D8" w:rsidR="00D014A8" w:rsidRPr="005D1E1A" w:rsidRDefault="00D014A8" w:rsidP="00AE2167">
            <w:pPr>
              <w:pStyle w:val="Caption"/>
              <w:spacing w:after="0"/>
              <w:ind w:firstLine="0"/>
              <w:jc w:val="right"/>
              <w:rPr>
                <w:sz w:val="20"/>
              </w:rPr>
            </w:pPr>
            <w:r w:rsidRPr="005D1E1A">
              <w:rPr>
                <w:sz w:val="20"/>
              </w:rPr>
              <w:t>2,380,952</w:t>
            </w:r>
          </w:p>
        </w:tc>
        <w:tc>
          <w:tcPr>
            <w:tcW w:w="1336" w:type="dxa"/>
            <w:vAlign w:val="bottom"/>
          </w:tcPr>
          <w:p w14:paraId="71E8D5E8" w14:textId="5E06053F" w:rsidR="00D014A8" w:rsidRPr="005D1E1A" w:rsidRDefault="00D014A8" w:rsidP="00AE2167">
            <w:pPr>
              <w:pStyle w:val="Caption"/>
              <w:spacing w:after="0"/>
              <w:ind w:firstLine="0"/>
              <w:jc w:val="right"/>
              <w:rPr>
                <w:sz w:val="20"/>
              </w:rPr>
            </w:pPr>
            <w:r w:rsidRPr="005D1E1A">
              <w:rPr>
                <w:sz w:val="20"/>
              </w:rPr>
              <w:t>NA</w:t>
            </w:r>
          </w:p>
        </w:tc>
        <w:tc>
          <w:tcPr>
            <w:tcW w:w="1336" w:type="dxa"/>
            <w:vAlign w:val="bottom"/>
          </w:tcPr>
          <w:p w14:paraId="0C631FA5" w14:textId="44F84E95" w:rsidR="00D014A8" w:rsidRPr="005D1E1A" w:rsidRDefault="00D014A8" w:rsidP="00AE2167">
            <w:pPr>
              <w:pStyle w:val="Caption"/>
              <w:spacing w:after="0"/>
              <w:ind w:firstLine="0"/>
              <w:jc w:val="right"/>
              <w:rPr>
                <w:sz w:val="20"/>
              </w:rPr>
            </w:pPr>
            <w:r w:rsidRPr="005D1E1A">
              <w:rPr>
                <w:sz w:val="20"/>
              </w:rPr>
              <w:t>4,267,781</w:t>
            </w:r>
          </w:p>
        </w:tc>
        <w:tc>
          <w:tcPr>
            <w:tcW w:w="1336" w:type="dxa"/>
            <w:vAlign w:val="bottom"/>
          </w:tcPr>
          <w:p w14:paraId="51C1A1E1" w14:textId="58B16418" w:rsidR="00D014A8" w:rsidRPr="005D1E1A" w:rsidRDefault="00D014A8" w:rsidP="00AE2167">
            <w:pPr>
              <w:pStyle w:val="Caption"/>
              <w:tabs>
                <w:tab w:val="decimal" w:pos="756"/>
              </w:tabs>
              <w:spacing w:after="0"/>
              <w:ind w:firstLine="0"/>
              <w:jc w:val="right"/>
              <w:rPr>
                <w:sz w:val="20"/>
              </w:rPr>
            </w:pPr>
            <w:r w:rsidRPr="005D1E1A">
              <w:rPr>
                <w:sz w:val="20"/>
              </w:rPr>
              <w:t>$5.4</w:t>
            </w:r>
          </w:p>
        </w:tc>
        <w:tc>
          <w:tcPr>
            <w:tcW w:w="1336" w:type="dxa"/>
            <w:vAlign w:val="bottom"/>
          </w:tcPr>
          <w:p w14:paraId="0C6C23A3" w14:textId="19569447" w:rsidR="00D014A8" w:rsidRPr="005D1E1A" w:rsidRDefault="00D014A8" w:rsidP="00AE2167">
            <w:pPr>
              <w:pStyle w:val="Caption"/>
              <w:spacing w:after="0"/>
              <w:ind w:firstLine="0"/>
              <w:jc w:val="right"/>
              <w:rPr>
                <w:sz w:val="20"/>
              </w:rPr>
            </w:pPr>
            <w:r w:rsidRPr="005D1E1A">
              <w:rPr>
                <w:sz w:val="20"/>
              </w:rPr>
              <w:t>115</w:t>
            </w:r>
          </w:p>
        </w:tc>
        <w:tc>
          <w:tcPr>
            <w:tcW w:w="1336" w:type="dxa"/>
            <w:vAlign w:val="bottom"/>
          </w:tcPr>
          <w:p w14:paraId="2B9FD119" w14:textId="25583C23" w:rsidR="00D014A8" w:rsidRPr="005D1E1A" w:rsidRDefault="00D014A8" w:rsidP="00AE2167">
            <w:pPr>
              <w:pStyle w:val="Caption"/>
              <w:spacing w:after="0"/>
              <w:ind w:left="-118" w:firstLine="0"/>
              <w:jc w:val="right"/>
              <w:rPr>
                <w:sz w:val="20"/>
              </w:rPr>
            </w:pPr>
            <w:r w:rsidRPr="005D1E1A">
              <w:rPr>
                <w:sz w:val="20"/>
              </w:rPr>
              <w:t>1</w:t>
            </w:r>
          </w:p>
        </w:tc>
      </w:tr>
      <w:tr w:rsidR="004636D3" w:rsidRPr="005D1E1A" w14:paraId="736DC055" w14:textId="77777777" w:rsidTr="00AE2167">
        <w:trPr>
          <w:trHeight w:val="144"/>
        </w:trPr>
        <w:tc>
          <w:tcPr>
            <w:tcW w:w="900" w:type="dxa"/>
          </w:tcPr>
          <w:p w14:paraId="126D2D79" w14:textId="58C7050D" w:rsidR="00D014A8" w:rsidRPr="005D1E1A" w:rsidRDefault="00D014A8" w:rsidP="00D014A8">
            <w:pPr>
              <w:pStyle w:val="Caption"/>
              <w:spacing w:after="0"/>
              <w:ind w:firstLine="0"/>
              <w:rPr>
                <w:sz w:val="20"/>
              </w:rPr>
            </w:pPr>
            <w:r w:rsidRPr="005D1E1A">
              <w:rPr>
                <w:sz w:val="20"/>
              </w:rPr>
              <w:t>1993</w:t>
            </w:r>
          </w:p>
        </w:tc>
        <w:tc>
          <w:tcPr>
            <w:tcW w:w="1710" w:type="dxa"/>
            <w:vAlign w:val="bottom"/>
          </w:tcPr>
          <w:p w14:paraId="01762838" w14:textId="0413FD12" w:rsidR="00D014A8" w:rsidRPr="005D1E1A" w:rsidRDefault="00D014A8" w:rsidP="00AE2167">
            <w:pPr>
              <w:pStyle w:val="Caption"/>
              <w:spacing w:after="0"/>
              <w:ind w:firstLine="0"/>
              <w:jc w:val="right"/>
              <w:rPr>
                <w:sz w:val="20"/>
              </w:rPr>
            </w:pPr>
            <w:r w:rsidRPr="005D1E1A">
              <w:rPr>
                <w:sz w:val="20"/>
              </w:rPr>
              <w:t>2,380,952</w:t>
            </w:r>
          </w:p>
        </w:tc>
        <w:tc>
          <w:tcPr>
            <w:tcW w:w="1336" w:type="dxa"/>
            <w:vAlign w:val="bottom"/>
          </w:tcPr>
          <w:p w14:paraId="2CF194BB" w14:textId="6E86BDAE" w:rsidR="00D014A8" w:rsidRPr="005D1E1A" w:rsidRDefault="00D014A8" w:rsidP="00AE2167">
            <w:pPr>
              <w:pStyle w:val="Caption"/>
              <w:spacing w:after="0"/>
              <w:ind w:firstLine="0"/>
              <w:jc w:val="right"/>
              <w:rPr>
                <w:sz w:val="20"/>
              </w:rPr>
            </w:pPr>
            <w:r w:rsidRPr="005D1E1A">
              <w:rPr>
                <w:sz w:val="20"/>
              </w:rPr>
              <w:t>NA</w:t>
            </w:r>
          </w:p>
        </w:tc>
        <w:tc>
          <w:tcPr>
            <w:tcW w:w="1336" w:type="dxa"/>
            <w:vAlign w:val="bottom"/>
          </w:tcPr>
          <w:p w14:paraId="4AE3A01A" w14:textId="04D97548" w:rsidR="00D014A8" w:rsidRPr="005D1E1A" w:rsidRDefault="00D014A8" w:rsidP="00AE2167">
            <w:pPr>
              <w:pStyle w:val="Caption"/>
              <w:spacing w:after="0"/>
              <w:ind w:firstLine="0"/>
              <w:jc w:val="right"/>
              <w:rPr>
                <w:sz w:val="20"/>
              </w:rPr>
            </w:pPr>
            <w:r w:rsidRPr="005D1E1A">
              <w:rPr>
                <w:sz w:val="20"/>
              </w:rPr>
              <w:t>5,795,974</w:t>
            </w:r>
          </w:p>
        </w:tc>
        <w:tc>
          <w:tcPr>
            <w:tcW w:w="1336" w:type="dxa"/>
            <w:vAlign w:val="bottom"/>
          </w:tcPr>
          <w:p w14:paraId="1981E671" w14:textId="1592B06E" w:rsidR="00D014A8" w:rsidRPr="005D1E1A" w:rsidRDefault="00D014A8" w:rsidP="00AE2167">
            <w:pPr>
              <w:pStyle w:val="Caption"/>
              <w:tabs>
                <w:tab w:val="decimal" w:pos="756"/>
              </w:tabs>
              <w:spacing w:after="0"/>
              <w:ind w:firstLine="0"/>
              <w:jc w:val="right"/>
              <w:rPr>
                <w:sz w:val="20"/>
              </w:rPr>
            </w:pPr>
            <w:r w:rsidRPr="005D1E1A">
              <w:rPr>
                <w:sz w:val="20"/>
              </w:rPr>
              <w:t>$6.6</w:t>
            </w:r>
          </w:p>
        </w:tc>
        <w:tc>
          <w:tcPr>
            <w:tcW w:w="1336" w:type="dxa"/>
            <w:vAlign w:val="bottom"/>
          </w:tcPr>
          <w:p w14:paraId="277248E1" w14:textId="5768EADD" w:rsidR="00D014A8" w:rsidRPr="005D1E1A" w:rsidRDefault="00D014A8" w:rsidP="00AE2167">
            <w:pPr>
              <w:pStyle w:val="Caption"/>
              <w:spacing w:after="0"/>
              <w:ind w:firstLine="0"/>
              <w:jc w:val="right"/>
              <w:rPr>
                <w:sz w:val="20"/>
              </w:rPr>
            </w:pPr>
            <w:r w:rsidRPr="005D1E1A">
              <w:rPr>
                <w:sz w:val="20"/>
              </w:rPr>
              <w:t>120</w:t>
            </w:r>
          </w:p>
        </w:tc>
        <w:tc>
          <w:tcPr>
            <w:tcW w:w="1336" w:type="dxa"/>
            <w:vAlign w:val="bottom"/>
          </w:tcPr>
          <w:p w14:paraId="6662B2AF" w14:textId="7D5125C8" w:rsidR="00D014A8" w:rsidRPr="005D1E1A" w:rsidRDefault="00D014A8" w:rsidP="00AE2167">
            <w:pPr>
              <w:pStyle w:val="Caption"/>
              <w:spacing w:after="0"/>
              <w:ind w:left="-118" w:firstLine="0"/>
              <w:jc w:val="right"/>
              <w:rPr>
                <w:sz w:val="20"/>
              </w:rPr>
            </w:pPr>
            <w:r w:rsidRPr="005D1E1A">
              <w:rPr>
                <w:sz w:val="20"/>
              </w:rPr>
              <w:t>1</w:t>
            </w:r>
          </w:p>
        </w:tc>
      </w:tr>
      <w:tr w:rsidR="004636D3" w:rsidRPr="005D1E1A" w14:paraId="7EF6165B" w14:textId="77777777" w:rsidTr="00AE2167">
        <w:trPr>
          <w:trHeight w:val="144"/>
        </w:trPr>
        <w:tc>
          <w:tcPr>
            <w:tcW w:w="900" w:type="dxa"/>
          </w:tcPr>
          <w:p w14:paraId="54787823" w14:textId="3FCC8F42" w:rsidR="00D014A8" w:rsidRPr="005D1E1A" w:rsidRDefault="00D014A8" w:rsidP="00D014A8">
            <w:pPr>
              <w:pStyle w:val="Caption"/>
              <w:spacing w:after="0"/>
              <w:ind w:firstLine="0"/>
              <w:rPr>
                <w:sz w:val="20"/>
              </w:rPr>
            </w:pPr>
            <w:r w:rsidRPr="005D1E1A">
              <w:rPr>
                <w:sz w:val="20"/>
              </w:rPr>
              <w:t>1994</w:t>
            </w:r>
          </w:p>
        </w:tc>
        <w:tc>
          <w:tcPr>
            <w:tcW w:w="1710" w:type="dxa"/>
            <w:vAlign w:val="bottom"/>
          </w:tcPr>
          <w:p w14:paraId="2CA5A8EA" w14:textId="220DA3B1" w:rsidR="00D014A8" w:rsidRPr="005D1E1A" w:rsidRDefault="00D014A8" w:rsidP="00AE2167">
            <w:pPr>
              <w:pStyle w:val="Caption"/>
              <w:spacing w:after="0"/>
              <w:ind w:firstLine="0"/>
              <w:jc w:val="right"/>
              <w:rPr>
                <w:sz w:val="20"/>
              </w:rPr>
            </w:pPr>
            <w:r w:rsidRPr="005D1E1A">
              <w:rPr>
                <w:sz w:val="20"/>
              </w:rPr>
              <w:t>4,761,905</w:t>
            </w:r>
          </w:p>
        </w:tc>
        <w:tc>
          <w:tcPr>
            <w:tcW w:w="1336" w:type="dxa"/>
            <w:vAlign w:val="bottom"/>
          </w:tcPr>
          <w:p w14:paraId="6A4DD672" w14:textId="3A6180A0" w:rsidR="00D014A8" w:rsidRPr="005D1E1A" w:rsidRDefault="00D014A8" w:rsidP="00AE2167">
            <w:pPr>
              <w:pStyle w:val="Caption"/>
              <w:tabs>
                <w:tab w:val="decimal" w:pos="725"/>
              </w:tabs>
              <w:spacing w:after="0"/>
              <w:ind w:firstLine="0"/>
              <w:jc w:val="right"/>
              <w:rPr>
                <w:sz w:val="20"/>
              </w:rPr>
            </w:pPr>
            <w:r w:rsidRPr="005D1E1A">
              <w:rPr>
                <w:sz w:val="20"/>
              </w:rPr>
              <w:t>38,889</w:t>
            </w:r>
          </w:p>
        </w:tc>
        <w:tc>
          <w:tcPr>
            <w:tcW w:w="1336" w:type="dxa"/>
            <w:vAlign w:val="bottom"/>
          </w:tcPr>
          <w:p w14:paraId="4728D185" w14:textId="3D29565F" w:rsidR="00D014A8" w:rsidRPr="005D1E1A" w:rsidRDefault="00D014A8" w:rsidP="00AE2167">
            <w:pPr>
              <w:pStyle w:val="Caption"/>
              <w:spacing w:after="0"/>
              <w:ind w:firstLine="0"/>
              <w:jc w:val="right"/>
              <w:rPr>
                <w:sz w:val="20"/>
              </w:rPr>
            </w:pPr>
            <w:r w:rsidRPr="005D1E1A">
              <w:rPr>
                <w:sz w:val="20"/>
              </w:rPr>
              <w:t>4,708,584</w:t>
            </w:r>
          </w:p>
        </w:tc>
        <w:tc>
          <w:tcPr>
            <w:tcW w:w="1336" w:type="dxa"/>
            <w:vAlign w:val="bottom"/>
          </w:tcPr>
          <w:p w14:paraId="03FAA9B2" w14:textId="2D86AE1A" w:rsidR="00D014A8" w:rsidRPr="005D1E1A" w:rsidRDefault="00D014A8" w:rsidP="00AE2167">
            <w:pPr>
              <w:pStyle w:val="Caption"/>
              <w:tabs>
                <w:tab w:val="decimal" w:pos="756"/>
              </w:tabs>
              <w:spacing w:after="0"/>
              <w:ind w:firstLine="0"/>
              <w:jc w:val="right"/>
              <w:rPr>
                <w:sz w:val="20"/>
              </w:rPr>
            </w:pPr>
            <w:r w:rsidRPr="005D1E1A">
              <w:rPr>
                <w:sz w:val="20"/>
              </w:rPr>
              <w:t>$8.1</w:t>
            </w:r>
          </w:p>
        </w:tc>
        <w:tc>
          <w:tcPr>
            <w:tcW w:w="1336" w:type="dxa"/>
            <w:vAlign w:val="bottom"/>
          </w:tcPr>
          <w:p w14:paraId="424CC4FD" w14:textId="688B67EB" w:rsidR="00D014A8" w:rsidRPr="005D1E1A" w:rsidRDefault="00D014A8" w:rsidP="00AE2167">
            <w:pPr>
              <w:pStyle w:val="Caption"/>
              <w:spacing w:after="0"/>
              <w:ind w:firstLine="0"/>
              <w:jc w:val="right"/>
              <w:rPr>
                <w:sz w:val="20"/>
              </w:rPr>
            </w:pPr>
            <w:r w:rsidRPr="005D1E1A">
              <w:rPr>
                <w:sz w:val="20"/>
              </w:rPr>
              <w:t>121</w:t>
            </w:r>
          </w:p>
        </w:tc>
        <w:tc>
          <w:tcPr>
            <w:tcW w:w="1336" w:type="dxa"/>
            <w:vAlign w:val="bottom"/>
          </w:tcPr>
          <w:p w14:paraId="162E0803" w14:textId="7A6A1470" w:rsidR="00D014A8" w:rsidRPr="005D1E1A" w:rsidRDefault="00D014A8" w:rsidP="00AE2167">
            <w:pPr>
              <w:pStyle w:val="Caption"/>
              <w:spacing w:after="0"/>
              <w:ind w:left="-118" w:firstLine="0"/>
              <w:jc w:val="right"/>
              <w:rPr>
                <w:sz w:val="20"/>
              </w:rPr>
            </w:pPr>
            <w:r w:rsidRPr="005D1E1A">
              <w:rPr>
                <w:sz w:val="20"/>
              </w:rPr>
              <w:t>30</w:t>
            </w:r>
          </w:p>
        </w:tc>
      </w:tr>
      <w:tr w:rsidR="004636D3" w:rsidRPr="005D1E1A" w14:paraId="5E6420E6" w14:textId="77777777" w:rsidTr="00AE2167">
        <w:trPr>
          <w:trHeight w:val="144"/>
        </w:trPr>
        <w:tc>
          <w:tcPr>
            <w:tcW w:w="900" w:type="dxa"/>
          </w:tcPr>
          <w:p w14:paraId="41C494E6" w14:textId="39096C3C" w:rsidR="00D014A8" w:rsidRPr="005D1E1A" w:rsidRDefault="00D014A8" w:rsidP="00D014A8">
            <w:pPr>
              <w:pStyle w:val="Caption"/>
              <w:spacing w:after="0"/>
              <w:ind w:firstLine="0"/>
              <w:rPr>
                <w:sz w:val="20"/>
              </w:rPr>
            </w:pPr>
            <w:r w:rsidRPr="005D1E1A">
              <w:rPr>
                <w:sz w:val="20"/>
              </w:rPr>
              <w:t>1995</w:t>
            </w:r>
          </w:p>
        </w:tc>
        <w:tc>
          <w:tcPr>
            <w:tcW w:w="1710" w:type="dxa"/>
            <w:vAlign w:val="bottom"/>
          </w:tcPr>
          <w:p w14:paraId="2D910E80" w14:textId="7E3D671F" w:rsidR="00D014A8" w:rsidRPr="005D1E1A" w:rsidRDefault="00D014A8" w:rsidP="00AE2167">
            <w:pPr>
              <w:pStyle w:val="Caption"/>
              <w:spacing w:after="0"/>
              <w:ind w:firstLine="0"/>
              <w:jc w:val="right"/>
              <w:rPr>
                <w:sz w:val="20"/>
              </w:rPr>
            </w:pPr>
            <w:r w:rsidRPr="005D1E1A">
              <w:rPr>
                <w:sz w:val="20"/>
              </w:rPr>
              <w:t>4,761,905</w:t>
            </w:r>
          </w:p>
        </w:tc>
        <w:tc>
          <w:tcPr>
            <w:tcW w:w="1336" w:type="dxa"/>
            <w:vAlign w:val="bottom"/>
          </w:tcPr>
          <w:p w14:paraId="30E62143" w14:textId="58F371AC" w:rsidR="00D014A8" w:rsidRPr="005D1E1A" w:rsidRDefault="00D014A8" w:rsidP="00AE2167">
            <w:pPr>
              <w:pStyle w:val="Caption"/>
              <w:tabs>
                <w:tab w:val="decimal" w:pos="725"/>
              </w:tabs>
              <w:spacing w:after="0"/>
              <w:ind w:firstLine="0"/>
              <w:jc w:val="right"/>
              <w:rPr>
                <w:sz w:val="20"/>
              </w:rPr>
            </w:pPr>
            <w:r w:rsidRPr="005D1E1A">
              <w:rPr>
                <w:sz w:val="20"/>
              </w:rPr>
              <w:t>38,889</w:t>
            </w:r>
          </w:p>
        </w:tc>
        <w:tc>
          <w:tcPr>
            <w:tcW w:w="1336" w:type="dxa"/>
            <w:vAlign w:val="bottom"/>
          </w:tcPr>
          <w:p w14:paraId="0796DC3D" w14:textId="15BCABF4" w:rsidR="00D014A8" w:rsidRPr="005D1E1A" w:rsidRDefault="00D014A8" w:rsidP="00AE2167">
            <w:pPr>
              <w:pStyle w:val="Caption"/>
              <w:spacing w:after="0"/>
              <w:ind w:firstLine="0"/>
              <w:jc w:val="right"/>
              <w:rPr>
                <w:sz w:val="20"/>
              </w:rPr>
            </w:pPr>
            <w:r w:rsidRPr="005D1E1A">
              <w:rPr>
                <w:sz w:val="20"/>
              </w:rPr>
              <w:t>4,543,272</w:t>
            </w:r>
          </w:p>
        </w:tc>
        <w:tc>
          <w:tcPr>
            <w:tcW w:w="1336" w:type="dxa"/>
            <w:vAlign w:val="bottom"/>
          </w:tcPr>
          <w:p w14:paraId="418BBBEB" w14:textId="4D827DA2" w:rsidR="00D014A8" w:rsidRPr="005D1E1A" w:rsidRDefault="00D014A8" w:rsidP="00AE2167">
            <w:pPr>
              <w:pStyle w:val="Caption"/>
              <w:tabs>
                <w:tab w:val="decimal" w:pos="756"/>
              </w:tabs>
              <w:spacing w:after="0"/>
              <w:ind w:firstLine="0"/>
              <w:jc w:val="right"/>
              <w:rPr>
                <w:sz w:val="20"/>
              </w:rPr>
            </w:pPr>
            <w:r w:rsidRPr="005D1E1A">
              <w:rPr>
                <w:sz w:val="20"/>
              </w:rPr>
              <w:t>$9</w:t>
            </w:r>
            <w:r w:rsidR="00F45CD0">
              <w:rPr>
                <w:sz w:val="20"/>
              </w:rPr>
              <w:t>.0</w:t>
            </w:r>
          </w:p>
        </w:tc>
        <w:tc>
          <w:tcPr>
            <w:tcW w:w="1336" w:type="dxa"/>
            <w:vAlign w:val="bottom"/>
          </w:tcPr>
          <w:p w14:paraId="28B50336" w14:textId="1FCB8417" w:rsidR="00D014A8" w:rsidRPr="005D1E1A" w:rsidRDefault="00D014A8" w:rsidP="00AE2167">
            <w:pPr>
              <w:pStyle w:val="Caption"/>
              <w:spacing w:after="0"/>
              <w:ind w:firstLine="0"/>
              <w:jc w:val="right"/>
              <w:rPr>
                <w:sz w:val="20"/>
              </w:rPr>
            </w:pPr>
            <w:r w:rsidRPr="005D1E1A">
              <w:rPr>
                <w:sz w:val="20"/>
              </w:rPr>
              <w:t>121</w:t>
            </w:r>
          </w:p>
        </w:tc>
        <w:tc>
          <w:tcPr>
            <w:tcW w:w="1336" w:type="dxa"/>
            <w:vAlign w:val="bottom"/>
          </w:tcPr>
          <w:p w14:paraId="4348E41E" w14:textId="0C02ACCF" w:rsidR="00D014A8" w:rsidRPr="005D1E1A" w:rsidRDefault="00D014A8" w:rsidP="00AE2167">
            <w:pPr>
              <w:pStyle w:val="Caption"/>
              <w:spacing w:after="0"/>
              <w:ind w:left="-118" w:firstLine="0"/>
              <w:jc w:val="right"/>
              <w:rPr>
                <w:sz w:val="20"/>
              </w:rPr>
            </w:pPr>
            <w:r w:rsidRPr="005D1E1A">
              <w:rPr>
                <w:sz w:val="20"/>
              </w:rPr>
              <w:t>30</w:t>
            </w:r>
          </w:p>
        </w:tc>
      </w:tr>
      <w:tr w:rsidR="004636D3" w:rsidRPr="005D1E1A" w14:paraId="38298B3B" w14:textId="77777777" w:rsidTr="00AE2167">
        <w:trPr>
          <w:trHeight w:val="144"/>
        </w:trPr>
        <w:tc>
          <w:tcPr>
            <w:tcW w:w="900" w:type="dxa"/>
          </w:tcPr>
          <w:p w14:paraId="424EF4C4" w14:textId="32B85F28" w:rsidR="00D014A8" w:rsidRPr="005D1E1A" w:rsidRDefault="00D014A8" w:rsidP="00D014A8">
            <w:pPr>
              <w:pStyle w:val="Caption"/>
              <w:spacing w:after="0"/>
              <w:ind w:firstLine="0"/>
              <w:rPr>
                <w:sz w:val="20"/>
              </w:rPr>
            </w:pPr>
            <w:r w:rsidRPr="005D1E1A">
              <w:rPr>
                <w:sz w:val="20"/>
              </w:rPr>
              <w:t>1996</w:t>
            </w:r>
          </w:p>
        </w:tc>
        <w:tc>
          <w:tcPr>
            <w:tcW w:w="1710" w:type="dxa"/>
            <w:vAlign w:val="bottom"/>
          </w:tcPr>
          <w:p w14:paraId="6A10DB8B" w14:textId="10089041" w:rsidR="00D014A8" w:rsidRPr="005D1E1A" w:rsidRDefault="00D014A8" w:rsidP="00AE2167">
            <w:pPr>
              <w:pStyle w:val="Caption"/>
              <w:spacing w:after="0"/>
              <w:ind w:firstLine="0"/>
              <w:jc w:val="right"/>
              <w:rPr>
                <w:sz w:val="20"/>
              </w:rPr>
            </w:pPr>
            <w:r w:rsidRPr="005D1E1A">
              <w:rPr>
                <w:sz w:val="20"/>
              </w:rPr>
              <w:t>4,761,905</w:t>
            </w:r>
          </w:p>
        </w:tc>
        <w:tc>
          <w:tcPr>
            <w:tcW w:w="1336" w:type="dxa"/>
            <w:vAlign w:val="bottom"/>
          </w:tcPr>
          <w:p w14:paraId="23C34342" w14:textId="217090BC" w:rsidR="00D014A8" w:rsidRPr="005D1E1A" w:rsidRDefault="00D014A8" w:rsidP="00AE2167">
            <w:pPr>
              <w:pStyle w:val="Caption"/>
              <w:tabs>
                <w:tab w:val="decimal" w:pos="725"/>
              </w:tabs>
              <w:spacing w:after="0"/>
              <w:ind w:firstLine="0"/>
              <w:jc w:val="right"/>
              <w:rPr>
                <w:sz w:val="20"/>
              </w:rPr>
            </w:pPr>
            <w:r w:rsidRPr="005D1E1A">
              <w:rPr>
                <w:sz w:val="20"/>
              </w:rPr>
              <w:t>38,889</w:t>
            </w:r>
          </w:p>
        </w:tc>
        <w:tc>
          <w:tcPr>
            <w:tcW w:w="1336" w:type="dxa"/>
            <w:vAlign w:val="bottom"/>
          </w:tcPr>
          <w:p w14:paraId="14F7F3B3" w14:textId="58697299" w:rsidR="00D014A8" w:rsidRPr="005D1E1A" w:rsidRDefault="00D014A8" w:rsidP="00AE2167">
            <w:pPr>
              <w:pStyle w:val="Caption"/>
              <w:spacing w:after="0"/>
              <w:ind w:firstLine="0"/>
              <w:jc w:val="right"/>
              <w:rPr>
                <w:sz w:val="20"/>
              </w:rPr>
            </w:pPr>
            <w:r w:rsidRPr="005D1E1A">
              <w:rPr>
                <w:sz w:val="20"/>
              </w:rPr>
              <w:t>4,676,032</w:t>
            </w:r>
          </w:p>
        </w:tc>
        <w:tc>
          <w:tcPr>
            <w:tcW w:w="1336" w:type="dxa"/>
            <w:vAlign w:val="bottom"/>
          </w:tcPr>
          <w:p w14:paraId="074CE0C3" w14:textId="19024941" w:rsidR="00D014A8" w:rsidRPr="005D1E1A" w:rsidRDefault="00D014A8" w:rsidP="00AE2167">
            <w:pPr>
              <w:pStyle w:val="Caption"/>
              <w:tabs>
                <w:tab w:val="decimal" w:pos="756"/>
              </w:tabs>
              <w:spacing w:after="0"/>
              <w:ind w:firstLine="0"/>
              <w:jc w:val="right"/>
              <w:rPr>
                <w:sz w:val="20"/>
              </w:rPr>
            </w:pPr>
            <w:r w:rsidRPr="005D1E1A">
              <w:rPr>
                <w:sz w:val="20"/>
              </w:rPr>
              <w:t>$10.1</w:t>
            </w:r>
          </w:p>
        </w:tc>
        <w:tc>
          <w:tcPr>
            <w:tcW w:w="1336" w:type="dxa"/>
            <w:vAlign w:val="bottom"/>
          </w:tcPr>
          <w:p w14:paraId="2B575E4D" w14:textId="115FDA03" w:rsidR="00D014A8" w:rsidRPr="005D1E1A" w:rsidRDefault="00D014A8" w:rsidP="00AE2167">
            <w:pPr>
              <w:pStyle w:val="Caption"/>
              <w:spacing w:after="0"/>
              <w:ind w:firstLine="0"/>
              <w:jc w:val="right"/>
              <w:rPr>
                <w:sz w:val="20"/>
              </w:rPr>
            </w:pPr>
            <w:r w:rsidRPr="005D1E1A">
              <w:rPr>
                <w:sz w:val="20"/>
              </w:rPr>
              <w:t>122</w:t>
            </w:r>
          </w:p>
        </w:tc>
        <w:tc>
          <w:tcPr>
            <w:tcW w:w="1336" w:type="dxa"/>
            <w:vAlign w:val="bottom"/>
          </w:tcPr>
          <w:p w14:paraId="51C9720F" w14:textId="72A46E9E" w:rsidR="00D014A8" w:rsidRPr="005D1E1A" w:rsidRDefault="00D014A8" w:rsidP="00AE2167">
            <w:pPr>
              <w:pStyle w:val="Caption"/>
              <w:spacing w:after="0"/>
              <w:ind w:left="-118" w:firstLine="0"/>
              <w:jc w:val="right"/>
              <w:rPr>
                <w:sz w:val="20"/>
              </w:rPr>
            </w:pPr>
            <w:r w:rsidRPr="005D1E1A">
              <w:rPr>
                <w:sz w:val="20"/>
              </w:rPr>
              <w:t>61</w:t>
            </w:r>
          </w:p>
        </w:tc>
      </w:tr>
      <w:tr w:rsidR="004636D3" w:rsidRPr="005D1E1A" w14:paraId="781DEC88" w14:textId="77777777" w:rsidTr="00AE2167">
        <w:trPr>
          <w:trHeight w:val="144"/>
        </w:trPr>
        <w:tc>
          <w:tcPr>
            <w:tcW w:w="900" w:type="dxa"/>
          </w:tcPr>
          <w:p w14:paraId="2CCF31D9" w14:textId="631EE092" w:rsidR="00D014A8" w:rsidRPr="005D1E1A" w:rsidRDefault="00D014A8" w:rsidP="00D014A8">
            <w:pPr>
              <w:pStyle w:val="Caption"/>
              <w:spacing w:after="0"/>
              <w:ind w:firstLine="0"/>
              <w:rPr>
                <w:sz w:val="20"/>
              </w:rPr>
            </w:pPr>
            <w:r w:rsidRPr="005D1E1A">
              <w:rPr>
                <w:sz w:val="20"/>
              </w:rPr>
              <w:t>1997</w:t>
            </w:r>
          </w:p>
        </w:tc>
        <w:tc>
          <w:tcPr>
            <w:tcW w:w="1710" w:type="dxa"/>
            <w:vAlign w:val="bottom"/>
          </w:tcPr>
          <w:p w14:paraId="23B81C63" w14:textId="5F47C16A" w:rsidR="00D014A8" w:rsidRPr="005D1E1A" w:rsidRDefault="00D014A8" w:rsidP="00AE2167">
            <w:pPr>
              <w:pStyle w:val="Caption"/>
              <w:spacing w:after="0"/>
              <w:ind w:firstLine="0"/>
              <w:jc w:val="right"/>
              <w:rPr>
                <w:sz w:val="20"/>
              </w:rPr>
            </w:pPr>
            <w:r w:rsidRPr="005D1E1A">
              <w:rPr>
                <w:sz w:val="20"/>
              </w:rPr>
              <w:t>4,800,000</w:t>
            </w:r>
          </w:p>
        </w:tc>
        <w:tc>
          <w:tcPr>
            <w:tcW w:w="1336" w:type="dxa"/>
            <w:vAlign w:val="bottom"/>
          </w:tcPr>
          <w:p w14:paraId="6925D189" w14:textId="028D82C1" w:rsidR="00D014A8" w:rsidRPr="005D1E1A" w:rsidRDefault="00D014A8" w:rsidP="00AE2167">
            <w:pPr>
              <w:pStyle w:val="Caption"/>
              <w:tabs>
                <w:tab w:val="decimal" w:pos="725"/>
              </w:tabs>
              <w:spacing w:after="0"/>
              <w:ind w:firstLine="0"/>
              <w:jc w:val="right"/>
              <w:rPr>
                <w:sz w:val="20"/>
              </w:rPr>
            </w:pPr>
            <w:r w:rsidRPr="005D1E1A">
              <w:rPr>
                <w:sz w:val="20"/>
              </w:rPr>
              <w:t>39,300</w:t>
            </w:r>
          </w:p>
        </w:tc>
        <w:tc>
          <w:tcPr>
            <w:tcW w:w="1336" w:type="dxa"/>
            <w:vAlign w:val="bottom"/>
          </w:tcPr>
          <w:p w14:paraId="6AE47139" w14:textId="1FFC9B81" w:rsidR="00D014A8" w:rsidRPr="005D1E1A" w:rsidRDefault="00D014A8" w:rsidP="00AE2167">
            <w:pPr>
              <w:pStyle w:val="Caption"/>
              <w:spacing w:after="0"/>
              <w:ind w:firstLine="0"/>
              <w:jc w:val="right"/>
              <w:rPr>
                <w:sz w:val="20"/>
              </w:rPr>
            </w:pPr>
            <w:r w:rsidRPr="005D1E1A">
              <w:rPr>
                <w:sz w:val="20"/>
              </w:rPr>
              <w:t>4,752,285</w:t>
            </w:r>
          </w:p>
        </w:tc>
        <w:tc>
          <w:tcPr>
            <w:tcW w:w="1336" w:type="dxa"/>
            <w:vAlign w:val="bottom"/>
          </w:tcPr>
          <w:p w14:paraId="58D88C98" w14:textId="7B20B2BA" w:rsidR="00D014A8" w:rsidRPr="005D1E1A" w:rsidRDefault="00D014A8" w:rsidP="00AE2167">
            <w:pPr>
              <w:pStyle w:val="Caption"/>
              <w:tabs>
                <w:tab w:val="decimal" w:pos="756"/>
              </w:tabs>
              <w:spacing w:after="0"/>
              <w:ind w:firstLine="0"/>
              <w:jc w:val="right"/>
              <w:rPr>
                <w:sz w:val="20"/>
              </w:rPr>
            </w:pPr>
            <w:r w:rsidRPr="005D1E1A">
              <w:rPr>
                <w:sz w:val="20"/>
              </w:rPr>
              <w:t>$12.2</w:t>
            </w:r>
          </w:p>
        </w:tc>
        <w:tc>
          <w:tcPr>
            <w:tcW w:w="1336" w:type="dxa"/>
            <w:vAlign w:val="bottom"/>
          </w:tcPr>
          <w:p w14:paraId="06968AD9" w14:textId="263679A5" w:rsidR="00D014A8" w:rsidRPr="005D1E1A" w:rsidRDefault="00D014A8" w:rsidP="00AE2167">
            <w:pPr>
              <w:pStyle w:val="Caption"/>
              <w:spacing w:after="0"/>
              <w:ind w:firstLine="0"/>
              <w:jc w:val="right"/>
              <w:rPr>
                <w:sz w:val="20"/>
              </w:rPr>
            </w:pPr>
            <w:r w:rsidRPr="005D1E1A">
              <w:rPr>
                <w:sz w:val="20"/>
              </w:rPr>
              <w:t>122</w:t>
            </w:r>
          </w:p>
        </w:tc>
        <w:tc>
          <w:tcPr>
            <w:tcW w:w="1336" w:type="dxa"/>
            <w:vAlign w:val="bottom"/>
          </w:tcPr>
          <w:p w14:paraId="58596253" w14:textId="0716FC5D" w:rsidR="00D014A8" w:rsidRPr="005D1E1A" w:rsidRDefault="00D014A8" w:rsidP="00AE2167">
            <w:pPr>
              <w:pStyle w:val="Caption"/>
              <w:spacing w:after="0"/>
              <w:ind w:left="-118" w:firstLine="0"/>
              <w:jc w:val="right"/>
              <w:rPr>
                <w:sz w:val="20"/>
              </w:rPr>
            </w:pPr>
            <w:r w:rsidRPr="005D1E1A">
              <w:rPr>
                <w:sz w:val="20"/>
              </w:rPr>
              <w:t>76</w:t>
            </w:r>
          </w:p>
        </w:tc>
      </w:tr>
      <w:tr w:rsidR="004636D3" w:rsidRPr="005D1E1A" w14:paraId="0FE1CC1F" w14:textId="77777777" w:rsidTr="00AE2167">
        <w:trPr>
          <w:trHeight w:val="144"/>
        </w:trPr>
        <w:tc>
          <w:tcPr>
            <w:tcW w:w="900" w:type="dxa"/>
          </w:tcPr>
          <w:p w14:paraId="2F080A34" w14:textId="747B559B" w:rsidR="00D014A8" w:rsidRPr="005D1E1A" w:rsidRDefault="00D014A8" w:rsidP="00D014A8">
            <w:pPr>
              <w:pStyle w:val="Caption"/>
              <w:spacing w:after="0"/>
              <w:ind w:firstLine="0"/>
              <w:rPr>
                <w:sz w:val="20"/>
              </w:rPr>
            </w:pPr>
            <w:r w:rsidRPr="005D1E1A">
              <w:rPr>
                <w:sz w:val="20"/>
              </w:rPr>
              <w:t>1998</w:t>
            </w:r>
          </w:p>
        </w:tc>
        <w:tc>
          <w:tcPr>
            <w:tcW w:w="1710" w:type="dxa"/>
            <w:vAlign w:val="bottom"/>
          </w:tcPr>
          <w:p w14:paraId="627C3CD6" w14:textId="426B85B8" w:rsidR="00D014A8" w:rsidRPr="005D1E1A" w:rsidRDefault="00D014A8" w:rsidP="00AE2167">
            <w:pPr>
              <w:pStyle w:val="Caption"/>
              <w:spacing w:after="0"/>
              <w:ind w:firstLine="0"/>
              <w:jc w:val="right"/>
              <w:rPr>
                <w:sz w:val="20"/>
              </w:rPr>
            </w:pPr>
            <w:r w:rsidRPr="005D1E1A">
              <w:rPr>
                <w:sz w:val="20"/>
              </w:rPr>
              <w:t>4,800,000</w:t>
            </w:r>
          </w:p>
        </w:tc>
        <w:tc>
          <w:tcPr>
            <w:tcW w:w="1336" w:type="dxa"/>
            <w:vAlign w:val="bottom"/>
          </w:tcPr>
          <w:p w14:paraId="5336D6AD" w14:textId="39A06996" w:rsidR="00D014A8" w:rsidRPr="005D1E1A" w:rsidRDefault="00D014A8" w:rsidP="00AE2167">
            <w:pPr>
              <w:pStyle w:val="Caption"/>
              <w:tabs>
                <w:tab w:val="decimal" w:pos="725"/>
              </w:tabs>
              <w:spacing w:after="0"/>
              <w:ind w:firstLine="0"/>
              <w:jc w:val="right"/>
              <w:rPr>
                <w:sz w:val="20"/>
              </w:rPr>
            </w:pPr>
            <w:r w:rsidRPr="005D1E1A">
              <w:rPr>
                <w:sz w:val="20"/>
              </w:rPr>
              <w:t>41,700</w:t>
            </w:r>
          </w:p>
        </w:tc>
        <w:tc>
          <w:tcPr>
            <w:tcW w:w="1336" w:type="dxa"/>
            <w:vAlign w:val="bottom"/>
          </w:tcPr>
          <w:p w14:paraId="79D68B21" w14:textId="3737F690" w:rsidR="00D014A8" w:rsidRPr="005D1E1A" w:rsidRDefault="00D014A8" w:rsidP="00AE2167">
            <w:pPr>
              <w:pStyle w:val="Caption"/>
              <w:spacing w:after="0"/>
              <w:ind w:firstLine="0"/>
              <w:jc w:val="right"/>
              <w:rPr>
                <w:sz w:val="20"/>
              </w:rPr>
            </w:pPr>
            <w:r w:rsidRPr="005D1E1A">
              <w:rPr>
                <w:sz w:val="20"/>
              </w:rPr>
              <w:t>4,689,713</w:t>
            </w:r>
          </w:p>
        </w:tc>
        <w:tc>
          <w:tcPr>
            <w:tcW w:w="1336" w:type="dxa"/>
            <w:vAlign w:val="bottom"/>
          </w:tcPr>
          <w:p w14:paraId="36A45A7D" w14:textId="4731F474" w:rsidR="00D014A8" w:rsidRPr="005D1E1A" w:rsidRDefault="00D014A8" w:rsidP="00AE2167">
            <w:pPr>
              <w:pStyle w:val="Caption"/>
              <w:tabs>
                <w:tab w:val="decimal" w:pos="756"/>
              </w:tabs>
              <w:spacing w:after="0"/>
              <w:ind w:firstLine="0"/>
              <w:jc w:val="right"/>
              <w:rPr>
                <w:sz w:val="20"/>
              </w:rPr>
            </w:pPr>
            <w:r w:rsidRPr="005D1E1A">
              <w:rPr>
                <w:sz w:val="20"/>
              </w:rPr>
              <w:t>$7.4</w:t>
            </w:r>
          </w:p>
        </w:tc>
        <w:tc>
          <w:tcPr>
            <w:tcW w:w="1336" w:type="dxa"/>
            <w:vAlign w:val="bottom"/>
          </w:tcPr>
          <w:p w14:paraId="5A303DA8" w14:textId="460A2952" w:rsidR="00D014A8" w:rsidRPr="005D1E1A" w:rsidRDefault="00D014A8" w:rsidP="00AE2167">
            <w:pPr>
              <w:pStyle w:val="Caption"/>
              <w:spacing w:after="0"/>
              <w:ind w:firstLine="0"/>
              <w:jc w:val="right"/>
              <w:rPr>
                <w:sz w:val="20"/>
              </w:rPr>
            </w:pPr>
            <w:r w:rsidRPr="005D1E1A">
              <w:rPr>
                <w:sz w:val="20"/>
              </w:rPr>
              <w:t>116</w:t>
            </w:r>
          </w:p>
        </w:tc>
        <w:tc>
          <w:tcPr>
            <w:tcW w:w="1336" w:type="dxa"/>
            <w:vAlign w:val="bottom"/>
          </w:tcPr>
          <w:p w14:paraId="07BA447B" w14:textId="432260E3" w:rsidR="00D014A8" w:rsidRPr="005D1E1A" w:rsidRDefault="00D014A8" w:rsidP="00AE2167">
            <w:pPr>
              <w:pStyle w:val="Caption"/>
              <w:spacing w:after="0"/>
              <w:ind w:left="-118" w:firstLine="0"/>
              <w:jc w:val="right"/>
              <w:rPr>
                <w:sz w:val="20"/>
              </w:rPr>
            </w:pPr>
            <w:r w:rsidRPr="005D1E1A">
              <w:rPr>
                <w:sz w:val="20"/>
              </w:rPr>
              <w:t>76</w:t>
            </w:r>
          </w:p>
        </w:tc>
      </w:tr>
      <w:tr w:rsidR="004636D3" w:rsidRPr="005D1E1A" w14:paraId="2268A32C" w14:textId="77777777" w:rsidTr="00AE2167">
        <w:trPr>
          <w:trHeight w:val="144"/>
        </w:trPr>
        <w:tc>
          <w:tcPr>
            <w:tcW w:w="900" w:type="dxa"/>
          </w:tcPr>
          <w:p w14:paraId="646085E5" w14:textId="247DE434" w:rsidR="00D014A8" w:rsidRPr="005D1E1A" w:rsidRDefault="00D014A8" w:rsidP="00D014A8">
            <w:pPr>
              <w:pStyle w:val="Caption"/>
              <w:spacing w:after="0"/>
              <w:ind w:firstLine="0"/>
              <w:rPr>
                <w:sz w:val="20"/>
              </w:rPr>
            </w:pPr>
            <w:r w:rsidRPr="005D1E1A">
              <w:rPr>
                <w:sz w:val="20"/>
              </w:rPr>
              <w:t>1999</w:t>
            </w:r>
          </w:p>
        </w:tc>
        <w:tc>
          <w:tcPr>
            <w:tcW w:w="1710" w:type="dxa"/>
            <w:vAlign w:val="bottom"/>
          </w:tcPr>
          <w:p w14:paraId="65FD8AB7" w14:textId="32C296EC" w:rsidR="00D014A8" w:rsidRPr="005D1E1A" w:rsidRDefault="00D014A8" w:rsidP="00AE2167">
            <w:pPr>
              <w:pStyle w:val="Caption"/>
              <w:spacing w:after="0"/>
              <w:ind w:firstLine="0"/>
              <w:jc w:val="right"/>
              <w:rPr>
                <w:sz w:val="20"/>
              </w:rPr>
            </w:pPr>
            <w:r w:rsidRPr="005D1E1A">
              <w:rPr>
                <w:sz w:val="20"/>
              </w:rPr>
              <w:t>3,120,000</w:t>
            </w:r>
          </w:p>
        </w:tc>
        <w:tc>
          <w:tcPr>
            <w:tcW w:w="1336" w:type="dxa"/>
            <w:vAlign w:val="bottom"/>
          </w:tcPr>
          <w:p w14:paraId="4ABF773B" w14:textId="0F4B719D" w:rsidR="00D014A8" w:rsidRPr="005D1E1A" w:rsidRDefault="00D014A8" w:rsidP="00AE2167">
            <w:pPr>
              <w:pStyle w:val="Caption"/>
              <w:tabs>
                <w:tab w:val="decimal" w:pos="725"/>
              </w:tabs>
              <w:spacing w:after="0"/>
              <w:ind w:firstLine="0"/>
              <w:jc w:val="right"/>
              <w:rPr>
                <w:sz w:val="20"/>
              </w:rPr>
            </w:pPr>
            <w:r w:rsidRPr="005D1E1A">
              <w:rPr>
                <w:sz w:val="20"/>
              </w:rPr>
              <w:t>28,000</w:t>
            </w:r>
          </w:p>
        </w:tc>
        <w:tc>
          <w:tcPr>
            <w:tcW w:w="1336" w:type="dxa"/>
            <w:vAlign w:val="bottom"/>
          </w:tcPr>
          <w:p w14:paraId="2E4DE9BA" w14:textId="5EA79A91" w:rsidR="00D014A8" w:rsidRPr="005D1E1A" w:rsidRDefault="00D014A8" w:rsidP="00AE2167">
            <w:pPr>
              <w:pStyle w:val="Caption"/>
              <w:spacing w:after="0"/>
              <w:ind w:firstLine="0"/>
              <w:jc w:val="right"/>
              <w:rPr>
                <w:sz w:val="20"/>
              </w:rPr>
            </w:pPr>
            <w:r w:rsidRPr="005D1E1A">
              <w:rPr>
                <w:sz w:val="20"/>
              </w:rPr>
              <w:t>3,043,272</w:t>
            </w:r>
          </w:p>
        </w:tc>
        <w:tc>
          <w:tcPr>
            <w:tcW w:w="1336" w:type="dxa"/>
            <w:vAlign w:val="bottom"/>
          </w:tcPr>
          <w:p w14:paraId="7E0C4F7F" w14:textId="0EE67120" w:rsidR="00D014A8" w:rsidRPr="005D1E1A" w:rsidRDefault="00D014A8" w:rsidP="00AE2167">
            <w:pPr>
              <w:pStyle w:val="Caption"/>
              <w:tabs>
                <w:tab w:val="decimal" w:pos="756"/>
              </w:tabs>
              <w:spacing w:after="0"/>
              <w:ind w:firstLine="0"/>
              <w:jc w:val="right"/>
              <w:rPr>
                <w:sz w:val="20"/>
              </w:rPr>
            </w:pPr>
            <w:r w:rsidRPr="005D1E1A">
              <w:rPr>
                <w:sz w:val="20"/>
              </w:rPr>
              <w:t>$6.5</w:t>
            </w:r>
          </w:p>
        </w:tc>
        <w:tc>
          <w:tcPr>
            <w:tcW w:w="1336" w:type="dxa"/>
            <w:vAlign w:val="bottom"/>
          </w:tcPr>
          <w:p w14:paraId="3952AD8E" w14:textId="2E567F76" w:rsidR="00D014A8" w:rsidRPr="005D1E1A" w:rsidRDefault="00D014A8" w:rsidP="00AE2167">
            <w:pPr>
              <w:pStyle w:val="Caption"/>
              <w:spacing w:after="0"/>
              <w:ind w:firstLine="0"/>
              <w:jc w:val="right"/>
              <w:rPr>
                <w:sz w:val="20"/>
              </w:rPr>
            </w:pPr>
            <w:r w:rsidRPr="005D1E1A">
              <w:rPr>
                <w:sz w:val="20"/>
              </w:rPr>
              <w:t>112</w:t>
            </w:r>
          </w:p>
        </w:tc>
        <w:tc>
          <w:tcPr>
            <w:tcW w:w="1336" w:type="dxa"/>
            <w:vAlign w:val="bottom"/>
          </w:tcPr>
          <w:p w14:paraId="33D8E226" w14:textId="7A27E6ED" w:rsidR="00D014A8" w:rsidRPr="005D1E1A" w:rsidRDefault="00D014A8" w:rsidP="00AE2167">
            <w:pPr>
              <w:pStyle w:val="Caption"/>
              <w:spacing w:after="0"/>
              <w:ind w:left="-118" w:firstLine="0"/>
              <w:jc w:val="right"/>
              <w:rPr>
                <w:sz w:val="20"/>
              </w:rPr>
            </w:pPr>
            <w:r w:rsidRPr="005D1E1A">
              <w:rPr>
                <w:sz w:val="20"/>
              </w:rPr>
              <w:t>76</w:t>
            </w:r>
          </w:p>
        </w:tc>
      </w:tr>
      <w:tr w:rsidR="004636D3" w:rsidRPr="005D1E1A" w14:paraId="3947F3C2" w14:textId="77777777" w:rsidTr="00AE2167">
        <w:trPr>
          <w:trHeight w:val="144"/>
        </w:trPr>
        <w:tc>
          <w:tcPr>
            <w:tcW w:w="900" w:type="dxa"/>
          </w:tcPr>
          <w:p w14:paraId="2348A0E2" w14:textId="259A7AEE" w:rsidR="00D014A8" w:rsidRPr="005D1E1A" w:rsidRDefault="00D014A8" w:rsidP="00D014A8">
            <w:pPr>
              <w:pStyle w:val="Caption"/>
              <w:spacing w:after="0"/>
              <w:ind w:firstLine="0"/>
              <w:rPr>
                <w:sz w:val="20"/>
              </w:rPr>
            </w:pPr>
            <w:r w:rsidRPr="005D1E1A">
              <w:rPr>
                <w:sz w:val="20"/>
              </w:rPr>
              <w:t>2000</w:t>
            </w:r>
          </w:p>
        </w:tc>
        <w:tc>
          <w:tcPr>
            <w:tcW w:w="1710" w:type="dxa"/>
            <w:vAlign w:val="bottom"/>
          </w:tcPr>
          <w:p w14:paraId="3450C609" w14:textId="4672C7BE" w:rsidR="00D014A8" w:rsidRPr="005D1E1A" w:rsidRDefault="00D014A8" w:rsidP="00AE2167">
            <w:pPr>
              <w:pStyle w:val="Caption"/>
              <w:spacing w:after="0"/>
              <w:ind w:firstLine="0"/>
              <w:jc w:val="right"/>
              <w:rPr>
                <w:sz w:val="20"/>
              </w:rPr>
            </w:pPr>
            <w:r w:rsidRPr="005D1E1A">
              <w:rPr>
                <w:sz w:val="20"/>
              </w:rPr>
              <w:t>3,120,000</w:t>
            </w:r>
          </w:p>
        </w:tc>
        <w:tc>
          <w:tcPr>
            <w:tcW w:w="1336" w:type="dxa"/>
            <w:vAlign w:val="bottom"/>
          </w:tcPr>
          <w:p w14:paraId="19CA0922" w14:textId="1FA86D01" w:rsidR="00D014A8" w:rsidRPr="005D1E1A" w:rsidRDefault="00D014A8" w:rsidP="00AE2167">
            <w:pPr>
              <w:pStyle w:val="Caption"/>
              <w:tabs>
                <w:tab w:val="decimal" w:pos="725"/>
              </w:tabs>
              <w:spacing w:after="0"/>
              <w:ind w:firstLine="0"/>
              <w:jc w:val="right"/>
              <w:rPr>
                <w:sz w:val="20"/>
              </w:rPr>
            </w:pPr>
            <w:r w:rsidRPr="005D1E1A">
              <w:rPr>
                <w:sz w:val="20"/>
              </w:rPr>
              <w:t>28,600</w:t>
            </w:r>
          </w:p>
        </w:tc>
        <w:tc>
          <w:tcPr>
            <w:tcW w:w="1336" w:type="dxa"/>
            <w:vAlign w:val="bottom"/>
          </w:tcPr>
          <w:p w14:paraId="76CD2A3A" w14:textId="6170697C" w:rsidR="00D014A8" w:rsidRPr="005D1E1A" w:rsidRDefault="00D014A8" w:rsidP="00AE2167">
            <w:pPr>
              <w:pStyle w:val="Caption"/>
              <w:spacing w:after="0"/>
              <w:ind w:firstLine="0"/>
              <w:jc w:val="right"/>
              <w:rPr>
                <w:sz w:val="20"/>
              </w:rPr>
            </w:pPr>
            <w:r w:rsidRPr="005D1E1A">
              <w:rPr>
                <w:sz w:val="20"/>
              </w:rPr>
              <w:t>3,081,797</w:t>
            </w:r>
          </w:p>
        </w:tc>
        <w:tc>
          <w:tcPr>
            <w:tcW w:w="1336" w:type="dxa"/>
            <w:vAlign w:val="bottom"/>
          </w:tcPr>
          <w:p w14:paraId="37D9DAD9" w14:textId="7AA8E41A" w:rsidR="00D014A8" w:rsidRPr="005D1E1A" w:rsidRDefault="00D014A8" w:rsidP="00AE2167">
            <w:pPr>
              <w:pStyle w:val="Caption"/>
              <w:tabs>
                <w:tab w:val="decimal" w:pos="756"/>
              </w:tabs>
              <w:spacing w:after="0"/>
              <w:ind w:firstLine="0"/>
              <w:jc w:val="right"/>
              <w:rPr>
                <w:sz w:val="20"/>
              </w:rPr>
            </w:pPr>
            <w:r w:rsidRPr="005D1E1A">
              <w:rPr>
                <w:sz w:val="20"/>
              </w:rPr>
              <w:t>$8.6</w:t>
            </w:r>
          </w:p>
        </w:tc>
        <w:tc>
          <w:tcPr>
            <w:tcW w:w="1336" w:type="dxa"/>
            <w:vAlign w:val="bottom"/>
          </w:tcPr>
          <w:p w14:paraId="3BAD8056" w14:textId="0AFFA09B" w:rsidR="00D014A8" w:rsidRPr="005D1E1A" w:rsidRDefault="00D014A8" w:rsidP="00AE2167">
            <w:pPr>
              <w:pStyle w:val="Caption"/>
              <w:spacing w:after="0"/>
              <w:ind w:firstLine="0"/>
              <w:jc w:val="right"/>
              <w:rPr>
                <w:sz w:val="20"/>
              </w:rPr>
            </w:pPr>
            <w:r w:rsidRPr="005D1E1A">
              <w:rPr>
                <w:sz w:val="20"/>
              </w:rPr>
              <w:t>111</w:t>
            </w:r>
          </w:p>
        </w:tc>
        <w:tc>
          <w:tcPr>
            <w:tcW w:w="1336" w:type="dxa"/>
            <w:vAlign w:val="bottom"/>
          </w:tcPr>
          <w:p w14:paraId="0A21445A" w14:textId="0B2EA7AF" w:rsidR="00D014A8" w:rsidRPr="005D1E1A" w:rsidRDefault="00D014A8" w:rsidP="00AE2167">
            <w:pPr>
              <w:pStyle w:val="Caption"/>
              <w:spacing w:after="0"/>
              <w:ind w:left="-118" w:firstLine="0"/>
              <w:jc w:val="right"/>
              <w:rPr>
                <w:sz w:val="20"/>
              </w:rPr>
            </w:pPr>
            <w:r w:rsidRPr="005D1E1A">
              <w:rPr>
                <w:sz w:val="20"/>
              </w:rPr>
              <w:t>76</w:t>
            </w:r>
          </w:p>
        </w:tc>
      </w:tr>
      <w:tr w:rsidR="004636D3" w:rsidRPr="005D1E1A" w14:paraId="011FD424" w14:textId="77777777" w:rsidTr="00AE2167">
        <w:trPr>
          <w:trHeight w:val="144"/>
        </w:trPr>
        <w:tc>
          <w:tcPr>
            <w:tcW w:w="900" w:type="dxa"/>
          </w:tcPr>
          <w:p w14:paraId="185F22C2" w14:textId="0FC8EDDB" w:rsidR="00D014A8" w:rsidRPr="005D1E1A" w:rsidRDefault="00D014A8" w:rsidP="00D014A8">
            <w:pPr>
              <w:pStyle w:val="Caption"/>
              <w:spacing w:after="0"/>
              <w:ind w:firstLine="0"/>
              <w:rPr>
                <w:sz w:val="20"/>
              </w:rPr>
            </w:pPr>
            <w:r w:rsidRPr="005D1E1A">
              <w:rPr>
                <w:sz w:val="20"/>
              </w:rPr>
              <w:t>2001</w:t>
            </w:r>
          </w:p>
        </w:tc>
        <w:tc>
          <w:tcPr>
            <w:tcW w:w="1710" w:type="dxa"/>
            <w:vAlign w:val="bottom"/>
          </w:tcPr>
          <w:p w14:paraId="14C538AE" w14:textId="4DE2107B" w:rsidR="00D014A8" w:rsidRPr="005D1E1A" w:rsidRDefault="00D014A8" w:rsidP="00AE2167">
            <w:pPr>
              <w:pStyle w:val="Caption"/>
              <w:spacing w:after="0"/>
              <w:ind w:firstLine="0"/>
              <w:jc w:val="right"/>
              <w:rPr>
                <w:sz w:val="20"/>
              </w:rPr>
            </w:pPr>
            <w:r w:rsidRPr="005D1E1A">
              <w:rPr>
                <w:sz w:val="20"/>
              </w:rPr>
              <w:t>2,184,000</w:t>
            </w:r>
          </w:p>
        </w:tc>
        <w:tc>
          <w:tcPr>
            <w:tcW w:w="1336" w:type="dxa"/>
            <w:vAlign w:val="bottom"/>
          </w:tcPr>
          <w:p w14:paraId="6D1C3AA2" w14:textId="16A1FCAC" w:rsidR="00D014A8" w:rsidRPr="005D1E1A" w:rsidRDefault="00D014A8" w:rsidP="00AE2167">
            <w:pPr>
              <w:pStyle w:val="Caption"/>
              <w:tabs>
                <w:tab w:val="decimal" w:pos="725"/>
              </w:tabs>
              <w:spacing w:after="0"/>
              <w:ind w:firstLine="0"/>
              <w:jc w:val="right"/>
              <w:rPr>
                <w:sz w:val="20"/>
              </w:rPr>
            </w:pPr>
            <w:r w:rsidRPr="005D1E1A">
              <w:rPr>
                <w:sz w:val="20"/>
              </w:rPr>
              <w:t>19,600</w:t>
            </w:r>
          </w:p>
        </w:tc>
        <w:tc>
          <w:tcPr>
            <w:tcW w:w="1336" w:type="dxa"/>
            <w:vAlign w:val="bottom"/>
          </w:tcPr>
          <w:p w14:paraId="6F02475E" w14:textId="11C658BA" w:rsidR="00D014A8" w:rsidRPr="005D1E1A" w:rsidRDefault="00D014A8" w:rsidP="00AE2167">
            <w:pPr>
              <w:pStyle w:val="Caption"/>
              <w:spacing w:after="0"/>
              <w:ind w:firstLine="0"/>
              <w:jc w:val="right"/>
              <w:rPr>
                <w:sz w:val="20"/>
              </w:rPr>
            </w:pPr>
            <w:r w:rsidRPr="005D1E1A">
              <w:rPr>
                <w:sz w:val="20"/>
              </w:rPr>
              <w:t>2,142,619</w:t>
            </w:r>
          </w:p>
        </w:tc>
        <w:tc>
          <w:tcPr>
            <w:tcW w:w="1336" w:type="dxa"/>
            <w:vAlign w:val="bottom"/>
          </w:tcPr>
          <w:p w14:paraId="4578DE5B" w14:textId="0C39C70D" w:rsidR="00D014A8" w:rsidRPr="005D1E1A" w:rsidRDefault="00D014A8" w:rsidP="00AE2167">
            <w:pPr>
              <w:pStyle w:val="Caption"/>
              <w:tabs>
                <w:tab w:val="decimal" w:pos="756"/>
              </w:tabs>
              <w:spacing w:after="0"/>
              <w:ind w:firstLine="0"/>
              <w:jc w:val="right"/>
              <w:rPr>
                <w:sz w:val="20"/>
              </w:rPr>
            </w:pPr>
            <w:r w:rsidRPr="005D1E1A">
              <w:rPr>
                <w:sz w:val="20"/>
              </w:rPr>
              <w:t>$4.6</w:t>
            </w:r>
          </w:p>
        </w:tc>
        <w:tc>
          <w:tcPr>
            <w:tcW w:w="1336" w:type="dxa"/>
            <w:vAlign w:val="bottom"/>
          </w:tcPr>
          <w:p w14:paraId="48F7109D" w14:textId="54C0A0CE" w:rsidR="00D014A8" w:rsidRPr="005D1E1A" w:rsidRDefault="00D014A8" w:rsidP="00AE2167">
            <w:pPr>
              <w:pStyle w:val="Caption"/>
              <w:spacing w:after="0"/>
              <w:ind w:firstLine="0"/>
              <w:jc w:val="right"/>
              <w:rPr>
                <w:sz w:val="20"/>
              </w:rPr>
            </w:pPr>
            <w:r w:rsidRPr="005D1E1A">
              <w:rPr>
                <w:sz w:val="20"/>
              </w:rPr>
              <w:t>111</w:t>
            </w:r>
          </w:p>
        </w:tc>
        <w:tc>
          <w:tcPr>
            <w:tcW w:w="1336" w:type="dxa"/>
            <w:vAlign w:val="bottom"/>
          </w:tcPr>
          <w:p w14:paraId="494542C8" w14:textId="1B106B77" w:rsidR="00D014A8" w:rsidRPr="005D1E1A" w:rsidRDefault="00D014A8" w:rsidP="00AE2167">
            <w:pPr>
              <w:pStyle w:val="Caption"/>
              <w:spacing w:after="0"/>
              <w:ind w:left="-118" w:firstLine="0"/>
              <w:jc w:val="right"/>
              <w:rPr>
                <w:sz w:val="20"/>
              </w:rPr>
            </w:pPr>
            <w:r w:rsidRPr="005D1E1A">
              <w:rPr>
                <w:sz w:val="20"/>
              </w:rPr>
              <w:t>76</w:t>
            </w:r>
          </w:p>
        </w:tc>
      </w:tr>
      <w:tr w:rsidR="004636D3" w:rsidRPr="005D1E1A" w14:paraId="6ADE145B" w14:textId="77777777" w:rsidTr="00AE2167">
        <w:trPr>
          <w:trHeight w:val="144"/>
        </w:trPr>
        <w:tc>
          <w:tcPr>
            <w:tcW w:w="900" w:type="dxa"/>
          </w:tcPr>
          <w:p w14:paraId="3D1A289E" w14:textId="34A53625" w:rsidR="00D014A8" w:rsidRPr="005D1E1A" w:rsidRDefault="00D014A8" w:rsidP="00D014A8">
            <w:pPr>
              <w:pStyle w:val="Caption"/>
              <w:spacing w:after="0"/>
              <w:ind w:firstLine="0"/>
              <w:rPr>
                <w:sz w:val="20"/>
              </w:rPr>
            </w:pPr>
            <w:r w:rsidRPr="005D1E1A">
              <w:rPr>
                <w:sz w:val="20"/>
              </w:rPr>
              <w:t>2002</w:t>
            </w:r>
          </w:p>
        </w:tc>
        <w:tc>
          <w:tcPr>
            <w:tcW w:w="1710" w:type="dxa"/>
            <w:vAlign w:val="bottom"/>
          </w:tcPr>
          <w:p w14:paraId="2F951070" w14:textId="45736627" w:rsidR="00D014A8" w:rsidRPr="005D1E1A" w:rsidRDefault="00D014A8" w:rsidP="00AE2167">
            <w:pPr>
              <w:pStyle w:val="Caption"/>
              <w:spacing w:after="0"/>
              <w:ind w:firstLine="0"/>
              <w:jc w:val="right"/>
              <w:rPr>
                <w:sz w:val="20"/>
              </w:rPr>
            </w:pPr>
            <w:r w:rsidRPr="005D1E1A">
              <w:rPr>
                <w:sz w:val="20"/>
              </w:rPr>
              <w:t>2,005,000</w:t>
            </w:r>
          </w:p>
        </w:tc>
        <w:tc>
          <w:tcPr>
            <w:tcW w:w="1336" w:type="dxa"/>
            <w:vAlign w:val="bottom"/>
          </w:tcPr>
          <w:p w14:paraId="04A4723B" w14:textId="0DD33FE2" w:rsidR="00D014A8" w:rsidRPr="005D1E1A" w:rsidRDefault="00D014A8" w:rsidP="00AE2167">
            <w:pPr>
              <w:pStyle w:val="Caption"/>
              <w:tabs>
                <w:tab w:val="decimal" w:pos="725"/>
              </w:tabs>
              <w:spacing w:after="0"/>
              <w:ind w:firstLine="0"/>
              <w:jc w:val="right"/>
              <w:rPr>
                <w:sz w:val="20"/>
              </w:rPr>
            </w:pPr>
            <w:r w:rsidRPr="005D1E1A">
              <w:rPr>
                <w:sz w:val="20"/>
              </w:rPr>
              <w:t>18,400</w:t>
            </w:r>
          </w:p>
        </w:tc>
        <w:tc>
          <w:tcPr>
            <w:tcW w:w="1336" w:type="dxa"/>
            <w:vAlign w:val="bottom"/>
          </w:tcPr>
          <w:p w14:paraId="33BEF73C" w14:textId="33E23B3C" w:rsidR="00D014A8" w:rsidRPr="005D1E1A" w:rsidRDefault="00D014A8" w:rsidP="00AE2167">
            <w:pPr>
              <w:pStyle w:val="Caption"/>
              <w:spacing w:after="0"/>
              <w:ind w:firstLine="0"/>
              <w:jc w:val="right"/>
              <w:rPr>
                <w:sz w:val="20"/>
              </w:rPr>
            </w:pPr>
            <w:r w:rsidRPr="005D1E1A">
              <w:rPr>
                <w:sz w:val="20"/>
              </w:rPr>
              <w:t>2,009,379</w:t>
            </w:r>
          </w:p>
        </w:tc>
        <w:tc>
          <w:tcPr>
            <w:tcW w:w="1336" w:type="dxa"/>
            <w:vAlign w:val="bottom"/>
          </w:tcPr>
          <w:p w14:paraId="401F7C4F" w14:textId="75C93CEC" w:rsidR="00D014A8" w:rsidRPr="005D1E1A" w:rsidRDefault="00D014A8" w:rsidP="00AE2167">
            <w:pPr>
              <w:pStyle w:val="Caption"/>
              <w:tabs>
                <w:tab w:val="decimal" w:pos="756"/>
              </w:tabs>
              <w:spacing w:after="0"/>
              <w:ind w:firstLine="0"/>
              <w:jc w:val="right"/>
              <w:rPr>
                <w:sz w:val="20"/>
              </w:rPr>
            </w:pPr>
            <w:r w:rsidRPr="005D1E1A">
              <w:rPr>
                <w:sz w:val="20"/>
              </w:rPr>
              <w:t>$5.3</w:t>
            </w:r>
          </w:p>
        </w:tc>
        <w:tc>
          <w:tcPr>
            <w:tcW w:w="1336" w:type="dxa"/>
            <w:vAlign w:val="bottom"/>
          </w:tcPr>
          <w:p w14:paraId="12F0AF6E" w14:textId="75E31BB6" w:rsidR="00D014A8" w:rsidRPr="005D1E1A" w:rsidRDefault="00D014A8" w:rsidP="00AE2167">
            <w:pPr>
              <w:pStyle w:val="Caption"/>
              <w:spacing w:after="0"/>
              <w:ind w:firstLine="0"/>
              <w:jc w:val="right"/>
              <w:rPr>
                <w:sz w:val="20"/>
              </w:rPr>
            </w:pPr>
            <w:r w:rsidRPr="005D1E1A">
              <w:rPr>
                <w:sz w:val="20"/>
              </w:rPr>
              <w:t>109</w:t>
            </w:r>
          </w:p>
        </w:tc>
        <w:tc>
          <w:tcPr>
            <w:tcW w:w="1336" w:type="dxa"/>
            <w:vAlign w:val="bottom"/>
          </w:tcPr>
          <w:p w14:paraId="3686C270" w14:textId="53800F66" w:rsidR="00D014A8" w:rsidRPr="005D1E1A" w:rsidRDefault="00D014A8" w:rsidP="00AE2167">
            <w:pPr>
              <w:pStyle w:val="Caption"/>
              <w:spacing w:after="0"/>
              <w:ind w:left="-118" w:firstLine="0"/>
              <w:jc w:val="right"/>
              <w:rPr>
                <w:sz w:val="20"/>
              </w:rPr>
            </w:pPr>
            <w:r w:rsidRPr="005D1E1A">
              <w:rPr>
                <w:sz w:val="20"/>
              </w:rPr>
              <w:t>76</w:t>
            </w:r>
          </w:p>
        </w:tc>
      </w:tr>
      <w:tr w:rsidR="004636D3" w:rsidRPr="005D1E1A" w14:paraId="6B428584" w14:textId="77777777" w:rsidTr="00AE2167">
        <w:trPr>
          <w:trHeight w:val="144"/>
        </w:trPr>
        <w:tc>
          <w:tcPr>
            <w:tcW w:w="900" w:type="dxa"/>
          </w:tcPr>
          <w:p w14:paraId="64BFE6CF" w14:textId="6DDE5AAE" w:rsidR="00D014A8" w:rsidRPr="005D1E1A" w:rsidRDefault="00D014A8" w:rsidP="00D014A8">
            <w:pPr>
              <w:pStyle w:val="Caption"/>
              <w:spacing w:after="0"/>
              <w:ind w:firstLine="0"/>
              <w:rPr>
                <w:sz w:val="20"/>
              </w:rPr>
            </w:pPr>
            <w:r w:rsidRPr="005D1E1A">
              <w:rPr>
                <w:sz w:val="20"/>
              </w:rPr>
              <w:t>2003</w:t>
            </w:r>
          </w:p>
        </w:tc>
        <w:tc>
          <w:tcPr>
            <w:tcW w:w="1710" w:type="dxa"/>
            <w:vAlign w:val="bottom"/>
          </w:tcPr>
          <w:p w14:paraId="310687DD" w14:textId="537E2F6A" w:rsidR="00D014A8" w:rsidRPr="005D1E1A" w:rsidRDefault="00D014A8" w:rsidP="00AE2167">
            <w:pPr>
              <w:pStyle w:val="Caption"/>
              <w:spacing w:after="0"/>
              <w:ind w:firstLine="0"/>
              <w:jc w:val="right"/>
              <w:rPr>
                <w:sz w:val="20"/>
              </w:rPr>
            </w:pPr>
            <w:r w:rsidRPr="005D1E1A">
              <w:rPr>
                <w:sz w:val="20"/>
              </w:rPr>
              <w:t>2,005,000</w:t>
            </w:r>
          </w:p>
        </w:tc>
        <w:tc>
          <w:tcPr>
            <w:tcW w:w="1336" w:type="dxa"/>
            <w:vAlign w:val="bottom"/>
          </w:tcPr>
          <w:p w14:paraId="6296FC01" w14:textId="014F2E77" w:rsidR="00D014A8" w:rsidRPr="005D1E1A" w:rsidRDefault="00D014A8" w:rsidP="00AE2167">
            <w:pPr>
              <w:pStyle w:val="Caption"/>
              <w:tabs>
                <w:tab w:val="decimal" w:pos="725"/>
              </w:tabs>
              <w:spacing w:after="0"/>
              <w:ind w:firstLine="0"/>
              <w:jc w:val="right"/>
              <w:rPr>
                <w:sz w:val="20"/>
              </w:rPr>
            </w:pPr>
            <w:r w:rsidRPr="005D1E1A">
              <w:rPr>
                <w:sz w:val="20"/>
              </w:rPr>
              <w:t>18,565</w:t>
            </w:r>
          </w:p>
        </w:tc>
        <w:tc>
          <w:tcPr>
            <w:tcW w:w="1336" w:type="dxa"/>
            <w:vAlign w:val="bottom"/>
          </w:tcPr>
          <w:p w14:paraId="554EA095" w14:textId="49153402" w:rsidR="00D014A8" w:rsidRPr="005D1E1A" w:rsidRDefault="00D014A8" w:rsidP="00AE2167">
            <w:pPr>
              <w:pStyle w:val="Caption"/>
              <w:spacing w:after="0"/>
              <w:ind w:firstLine="0"/>
              <w:jc w:val="right"/>
              <w:rPr>
                <w:sz w:val="20"/>
              </w:rPr>
            </w:pPr>
            <w:r w:rsidRPr="005D1E1A">
              <w:rPr>
                <w:sz w:val="20"/>
              </w:rPr>
              <w:t>2,003,083</w:t>
            </w:r>
          </w:p>
        </w:tc>
        <w:tc>
          <w:tcPr>
            <w:tcW w:w="1336" w:type="dxa"/>
            <w:vAlign w:val="bottom"/>
          </w:tcPr>
          <w:p w14:paraId="44735563" w14:textId="37BF6C8A" w:rsidR="00D014A8" w:rsidRPr="005D1E1A" w:rsidRDefault="00D014A8" w:rsidP="00AE2167">
            <w:pPr>
              <w:pStyle w:val="Caption"/>
              <w:tabs>
                <w:tab w:val="decimal" w:pos="756"/>
              </w:tabs>
              <w:spacing w:after="0"/>
              <w:ind w:firstLine="0"/>
              <w:jc w:val="right"/>
              <w:rPr>
                <w:sz w:val="20"/>
              </w:rPr>
            </w:pPr>
            <w:r w:rsidRPr="005D1E1A">
              <w:rPr>
                <w:sz w:val="20"/>
              </w:rPr>
              <w:t>$4.8</w:t>
            </w:r>
          </w:p>
        </w:tc>
        <w:tc>
          <w:tcPr>
            <w:tcW w:w="1336" w:type="dxa"/>
            <w:vAlign w:val="bottom"/>
          </w:tcPr>
          <w:p w14:paraId="179F87F7" w14:textId="197B1B46" w:rsidR="00D014A8" w:rsidRPr="005D1E1A" w:rsidRDefault="00D014A8" w:rsidP="00AE2167">
            <w:pPr>
              <w:pStyle w:val="Caption"/>
              <w:spacing w:after="0"/>
              <w:ind w:firstLine="0"/>
              <w:jc w:val="right"/>
              <w:rPr>
                <w:sz w:val="20"/>
              </w:rPr>
            </w:pPr>
            <w:r w:rsidRPr="005D1E1A">
              <w:rPr>
                <w:sz w:val="20"/>
              </w:rPr>
              <w:t>108</w:t>
            </w:r>
          </w:p>
        </w:tc>
        <w:tc>
          <w:tcPr>
            <w:tcW w:w="1336" w:type="dxa"/>
            <w:vAlign w:val="bottom"/>
          </w:tcPr>
          <w:p w14:paraId="5E2FCFC4" w14:textId="6F52E1EE" w:rsidR="00D014A8" w:rsidRPr="005D1E1A" w:rsidRDefault="00D014A8" w:rsidP="00AE2167">
            <w:pPr>
              <w:pStyle w:val="Caption"/>
              <w:spacing w:after="0"/>
              <w:ind w:left="-118" w:firstLine="0"/>
              <w:jc w:val="right"/>
              <w:rPr>
                <w:sz w:val="20"/>
              </w:rPr>
            </w:pPr>
            <w:r w:rsidRPr="005D1E1A">
              <w:rPr>
                <w:sz w:val="20"/>
              </w:rPr>
              <w:t>93</w:t>
            </w:r>
          </w:p>
        </w:tc>
      </w:tr>
      <w:tr w:rsidR="004636D3" w:rsidRPr="005D1E1A" w14:paraId="6CBDF5D1" w14:textId="77777777" w:rsidTr="00AE2167">
        <w:trPr>
          <w:trHeight w:val="144"/>
        </w:trPr>
        <w:tc>
          <w:tcPr>
            <w:tcW w:w="900" w:type="dxa"/>
          </w:tcPr>
          <w:p w14:paraId="720907B2" w14:textId="2B7C3F4D" w:rsidR="00D014A8" w:rsidRPr="005D1E1A" w:rsidRDefault="00D014A8" w:rsidP="00D014A8">
            <w:pPr>
              <w:pStyle w:val="Caption"/>
              <w:spacing w:after="0"/>
              <w:ind w:firstLine="0"/>
              <w:rPr>
                <w:sz w:val="20"/>
              </w:rPr>
            </w:pPr>
            <w:r w:rsidRPr="005D1E1A">
              <w:rPr>
                <w:sz w:val="20"/>
              </w:rPr>
              <w:t>2004</w:t>
            </w:r>
          </w:p>
        </w:tc>
        <w:tc>
          <w:tcPr>
            <w:tcW w:w="1710" w:type="dxa"/>
            <w:vAlign w:val="bottom"/>
          </w:tcPr>
          <w:p w14:paraId="5F79237C" w14:textId="6EC52E05" w:rsidR="00D014A8" w:rsidRPr="005D1E1A" w:rsidRDefault="00D014A8" w:rsidP="00AE2167">
            <w:pPr>
              <w:pStyle w:val="Caption"/>
              <w:spacing w:after="0"/>
              <w:ind w:firstLine="0"/>
              <w:jc w:val="right"/>
              <w:rPr>
                <w:sz w:val="20"/>
              </w:rPr>
            </w:pPr>
            <w:r w:rsidRPr="005D1E1A">
              <w:rPr>
                <w:sz w:val="20"/>
              </w:rPr>
              <w:t>2,245,000</w:t>
            </w:r>
          </w:p>
        </w:tc>
        <w:tc>
          <w:tcPr>
            <w:tcW w:w="1336" w:type="dxa"/>
            <w:vAlign w:val="bottom"/>
          </w:tcPr>
          <w:p w14:paraId="45533492" w14:textId="56A9D71E" w:rsidR="00D014A8" w:rsidRPr="005D1E1A" w:rsidRDefault="00D014A8" w:rsidP="00AE2167">
            <w:pPr>
              <w:pStyle w:val="Caption"/>
              <w:tabs>
                <w:tab w:val="decimal" w:pos="725"/>
              </w:tabs>
              <w:spacing w:after="0"/>
              <w:ind w:firstLine="0"/>
              <w:jc w:val="right"/>
              <w:rPr>
                <w:sz w:val="20"/>
              </w:rPr>
            </w:pPr>
            <w:r w:rsidRPr="005D1E1A">
              <w:rPr>
                <w:sz w:val="20"/>
              </w:rPr>
              <w:t>20,787</w:t>
            </w:r>
          </w:p>
        </w:tc>
        <w:tc>
          <w:tcPr>
            <w:tcW w:w="1336" w:type="dxa"/>
            <w:vAlign w:val="bottom"/>
          </w:tcPr>
          <w:p w14:paraId="2414ADCA" w14:textId="5D7AF5BC" w:rsidR="00D014A8" w:rsidRPr="005D1E1A" w:rsidRDefault="00D014A8" w:rsidP="00AE2167">
            <w:pPr>
              <w:pStyle w:val="Caption"/>
              <w:spacing w:after="0"/>
              <w:ind w:firstLine="0"/>
              <w:jc w:val="right"/>
              <w:rPr>
                <w:sz w:val="20"/>
              </w:rPr>
            </w:pPr>
            <w:r w:rsidRPr="005D1E1A">
              <w:rPr>
                <w:sz w:val="20"/>
              </w:rPr>
              <w:t>2,230,396</w:t>
            </w:r>
          </w:p>
        </w:tc>
        <w:tc>
          <w:tcPr>
            <w:tcW w:w="1336" w:type="dxa"/>
            <w:vAlign w:val="bottom"/>
          </w:tcPr>
          <w:p w14:paraId="485BF5AD" w14:textId="07907828" w:rsidR="00D014A8" w:rsidRPr="005D1E1A" w:rsidRDefault="00D014A8" w:rsidP="00AE2167">
            <w:pPr>
              <w:pStyle w:val="Caption"/>
              <w:tabs>
                <w:tab w:val="decimal" w:pos="756"/>
              </w:tabs>
              <w:spacing w:after="0"/>
              <w:ind w:firstLine="0"/>
              <w:jc w:val="right"/>
              <w:rPr>
                <w:sz w:val="20"/>
              </w:rPr>
            </w:pPr>
            <w:r w:rsidRPr="005D1E1A">
              <w:rPr>
                <w:sz w:val="20"/>
              </w:rPr>
              <w:t>$4.6</w:t>
            </w:r>
          </w:p>
        </w:tc>
        <w:tc>
          <w:tcPr>
            <w:tcW w:w="1336" w:type="dxa"/>
            <w:vAlign w:val="bottom"/>
          </w:tcPr>
          <w:p w14:paraId="0AECB8C8" w14:textId="5A078C5A" w:rsidR="00D014A8" w:rsidRPr="005D1E1A" w:rsidRDefault="00D014A8" w:rsidP="00AE2167">
            <w:pPr>
              <w:pStyle w:val="Caption"/>
              <w:spacing w:after="0"/>
              <w:ind w:firstLine="0"/>
              <w:jc w:val="right"/>
              <w:rPr>
                <w:sz w:val="20"/>
              </w:rPr>
            </w:pPr>
            <w:r w:rsidRPr="005D1E1A">
              <w:rPr>
                <w:sz w:val="20"/>
              </w:rPr>
              <w:t>108</w:t>
            </w:r>
          </w:p>
        </w:tc>
        <w:tc>
          <w:tcPr>
            <w:tcW w:w="1336" w:type="dxa"/>
            <w:vAlign w:val="bottom"/>
          </w:tcPr>
          <w:p w14:paraId="36797659" w14:textId="14B0CD12" w:rsidR="00D014A8" w:rsidRPr="005D1E1A" w:rsidRDefault="00D014A8" w:rsidP="00AE2167">
            <w:pPr>
              <w:pStyle w:val="Caption"/>
              <w:spacing w:after="0"/>
              <w:ind w:left="-118" w:firstLine="0"/>
              <w:jc w:val="right"/>
              <w:rPr>
                <w:sz w:val="20"/>
              </w:rPr>
            </w:pPr>
            <w:r w:rsidRPr="005D1E1A">
              <w:rPr>
                <w:sz w:val="20"/>
              </w:rPr>
              <w:t>93</w:t>
            </w:r>
          </w:p>
        </w:tc>
      </w:tr>
      <w:tr w:rsidR="004636D3" w:rsidRPr="005D1E1A" w14:paraId="7F443929" w14:textId="77777777" w:rsidTr="00AE2167">
        <w:trPr>
          <w:trHeight w:val="144"/>
        </w:trPr>
        <w:tc>
          <w:tcPr>
            <w:tcW w:w="900" w:type="dxa"/>
          </w:tcPr>
          <w:p w14:paraId="4E8C49B0" w14:textId="74495339" w:rsidR="00D014A8" w:rsidRPr="005D1E1A" w:rsidRDefault="00D014A8" w:rsidP="00D014A8">
            <w:pPr>
              <w:pStyle w:val="Caption"/>
              <w:spacing w:after="0"/>
              <w:ind w:firstLine="0"/>
              <w:rPr>
                <w:sz w:val="20"/>
              </w:rPr>
            </w:pPr>
            <w:r w:rsidRPr="005D1E1A">
              <w:rPr>
                <w:sz w:val="20"/>
              </w:rPr>
              <w:t>2005</w:t>
            </w:r>
          </w:p>
        </w:tc>
        <w:tc>
          <w:tcPr>
            <w:tcW w:w="1710" w:type="dxa"/>
            <w:vAlign w:val="bottom"/>
          </w:tcPr>
          <w:p w14:paraId="76F3BB07" w14:textId="7F4CE0ED" w:rsidR="00D014A8" w:rsidRPr="005D1E1A" w:rsidRDefault="00D014A8" w:rsidP="00AE2167">
            <w:pPr>
              <w:pStyle w:val="Caption"/>
              <w:spacing w:after="0"/>
              <w:ind w:firstLine="0"/>
              <w:jc w:val="right"/>
              <w:rPr>
                <w:sz w:val="20"/>
              </w:rPr>
            </w:pPr>
            <w:r w:rsidRPr="005D1E1A">
              <w:rPr>
                <w:sz w:val="20"/>
              </w:rPr>
              <w:t>2,053,000</w:t>
            </w:r>
          </w:p>
        </w:tc>
        <w:tc>
          <w:tcPr>
            <w:tcW w:w="1336" w:type="dxa"/>
            <w:vAlign w:val="bottom"/>
          </w:tcPr>
          <w:p w14:paraId="7F5AF06D" w14:textId="02712224" w:rsidR="00D014A8" w:rsidRPr="005D1E1A" w:rsidRDefault="00D014A8" w:rsidP="00AE2167">
            <w:pPr>
              <w:pStyle w:val="Caption"/>
              <w:tabs>
                <w:tab w:val="decimal" w:pos="725"/>
              </w:tabs>
              <w:spacing w:after="0"/>
              <w:ind w:firstLine="0"/>
              <w:jc w:val="right"/>
              <w:rPr>
                <w:sz w:val="20"/>
              </w:rPr>
            </w:pPr>
            <w:r w:rsidRPr="005D1E1A">
              <w:rPr>
                <w:sz w:val="20"/>
              </w:rPr>
              <w:t>19,400</w:t>
            </w:r>
          </w:p>
        </w:tc>
        <w:tc>
          <w:tcPr>
            <w:tcW w:w="1336" w:type="dxa"/>
            <w:vAlign w:val="bottom"/>
          </w:tcPr>
          <w:p w14:paraId="5EC69396" w14:textId="71350C1C" w:rsidR="00D014A8" w:rsidRPr="005D1E1A" w:rsidRDefault="00D014A8" w:rsidP="00AE2167">
            <w:pPr>
              <w:pStyle w:val="Caption"/>
              <w:spacing w:after="0"/>
              <w:ind w:firstLine="0"/>
              <w:jc w:val="right"/>
              <w:rPr>
                <w:sz w:val="20"/>
              </w:rPr>
            </w:pPr>
            <w:r w:rsidRPr="005D1E1A">
              <w:rPr>
                <w:sz w:val="20"/>
              </w:rPr>
              <w:t>2,027,187</w:t>
            </w:r>
          </w:p>
        </w:tc>
        <w:tc>
          <w:tcPr>
            <w:tcW w:w="1336" w:type="dxa"/>
            <w:vAlign w:val="bottom"/>
          </w:tcPr>
          <w:p w14:paraId="0318C36D" w14:textId="53AE17EC" w:rsidR="00D014A8" w:rsidRPr="005D1E1A" w:rsidRDefault="00D014A8" w:rsidP="00AE2167">
            <w:pPr>
              <w:pStyle w:val="Caption"/>
              <w:tabs>
                <w:tab w:val="decimal" w:pos="756"/>
              </w:tabs>
              <w:spacing w:after="0"/>
              <w:ind w:firstLine="0"/>
              <w:jc w:val="right"/>
              <w:rPr>
                <w:sz w:val="20"/>
              </w:rPr>
            </w:pPr>
            <w:r w:rsidRPr="005D1E1A">
              <w:rPr>
                <w:sz w:val="20"/>
              </w:rPr>
              <w:t>$5</w:t>
            </w:r>
            <w:r w:rsidR="00F45CD0">
              <w:rPr>
                <w:sz w:val="20"/>
              </w:rPr>
              <w:t>.0</w:t>
            </w:r>
          </w:p>
        </w:tc>
        <w:tc>
          <w:tcPr>
            <w:tcW w:w="1336" w:type="dxa"/>
            <w:vAlign w:val="bottom"/>
          </w:tcPr>
          <w:p w14:paraId="680DEF95" w14:textId="4AA0AB02" w:rsidR="00D014A8" w:rsidRPr="005D1E1A" w:rsidRDefault="00D014A8" w:rsidP="00AE2167">
            <w:pPr>
              <w:pStyle w:val="Caption"/>
              <w:spacing w:after="0"/>
              <w:ind w:firstLine="0"/>
              <w:jc w:val="right"/>
              <w:rPr>
                <w:sz w:val="20"/>
              </w:rPr>
            </w:pPr>
            <w:r w:rsidRPr="005D1E1A">
              <w:rPr>
                <w:sz w:val="20"/>
              </w:rPr>
              <w:t>106</w:t>
            </w:r>
          </w:p>
        </w:tc>
        <w:tc>
          <w:tcPr>
            <w:tcW w:w="1336" w:type="dxa"/>
            <w:vAlign w:val="bottom"/>
          </w:tcPr>
          <w:p w14:paraId="79AD0FCE" w14:textId="2E9F1597" w:rsidR="00D014A8" w:rsidRPr="005D1E1A" w:rsidRDefault="00D014A8" w:rsidP="00AE2167">
            <w:pPr>
              <w:pStyle w:val="Caption"/>
              <w:spacing w:after="0"/>
              <w:ind w:left="-118" w:firstLine="0"/>
              <w:jc w:val="right"/>
              <w:rPr>
                <w:sz w:val="20"/>
              </w:rPr>
            </w:pPr>
            <w:r w:rsidRPr="005D1E1A">
              <w:rPr>
                <w:sz w:val="20"/>
              </w:rPr>
              <w:t>93</w:t>
            </w:r>
          </w:p>
        </w:tc>
      </w:tr>
      <w:tr w:rsidR="004636D3" w:rsidRPr="005D1E1A" w14:paraId="555E1839" w14:textId="77777777" w:rsidTr="00AE2167">
        <w:trPr>
          <w:trHeight w:val="144"/>
        </w:trPr>
        <w:tc>
          <w:tcPr>
            <w:tcW w:w="900" w:type="dxa"/>
          </w:tcPr>
          <w:p w14:paraId="7751C650" w14:textId="70EEAB98" w:rsidR="00D014A8" w:rsidRPr="005D1E1A" w:rsidRDefault="00D014A8" w:rsidP="00D014A8">
            <w:pPr>
              <w:pStyle w:val="Caption"/>
              <w:spacing w:after="0"/>
              <w:ind w:firstLine="0"/>
              <w:rPr>
                <w:sz w:val="20"/>
              </w:rPr>
            </w:pPr>
            <w:r w:rsidRPr="005D1E1A">
              <w:rPr>
                <w:sz w:val="20"/>
              </w:rPr>
              <w:t>2006</w:t>
            </w:r>
          </w:p>
        </w:tc>
        <w:tc>
          <w:tcPr>
            <w:tcW w:w="1710" w:type="dxa"/>
            <w:vAlign w:val="bottom"/>
          </w:tcPr>
          <w:p w14:paraId="1731E4F9" w14:textId="3C0186B4" w:rsidR="00D014A8" w:rsidRPr="005D1E1A" w:rsidRDefault="00D014A8" w:rsidP="00AE2167">
            <w:pPr>
              <w:pStyle w:val="Caption"/>
              <w:spacing w:after="0"/>
              <w:ind w:firstLine="0"/>
              <w:jc w:val="right"/>
              <w:rPr>
                <w:sz w:val="20"/>
              </w:rPr>
            </w:pPr>
            <w:r w:rsidRPr="005D1E1A">
              <w:rPr>
                <w:sz w:val="20"/>
              </w:rPr>
              <w:t>2,053,000</w:t>
            </w:r>
          </w:p>
        </w:tc>
        <w:tc>
          <w:tcPr>
            <w:tcW w:w="1336" w:type="dxa"/>
            <w:vAlign w:val="bottom"/>
          </w:tcPr>
          <w:p w14:paraId="7029EC50" w14:textId="1AB19294" w:rsidR="00D014A8" w:rsidRPr="005D1E1A" w:rsidRDefault="00D014A8" w:rsidP="00AE2167">
            <w:pPr>
              <w:pStyle w:val="Caption"/>
              <w:tabs>
                <w:tab w:val="decimal" w:pos="725"/>
              </w:tabs>
              <w:spacing w:after="0"/>
              <w:ind w:firstLine="0"/>
              <w:jc w:val="right"/>
              <w:rPr>
                <w:sz w:val="20"/>
              </w:rPr>
            </w:pPr>
            <w:r w:rsidRPr="005D1E1A">
              <w:rPr>
                <w:sz w:val="20"/>
              </w:rPr>
              <w:t>19,550</w:t>
            </w:r>
          </w:p>
        </w:tc>
        <w:tc>
          <w:tcPr>
            <w:tcW w:w="1336" w:type="dxa"/>
            <w:vAlign w:val="bottom"/>
          </w:tcPr>
          <w:p w14:paraId="135B9A53" w14:textId="24C7285F" w:rsidR="00D014A8" w:rsidRPr="005D1E1A" w:rsidRDefault="00D014A8" w:rsidP="00AE2167">
            <w:pPr>
              <w:pStyle w:val="Caption"/>
              <w:spacing w:after="0"/>
              <w:ind w:firstLine="0"/>
              <w:jc w:val="right"/>
              <w:rPr>
                <w:sz w:val="20"/>
              </w:rPr>
            </w:pPr>
            <w:r w:rsidRPr="005D1E1A">
              <w:rPr>
                <w:sz w:val="20"/>
              </w:rPr>
              <w:t>2,031,227</w:t>
            </w:r>
          </w:p>
        </w:tc>
        <w:tc>
          <w:tcPr>
            <w:tcW w:w="1336" w:type="dxa"/>
            <w:vAlign w:val="bottom"/>
          </w:tcPr>
          <w:p w14:paraId="3C3C0CF0" w14:textId="38CB6380" w:rsidR="00D014A8" w:rsidRPr="005D1E1A" w:rsidRDefault="00D014A8" w:rsidP="00AE2167">
            <w:pPr>
              <w:pStyle w:val="Caption"/>
              <w:tabs>
                <w:tab w:val="decimal" w:pos="756"/>
              </w:tabs>
              <w:spacing w:after="0"/>
              <w:ind w:firstLine="0"/>
              <w:jc w:val="right"/>
              <w:rPr>
                <w:sz w:val="20"/>
              </w:rPr>
            </w:pPr>
            <w:r w:rsidRPr="005D1E1A">
              <w:rPr>
                <w:sz w:val="20"/>
              </w:rPr>
              <w:t>$5.1</w:t>
            </w:r>
          </w:p>
        </w:tc>
        <w:tc>
          <w:tcPr>
            <w:tcW w:w="1336" w:type="dxa"/>
            <w:vAlign w:val="bottom"/>
          </w:tcPr>
          <w:p w14:paraId="66C92229" w14:textId="5127FBA2" w:rsidR="00D014A8" w:rsidRPr="005D1E1A" w:rsidRDefault="00D014A8" w:rsidP="00AE2167">
            <w:pPr>
              <w:pStyle w:val="Caption"/>
              <w:spacing w:after="0"/>
              <w:ind w:firstLine="0"/>
              <w:jc w:val="right"/>
              <w:rPr>
                <w:sz w:val="20"/>
              </w:rPr>
            </w:pPr>
            <w:r w:rsidRPr="005D1E1A">
              <w:rPr>
                <w:sz w:val="20"/>
              </w:rPr>
              <w:t>105</w:t>
            </w:r>
          </w:p>
        </w:tc>
        <w:tc>
          <w:tcPr>
            <w:tcW w:w="1336" w:type="dxa"/>
            <w:vAlign w:val="bottom"/>
          </w:tcPr>
          <w:p w14:paraId="4D3069F7" w14:textId="7E3EF223" w:rsidR="00D014A8" w:rsidRPr="005D1E1A" w:rsidRDefault="00D014A8" w:rsidP="00AE2167">
            <w:pPr>
              <w:pStyle w:val="Caption"/>
              <w:spacing w:after="0"/>
              <w:ind w:left="-118" w:firstLine="0"/>
              <w:jc w:val="right"/>
              <w:rPr>
                <w:sz w:val="20"/>
              </w:rPr>
            </w:pPr>
            <w:r w:rsidRPr="005D1E1A">
              <w:rPr>
                <w:sz w:val="20"/>
              </w:rPr>
              <w:t>93</w:t>
            </w:r>
          </w:p>
        </w:tc>
      </w:tr>
      <w:tr w:rsidR="004636D3" w:rsidRPr="005D1E1A" w14:paraId="72404793" w14:textId="77777777" w:rsidTr="00AE2167">
        <w:trPr>
          <w:trHeight w:val="144"/>
        </w:trPr>
        <w:tc>
          <w:tcPr>
            <w:tcW w:w="900" w:type="dxa"/>
          </w:tcPr>
          <w:p w14:paraId="15D42757" w14:textId="4E313910" w:rsidR="00D014A8" w:rsidRPr="005D1E1A" w:rsidRDefault="00D014A8" w:rsidP="00D014A8">
            <w:pPr>
              <w:pStyle w:val="Caption"/>
              <w:spacing w:after="0"/>
              <w:ind w:firstLine="0"/>
              <w:rPr>
                <w:sz w:val="20"/>
              </w:rPr>
            </w:pPr>
            <w:r w:rsidRPr="005D1E1A">
              <w:rPr>
                <w:sz w:val="20"/>
              </w:rPr>
              <w:t>2007</w:t>
            </w:r>
          </w:p>
        </w:tc>
        <w:tc>
          <w:tcPr>
            <w:tcW w:w="1710" w:type="dxa"/>
            <w:vAlign w:val="bottom"/>
          </w:tcPr>
          <w:p w14:paraId="06F5E5E9" w14:textId="76DB4FCB" w:rsidR="00D014A8" w:rsidRPr="005D1E1A" w:rsidRDefault="00D014A8" w:rsidP="00AE2167">
            <w:pPr>
              <w:pStyle w:val="Caption"/>
              <w:spacing w:after="0"/>
              <w:ind w:firstLine="0"/>
              <w:jc w:val="right"/>
              <w:rPr>
                <w:sz w:val="20"/>
              </w:rPr>
            </w:pPr>
            <w:r w:rsidRPr="005D1E1A">
              <w:rPr>
                <w:sz w:val="20"/>
              </w:rPr>
              <w:t>1,488,000</w:t>
            </w:r>
          </w:p>
        </w:tc>
        <w:tc>
          <w:tcPr>
            <w:tcW w:w="1336" w:type="dxa"/>
            <w:vAlign w:val="bottom"/>
          </w:tcPr>
          <w:p w14:paraId="2281E30E" w14:textId="15E1DEAF" w:rsidR="00D014A8" w:rsidRPr="005D1E1A" w:rsidRDefault="00D014A8" w:rsidP="00AE2167">
            <w:pPr>
              <w:pStyle w:val="Caption"/>
              <w:tabs>
                <w:tab w:val="decimal" w:pos="725"/>
              </w:tabs>
              <w:spacing w:after="0"/>
              <w:ind w:firstLine="0"/>
              <w:jc w:val="right"/>
              <w:rPr>
                <w:sz w:val="20"/>
              </w:rPr>
            </w:pPr>
            <w:r w:rsidRPr="005D1E1A">
              <w:rPr>
                <w:sz w:val="20"/>
              </w:rPr>
              <w:t>14,500</w:t>
            </w:r>
          </w:p>
        </w:tc>
        <w:tc>
          <w:tcPr>
            <w:tcW w:w="1336" w:type="dxa"/>
            <w:vAlign w:val="bottom"/>
          </w:tcPr>
          <w:p w14:paraId="6BF04788" w14:textId="51254551" w:rsidR="00D014A8" w:rsidRPr="005D1E1A" w:rsidRDefault="00D014A8" w:rsidP="00AE2167">
            <w:pPr>
              <w:pStyle w:val="Caption"/>
              <w:spacing w:after="0"/>
              <w:ind w:firstLine="0"/>
              <w:jc w:val="right"/>
              <w:rPr>
                <w:sz w:val="20"/>
              </w:rPr>
            </w:pPr>
            <w:r w:rsidRPr="005D1E1A">
              <w:rPr>
                <w:sz w:val="20"/>
              </w:rPr>
              <w:t>1,501,483</w:t>
            </w:r>
          </w:p>
        </w:tc>
        <w:tc>
          <w:tcPr>
            <w:tcW w:w="1336" w:type="dxa"/>
            <w:vAlign w:val="bottom"/>
          </w:tcPr>
          <w:p w14:paraId="7BF51620" w14:textId="5D93FC62" w:rsidR="00D014A8" w:rsidRPr="005D1E1A" w:rsidRDefault="00D014A8" w:rsidP="00AE2167">
            <w:pPr>
              <w:pStyle w:val="Caption"/>
              <w:tabs>
                <w:tab w:val="decimal" w:pos="756"/>
              </w:tabs>
              <w:spacing w:after="0"/>
              <w:ind w:firstLine="0"/>
              <w:jc w:val="right"/>
              <w:rPr>
                <w:sz w:val="20"/>
              </w:rPr>
            </w:pPr>
            <w:r w:rsidRPr="005D1E1A">
              <w:rPr>
                <w:sz w:val="20"/>
              </w:rPr>
              <w:t>$3.7</w:t>
            </w:r>
          </w:p>
        </w:tc>
        <w:tc>
          <w:tcPr>
            <w:tcW w:w="1336" w:type="dxa"/>
            <w:vAlign w:val="bottom"/>
          </w:tcPr>
          <w:p w14:paraId="045ED538" w14:textId="4A85ECA4" w:rsidR="00D014A8" w:rsidRPr="005D1E1A" w:rsidRDefault="00D014A8" w:rsidP="00AE2167">
            <w:pPr>
              <w:pStyle w:val="Caption"/>
              <w:spacing w:after="0"/>
              <w:ind w:firstLine="0"/>
              <w:jc w:val="right"/>
              <w:rPr>
                <w:sz w:val="20"/>
              </w:rPr>
            </w:pPr>
            <w:r w:rsidRPr="005D1E1A">
              <w:rPr>
                <w:sz w:val="20"/>
              </w:rPr>
              <w:t>103</w:t>
            </w:r>
          </w:p>
        </w:tc>
        <w:tc>
          <w:tcPr>
            <w:tcW w:w="1336" w:type="dxa"/>
            <w:vAlign w:val="bottom"/>
          </w:tcPr>
          <w:p w14:paraId="4526881B" w14:textId="7F05FFDB" w:rsidR="00D014A8" w:rsidRPr="005D1E1A" w:rsidRDefault="00D014A8" w:rsidP="00AE2167">
            <w:pPr>
              <w:pStyle w:val="Caption"/>
              <w:spacing w:after="0"/>
              <w:ind w:left="-118" w:firstLine="0"/>
              <w:jc w:val="right"/>
              <w:rPr>
                <w:sz w:val="20"/>
              </w:rPr>
            </w:pPr>
            <w:r w:rsidRPr="005D1E1A">
              <w:rPr>
                <w:sz w:val="20"/>
              </w:rPr>
              <w:t>93</w:t>
            </w:r>
          </w:p>
        </w:tc>
      </w:tr>
      <w:tr w:rsidR="004636D3" w:rsidRPr="005D1E1A" w14:paraId="6865B45A" w14:textId="77777777" w:rsidTr="00AE2167">
        <w:trPr>
          <w:trHeight w:val="144"/>
        </w:trPr>
        <w:tc>
          <w:tcPr>
            <w:tcW w:w="900" w:type="dxa"/>
          </w:tcPr>
          <w:p w14:paraId="2706D574" w14:textId="2FE76485" w:rsidR="00D014A8" w:rsidRPr="005D1E1A" w:rsidRDefault="00D014A8" w:rsidP="00D014A8">
            <w:pPr>
              <w:pStyle w:val="Caption"/>
              <w:spacing w:after="0"/>
              <w:ind w:firstLine="0"/>
              <w:rPr>
                <w:sz w:val="20"/>
              </w:rPr>
            </w:pPr>
            <w:r w:rsidRPr="005D1E1A">
              <w:rPr>
                <w:sz w:val="20"/>
              </w:rPr>
              <w:t>2008</w:t>
            </w:r>
          </w:p>
        </w:tc>
        <w:tc>
          <w:tcPr>
            <w:tcW w:w="1710" w:type="dxa"/>
            <w:vAlign w:val="bottom"/>
          </w:tcPr>
          <w:p w14:paraId="4C379124" w14:textId="5E55BCEC" w:rsidR="00D014A8" w:rsidRPr="005D1E1A" w:rsidRDefault="00D014A8" w:rsidP="00AE2167">
            <w:pPr>
              <w:pStyle w:val="Caption"/>
              <w:spacing w:after="0"/>
              <w:ind w:firstLine="0"/>
              <w:jc w:val="right"/>
              <w:rPr>
                <w:sz w:val="20"/>
              </w:rPr>
            </w:pPr>
            <w:r w:rsidRPr="005D1E1A">
              <w:rPr>
                <w:sz w:val="20"/>
              </w:rPr>
              <w:t>1,508,000</w:t>
            </w:r>
          </w:p>
        </w:tc>
        <w:tc>
          <w:tcPr>
            <w:tcW w:w="1336" w:type="dxa"/>
            <w:vAlign w:val="bottom"/>
          </w:tcPr>
          <w:p w14:paraId="0AC7EF4B" w14:textId="45E1C515" w:rsidR="00D014A8" w:rsidRPr="005D1E1A" w:rsidRDefault="00D014A8" w:rsidP="00AE2167">
            <w:pPr>
              <w:pStyle w:val="Caption"/>
              <w:tabs>
                <w:tab w:val="decimal" w:pos="725"/>
              </w:tabs>
              <w:spacing w:after="0"/>
              <w:ind w:firstLine="0"/>
              <w:jc w:val="right"/>
              <w:rPr>
                <w:sz w:val="20"/>
              </w:rPr>
            </w:pPr>
            <w:r w:rsidRPr="005D1E1A">
              <w:rPr>
                <w:sz w:val="20"/>
              </w:rPr>
              <w:t>15,710</w:t>
            </w:r>
          </w:p>
        </w:tc>
        <w:tc>
          <w:tcPr>
            <w:tcW w:w="1336" w:type="dxa"/>
            <w:vAlign w:val="bottom"/>
          </w:tcPr>
          <w:p w14:paraId="3333C239" w14:textId="56AB46B5" w:rsidR="00D014A8" w:rsidRPr="005D1E1A" w:rsidRDefault="00D014A8" w:rsidP="00AE2167">
            <w:pPr>
              <w:pStyle w:val="Caption"/>
              <w:spacing w:after="0"/>
              <w:ind w:firstLine="0"/>
              <w:jc w:val="right"/>
              <w:rPr>
                <w:sz w:val="20"/>
              </w:rPr>
            </w:pPr>
            <w:r w:rsidRPr="005D1E1A">
              <w:rPr>
                <w:sz w:val="20"/>
              </w:rPr>
              <w:t>1,513,043</w:t>
            </w:r>
          </w:p>
        </w:tc>
        <w:tc>
          <w:tcPr>
            <w:tcW w:w="1336" w:type="dxa"/>
            <w:vAlign w:val="bottom"/>
          </w:tcPr>
          <w:p w14:paraId="63AEE477" w14:textId="1FCCFA9C" w:rsidR="00D014A8" w:rsidRPr="005D1E1A" w:rsidRDefault="00D014A8" w:rsidP="00AE2167">
            <w:pPr>
              <w:pStyle w:val="Caption"/>
              <w:tabs>
                <w:tab w:val="decimal" w:pos="756"/>
              </w:tabs>
              <w:spacing w:after="0"/>
              <w:ind w:firstLine="0"/>
              <w:jc w:val="right"/>
              <w:rPr>
                <w:sz w:val="20"/>
              </w:rPr>
            </w:pPr>
            <w:r w:rsidRPr="005D1E1A">
              <w:rPr>
                <w:sz w:val="20"/>
              </w:rPr>
              <w:t>$4.4</w:t>
            </w:r>
          </w:p>
        </w:tc>
        <w:tc>
          <w:tcPr>
            <w:tcW w:w="1336" w:type="dxa"/>
            <w:vAlign w:val="bottom"/>
          </w:tcPr>
          <w:p w14:paraId="477F8850" w14:textId="25600934" w:rsidR="00D014A8" w:rsidRPr="005D1E1A" w:rsidRDefault="00D014A8" w:rsidP="00AE2167">
            <w:pPr>
              <w:pStyle w:val="Caption"/>
              <w:spacing w:after="0"/>
              <w:ind w:firstLine="0"/>
              <w:jc w:val="right"/>
              <w:rPr>
                <w:sz w:val="20"/>
              </w:rPr>
            </w:pPr>
            <w:r w:rsidRPr="005D1E1A">
              <w:rPr>
                <w:sz w:val="20"/>
              </w:rPr>
              <w:t>96</w:t>
            </w:r>
          </w:p>
        </w:tc>
        <w:tc>
          <w:tcPr>
            <w:tcW w:w="1336" w:type="dxa"/>
            <w:vAlign w:val="bottom"/>
          </w:tcPr>
          <w:p w14:paraId="029D522A" w14:textId="72F37751" w:rsidR="00D014A8" w:rsidRPr="005D1E1A" w:rsidRDefault="00D014A8" w:rsidP="00AE2167">
            <w:pPr>
              <w:pStyle w:val="Caption"/>
              <w:spacing w:after="0"/>
              <w:ind w:left="-118" w:firstLine="0"/>
              <w:jc w:val="right"/>
              <w:rPr>
                <w:sz w:val="20"/>
              </w:rPr>
            </w:pPr>
            <w:r w:rsidRPr="005D1E1A">
              <w:rPr>
                <w:sz w:val="20"/>
              </w:rPr>
              <w:t>93</w:t>
            </w:r>
          </w:p>
        </w:tc>
      </w:tr>
      <w:tr w:rsidR="004636D3" w:rsidRPr="005D1E1A" w14:paraId="3BF6E911" w14:textId="77777777" w:rsidTr="00AE2167">
        <w:trPr>
          <w:trHeight w:val="144"/>
        </w:trPr>
        <w:tc>
          <w:tcPr>
            <w:tcW w:w="900" w:type="dxa"/>
          </w:tcPr>
          <w:p w14:paraId="20C4C926" w14:textId="7617A845" w:rsidR="00D014A8" w:rsidRPr="005D1E1A" w:rsidRDefault="00D014A8" w:rsidP="00D014A8">
            <w:pPr>
              <w:pStyle w:val="Caption"/>
              <w:spacing w:after="0"/>
              <w:ind w:firstLine="0"/>
              <w:rPr>
                <w:sz w:val="20"/>
              </w:rPr>
            </w:pPr>
            <w:r w:rsidRPr="005D1E1A">
              <w:rPr>
                <w:sz w:val="20"/>
              </w:rPr>
              <w:t>2009</w:t>
            </w:r>
          </w:p>
        </w:tc>
        <w:tc>
          <w:tcPr>
            <w:tcW w:w="1710" w:type="dxa"/>
            <w:vAlign w:val="bottom"/>
          </w:tcPr>
          <w:p w14:paraId="3865893A" w14:textId="6E287907" w:rsidR="00D014A8" w:rsidRPr="005D1E1A" w:rsidRDefault="00D014A8" w:rsidP="00AE2167">
            <w:pPr>
              <w:pStyle w:val="Caption"/>
              <w:spacing w:after="0"/>
              <w:ind w:firstLine="0"/>
              <w:jc w:val="right"/>
              <w:rPr>
                <w:sz w:val="20"/>
              </w:rPr>
            </w:pPr>
            <w:r w:rsidRPr="005D1E1A">
              <w:rPr>
                <w:sz w:val="20"/>
              </w:rPr>
              <w:t>1,071,000</w:t>
            </w:r>
          </w:p>
        </w:tc>
        <w:tc>
          <w:tcPr>
            <w:tcW w:w="1336" w:type="dxa"/>
            <w:vAlign w:val="bottom"/>
          </w:tcPr>
          <w:p w14:paraId="2A4E486B" w14:textId="2B24EE57" w:rsidR="00D014A8" w:rsidRPr="005D1E1A" w:rsidRDefault="00D014A8" w:rsidP="00AE2167">
            <w:pPr>
              <w:pStyle w:val="Caption"/>
              <w:tabs>
                <w:tab w:val="decimal" w:pos="725"/>
              </w:tabs>
              <w:spacing w:after="0"/>
              <w:ind w:firstLine="0"/>
              <w:jc w:val="right"/>
              <w:rPr>
                <w:sz w:val="20"/>
              </w:rPr>
            </w:pPr>
            <w:r w:rsidRPr="005D1E1A">
              <w:rPr>
                <w:sz w:val="20"/>
              </w:rPr>
              <w:t>12,170</w:t>
            </w:r>
          </w:p>
        </w:tc>
        <w:tc>
          <w:tcPr>
            <w:tcW w:w="1336" w:type="dxa"/>
            <w:vAlign w:val="bottom"/>
          </w:tcPr>
          <w:p w14:paraId="183CFC40" w14:textId="7DCFFFE8" w:rsidR="00D014A8" w:rsidRPr="005D1E1A" w:rsidRDefault="00D014A8" w:rsidP="00AE2167">
            <w:pPr>
              <w:pStyle w:val="Caption"/>
              <w:spacing w:after="0"/>
              <w:ind w:firstLine="0"/>
              <w:jc w:val="right"/>
              <w:rPr>
                <w:sz w:val="20"/>
              </w:rPr>
            </w:pPr>
            <w:r w:rsidRPr="005D1E1A">
              <w:rPr>
                <w:sz w:val="20"/>
              </w:rPr>
              <w:t>1,069,217</w:t>
            </w:r>
          </w:p>
        </w:tc>
        <w:tc>
          <w:tcPr>
            <w:tcW w:w="1336" w:type="dxa"/>
            <w:vAlign w:val="bottom"/>
          </w:tcPr>
          <w:p w14:paraId="76A5F2BF" w14:textId="29AB42A9" w:rsidR="00D014A8" w:rsidRPr="005D1E1A" w:rsidRDefault="00D014A8" w:rsidP="00AE2167">
            <w:pPr>
              <w:pStyle w:val="Caption"/>
              <w:tabs>
                <w:tab w:val="decimal" w:pos="756"/>
              </w:tabs>
              <w:spacing w:after="0"/>
              <w:ind w:firstLine="0"/>
              <w:jc w:val="right"/>
              <w:rPr>
                <w:sz w:val="20"/>
              </w:rPr>
            </w:pPr>
            <w:r w:rsidRPr="005D1E1A">
              <w:rPr>
                <w:sz w:val="20"/>
              </w:rPr>
              <w:t>$3.3</w:t>
            </w:r>
          </w:p>
        </w:tc>
        <w:tc>
          <w:tcPr>
            <w:tcW w:w="1336" w:type="dxa"/>
            <w:vAlign w:val="bottom"/>
          </w:tcPr>
          <w:p w14:paraId="575E7EE0" w14:textId="082C1677" w:rsidR="00D014A8" w:rsidRPr="005D1E1A" w:rsidRDefault="00D014A8" w:rsidP="00AE2167">
            <w:pPr>
              <w:pStyle w:val="Caption"/>
              <w:spacing w:after="0"/>
              <w:ind w:firstLine="0"/>
              <w:jc w:val="right"/>
              <w:rPr>
                <w:sz w:val="20"/>
              </w:rPr>
            </w:pPr>
            <w:r w:rsidRPr="005D1E1A">
              <w:rPr>
                <w:sz w:val="20"/>
              </w:rPr>
              <w:t>88</w:t>
            </w:r>
          </w:p>
        </w:tc>
        <w:tc>
          <w:tcPr>
            <w:tcW w:w="1336" w:type="dxa"/>
            <w:vAlign w:val="bottom"/>
          </w:tcPr>
          <w:p w14:paraId="5F362A05" w14:textId="5C53960E" w:rsidR="00D014A8" w:rsidRPr="005D1E1A" w:rsidRDefault="00D014A8" w:rsidP="00AE2167">
            <w:pPr>
              <w:pStyle w:val="Caption"/>
              <w:spacing w:after="0"/>
              <w:ind w:left="-118" w:firstLine="0"/>
              <w:jc w:val="right"/>
              <w:rPr>
                <w:sz w:val="20"/>
              </w:rPr>
            </w:pPr>
            <w:r w:rsidRPr="005D1E1A">
              <w:rPr>
                <w:sz w:val="20"/>
              </w:rPr>
              <w:t>93</w:t>
            </w:r>
          </w:p>
        </w:tc>
      </w:tr>
      <w:tr w:rsidR="004636D3" w:rsidRPr="005D1E1A" w14:paraId="329E2E43" w14:textId="77777777" w:rsidTr="00AE2167">
        <w:trPr>
          <w:trHeight w:val="144"/>
        </w:trPr>
        <w:tc>
          <w:tcPr>
            <w:tcW w:w="900" w:type="dxa"/>
          </w:tcPr>
          <w:p w14:paraId="0A58168F" w14:textId="496F71A7" w:rsidR="00D014A8" w:rsidRPr="005D1E1A" w:rsidRDefault="00D014A8" w:rsidP="00D014A8">
            <w:pPr>
              <w:pStyle w:val="Caption"/>
              <w:spacing w:after="0"/>
              <w:ind w:firstLine="0"/>
              <w:rPr>
                <w:sz w:val="20"/>
              </w:rPr>
            </w:pPr>
            <w:r w:rsidRPr="005D1E1A">
              <w:rPr>
                <w:sz w:val="20"/>
              </w:rPr>
              <w:t>2010</w:t>
            </w:r>
          </w:p>
        </w:tc>
        <w:tc>
          <w:tcPr>
            <w:tcW w:w="1710" w:type="dxa"/>
            <w:vAlign w:val="bottom"/>
          </w:tcPr>
          <w:p w14:paraId="70661635" w14:textId="5351D9F1" w:rsidR="00D014A8" w:rsidRPr="005D1E1A" w:rsidRDefault="00D014A8" w:rsidP="00AE2167">
            <w:pPr>
              <w:pStyle w:val="Caption"/>
              <w:spacing w:after="0"/>
              <w:ind w:firstLine="0"/>
              <w:jc w:val="right"/>
              <w:rPr>
                <w:sz w:val="20"/>
              </w:rPr>
            </w:pPr>
            <w:r w:rsidRPr="005D1E1A">
              <w:rPr>
                <w:sz w:val="20"/>
              </w:rPr>
              <w:t>1,063,000</w:t>
            </w:r>
          </w:p>
        </w:tc>
        <w:tc>
          <w:tcPr>
            <w:tcW w:w="1336" w:type="dxa"/>
            <w:vAlign w:val="bottom"/>
          </w:tcPr>
          <w:p w14:paraId="176EDA2E" w14:textId="03B3DFB7" w:rsidR="00D014A8" w:rsidRPr="005D1E1A" w:rsidRDefault="00D014A8" w:rsidP="00AE2167">
            <w:pPr>
              <w:pStyle w:val="Caption"/>
              <w:tabs>
                <w:tab w:val="decimal" w:pos="725"/>
              </w:tabs>
              <w:spacing w:after="0"/>
              <w:ind w:firstLine="0"/>
              <w:jc w:val="right"/>
              <w:rPr>
                <w:sz w:val="20"/>
              </w:rPr>
            </w:pPr>
            <w:r w:rsidRPr="005D1E1A">
              <w:rPr>
                <w:sz w:val="20"/>
              </w:rPr>
              <w:t>12,218</w:t>
            </w:r>
          </w:p>
        </w:tc>
        <w:tc>
          <w:tcPr>
            <w:tcW w:w="1336" w:type="dxa"/>
            <w:vAlign w:val="bottom"/>
          </w:tcPr>
          <w:p w14:paraId="12B4D1FB" w14:textId="016FCBDD" w:rsidR="00D014A8" w:rsidRPr="005D1E1A" w:rsidRDefault="00D014A8" w:rsidP="00AE2167">
            <w:pPr>
              <w:pStyle w:val="Caption"/>
              <w:spacing w:after="0"/>
              <w:ind w:firstLine="0"/>
              <w:jc w:val="right"/>
              <w:rPr>
                <w:sz w:val="20"/>
              </w:rPr>
            </w:pPr>
            <w:r w:rsidRPr="005D1E1A">
              <w:rPr>
                <w:sz w:val="20"/>
              </w:rPr>
              <w:t>1,054,279</w:t>
            </w:r>
          </w:p>
        </w:tc>
        <w:tc>
          <w:tcPr>
            <w:tcW w:w="1336" w:type="dxa"/>
            <w:vAlign w:val="bottom"/>
          </w:tcPr>
          <w:p w14:paraId="3DE857A9" w14:textId="644413FD" w:rsidR="00D014A8" w:rsidRPr="005D1E1A" w:rsidRDefault="00D014A8" w:rsidP="00AE2167">
            <w:pPr>
              <w:pStyle w:val="Caption"/>
              <w:tabs>
                <w:tab w:val="decimal" w:pos="756"/>
              </w:tabs>
              <w:spacing w:after="0"/>
              <w:ind w:firstLine="0"/>
              <w:jc w:val="right"/>
              <w:rPr>
                <w:sz w:val="20"/>
              </w:rPr>
            </w:pPr>
            <w:r w:rsidRPr="005D1E1A">
              <w:rPr>
                <w:sz w:val="20"/>
              </w:rPr>
              <w:t>$3.8</w:t>
            </w:r>
          </w:p>
        </w:tc>
        <w:tc>
          <w:tcPr>
            <w:tcW w:w="1336" w:type="dxa"/>
            <w:vAlign w:val="bottom"/>
          </w:tcPr>
          <w:p w14:paraId="1577C131" w14:textId="309B7BAE" w:rsidR="00D014A8" w:rsidRPr="005D1E1A" w:rsidRDefault="00D014A8" w:rsidP="00AE2167">
            <w:pPr>
              <w:pStyle w:val="Caption"/>
              <w:spacing w:after="0"/>
              <w:ind w:firstLine="0"/>
              <w:jc w:val="right"/>
              <w:rPr>
                <w:sz w:val="20"/>
              </w:rPr>
            </w:pPr>
            <w:r w:rsidRPr="005D1E1A">
              <w:rPr>
                <w:sz w:val="20"/>
              </w:rPr>
              <w:t>87</w:t>
            </w:r>
          </w:p>
        </w:tc>
        <w:tc>
          <w:tcPr>
            <w:tcW w:w="1336" w:type="dxa"/>
            <w:vAlign w:val="bottom"/>
          </w:tcPr>
          <w:p w14:paraId="2E3B43A0" w14:textId="74219FFC" w:rsidR="00D014A8" w:rsidRPr="005D1E1A" w:rsidRDefault="00D014A8" w:rsidP="00AE2167">
            <w:pPr>
              <w:pStyle w:val="Caption"/>
              <w:spacing w:after="0"/>
              <w:ind w:left="-118" w:firstLine="0"/>
              <w:jc w:val="right"/>
              <w:rPr>
                <w:sz w:val="20"/>
              </w:rPr>
            </w:pPr>
            <w:r w:rsidRPr="005D1E1A">
              <w:rPr>
                <w:sz w:val="20"/>
              </w:rPr>
              <w:t>93</w:t>
            </w:r>
          </w:p>
        </w:tc>
      </w:tr>
      <w:tr w:rsidR="004636D3" w:rsidRPr="005D1E1A" w14:paraId="0900F3DB" w14:textId="77777777" w:rsidTr="00AE2167">
        <w:trPr>
          <w:trHeight w:val="144"/>
        </w:trPr>
        <w:tc>
          <w:tcPr>
            <w:tcW w:w="900" w:type="dxa"/>
          </w:tcPr>
          <w:p w14:paraId="796191B5" w14:textId="24922550" w:rsidR="00D014A8" w:rsidRPr="005D1E1A" w:rsidRDefault="00D014A8" w:rsidP="00D014A8">
            <w:pPr>
              <w:pStyle w:val="Caption"/>
              <w:spacing w:after="0"/>
              <w:ind w:firstLine="0"/>
              <w:rPr>
                <w:sz w:val="20"/>
              </w:rPr>
            </w:pPr>
            <w:r w:rsidRPr="005D1E1A">
              <w:rPr>
                <w:sz w:val="20"/>
              </w:rPr>
              <w:t>2011</w:t>
            </w:r>
          </w:p>
        </w:tc>
        <w:tc>
          <w:tcPr>
            <w:tcW w:w="1710" w:type="dxa"/>
            <w:vAlign w:val="bottom"/>
          </w:tcPr>
          <w:p w14:paraId="2F1FD6FF" w14:textId="57B6355C" w:rsidR="00D014A8" w:rsidRPr="005D1E1A" w:rsidRDefault="00D014A8" w:rsidP="00AE2167">
            <w:pPr>
              <w:pStyle w:val="Caption"/>
              <w:spacing w:after="0"/>
              <w:ind w:firstLine="0"/>
              <w:jc w:val="right"/>
              <w:rPr>
                <w:sz w:val="20"/>
              </w:rPr>
            </w:pPr>
            <w:r w:rsidRPr="005D1E1A">
              <w:rPr>
                <w:sz w:val="20"/>
              </w:rPr>
              <w:t>880,000</w:t>
            </w:r>
          </w:p>
        </w:tc>
        <w:tc>
          <w:tcPr>
            <w:tcW w:w="1336" w:type="dxa"/>
            <w:vAlign w:val="bottom"/>
          </w:tcPr>
          <w:p w14:paraId="7387D36B" w14:textId="57714123" w:rsidR="00D014A8" w:rsidRPr="005D1E1A" w:rsidRDefault="00D014A8" w:rsidP="00AE2167">
            <w:pPr>
              <w:pStyle w:val="Caption"/>
              <w:tabs>
                <w:tab w:val="decimal" w:pos="725"/>
              </w:tabs>
              <w:spacing w:after="0"/>
              <w:ind w:firstLine="0"/>
              <w:jc w:val="right"/>
              <w:rPr>
                <w:sz w:val="20"/>
              </w:rPr>
            </w:pPr>
            <w:r w:rsidRPr="005D1E1A">
              <w:rPr>
                <w:sz w:val="20"/>
              </w:rPr>
              <w:t>10,602</w:t>
            </w:r>
          </w:p>
        </w:tc>
        <w:tc>
          <w:tcPr>
            <w:tcW w:w="1336" w:type="dxa"/>
            <w:vAlign w:val="bottom"/>
          </w:tcPr>
          <w:p w14:paraId="3CC6A775" w14:textId="67D4103A" w:rsidR="00D014A8" w:rsidRPr="005D1E1A" w:rsidRDefault="00D014A8" w:rsidP="00AE2167">
            <w:pPr>
              <w:pStyle w:val="Caption"/>
              <w:spacing w:after="0"/>
              <w:ind w:firstLine="0"/>
              <w:jc w:val="right"/>
              <w:rPr>
                <w:sz w:val="20"/>
              </w:rPr>
            </w:pPr>
            <w:r w:rsidRPr="005D1E1A">
              <w:rPr>
                <w:sz w:val="20"/>
              </w:rPr>
              <w:t>882,777</w:t>
            </w:r>
          </w:p>
        </w:tc>
        <w:tc>
          <w:tcPr>
            <w:tcW w:w="1336" w:type="dxa"/>
            <w:vAlign w:val="bottom"/>
          </w:tcPr>
          <w:p w14:paraId="2C130973" w14:textId="2A3F8946" w:rsidR="00D014A8" w:rsidRPr="005D1E1A" w:rsidRDefault="00D014A8" w:rsidP="00AE2167">
            <w:pPr>
              <w:pStyle w:val="Caption"/>
              <w:tabs>
                <w:tab w:val="decimal" w:pos="756"/>
              </w:tabs>
              <w:spacing w:after="0"/>
              <w:ind w:firstLine="0"/>
              <w:jc w:val="right"/>
              <w:rPr>
                <w:sz w:val="20"/>
              </w:rPr>
            </w:pPr>
            <w:r w:rsidRPr="005D1E1A">
              <w:rPr>
                <w:sz w:val="20"/>
              </w:rPr>
              <w:t>$4.4</w:t>
            </w:r>
          </w:p>
        </w:tc>
        <w:tc>
          <w:tcPr>
            <w:tcW w:w="1336" w:type="dxa"/>
            <w:vAlign w:val="bottom"/>
          </w:tcPr>
          <w:p w14:paraId="715E415D" w14:textId="335B420F" w:rsidR="00D014A8" w:rsidRPr="005D1E1A" w:rsidRDefault="00D014A8" w:rsidP="00AE2167">
            <w:pPr>
              <w:pStyle w:val="Caption"/>
              <w:spacing w:after="0"/>
              <w:ind w:firstLine="0"/>
              <w:jc w:val="right"/>
              <w:rPr>
                <w:sz w:val="20"/>
              </w:rPr>
            </w:pPr>
            <w:r w:rsidRPr="005D1E1A">
              <w:rPr>
                <w:sz w:val="20"/>
              </w:rPr>
              <w:t>83</w:t>
            </w:r>
          </w:p>
        </w:tc>
        <w:tc>
          <w:tcPr>
            <w:tcW w:w="1336" w:type="dxa"/>
            <w:vAlign w:val="bottom"/>
          </w:tcPr>
          <w:p w14:paraId="47FE7CA7" w14:textId="1DF86C11" w:rsidR="00D014A8" w:rsidRPr="005D1E1A" w:rsidRDefault="00D014A8" w:rsidP="00AE2167">
            <w:pPr>
              <w:pStyle w:val="Caption"/>
              <w:spacing w:after="0"/>
              <w:ind w:left="-118" w:firstLine="0"/>
              <w:jc w:val="right"/>
              <w:rPr>
                <w:sz w:val="20"/>
              </w:rPr>
            </w:pPr>
            <w:r w:rsidRPr="005D1E1A">
              <w:rPr>
                <w:sz w:val="20"/>
              </w:rPr>
              <w:t>93</w:t>
            </w:r>
          </w:p>
        </w:tc>
      </w:tr>
      <w:tr w:rsidR="004636D3" w:rsidRPr="005D1E1A" w14:paraId="29EF2A5F" w14:textId="77777777" w:rsidTr="00AE2167">
        <w:trPr>
          <w:trHeight w:val="144"/>
        </w:trPr>
        <w:tc>
          <w:tcPr>
            <w:tcW w:w="900" w:type="dxa"/>
          </w:tcPr>
          <w:p w14:paraId="0497BC3A" w14:textId="3753E185" w:rsidR="00D014A8" w:rsidRPr="005D1E1A" w:rsidRDefault="00D014A8" w:rsidP="00D014A8">
            <w:pPr>
              <w:pStyle w:val="Caption"/>
              <w:spacing w:after="0"/>
              <w:ind w:firstLine="0"/>
              <w:rPr>
                <w:sz w:val="20"/>
              </w:rPr>
            </w:pPr>
            <w:r w:rsidRPr="005D1E1A">
              <w:rPr>
                <w:sz w:val="20"/>
              </w:rPr>
              <w:t>2012</w:t>
            </w:r>
          </w:p>
        </w:tc>
        <w:tc>
          <w:tcPr>
            <w:tcW w:w="1710" w:type="dxa"/>
            <w:vAlign w:val="bottom"/>
          </w:tcPr>
          <w:p w14:paraId="4C1CC23B" w14:textId="118736FD" w:rsidR="00D014A8" w:rsidRPr="005D1E1A" w:rsidRDefault="00D014A8" w:rsidP="00AE2167">
            <w:pPr>
              <w:pStyle w:val="Caption"/>
              <w:spacing w:after="0"/>
              <w:ind w:firstLine="0"/>
              <w:jc w:val="right"/>
              <w:rPr>
                <w:sz w:val="20"/>
              </w:rPr>
            </w:pPr>
            <w:r w:rsidRPr="005D1E1A">
              <w:rPr>
                <w:sz w:val="20"/>
              </w:rPr>
              <w:t>975,000</w:t>
            </w:r>
          </w:p>
        </w:tc>
        <w:tc>
          <w:tcPr>
            <w:tcW w:w="1336" w:type="dxa"/>
            <w:vAlign w:val="bottom"/>
          </w:tcPr>
          <w:p w14:paraId="06541E04" w14:textId="62B6D566" w:rsidR="00D014A8" w:rsidRPr="005D1E1A" w:rsidRDefault="00D014A8" w:rsidP="00AE2167">
            <w:pPr>
              <w:pStyle w:val="Caption"/>
              <w:tabs>
                <w:tab w:val="decimal" w:pos="725"/>
              </w:tabs>
              <w:spacing w:after="0"/>
              <w:ind w:firstLine="0"/>
              <w:jc w:val="right"/>
              <w:rPr>
                <w:sz w:val="20"/>
              </w:rPr>
            </w:pPr>
            <w:r w:rsidRPr="005D1E1A">
              <w:rPr>
                <w:sz w:val="20"/>
              </w:rPr>
              <w:t>12,342</w:t>
            </w:r>
          </w:p>
        </w:tc>
        <w:tc>
          <w:tcPr>
            <w:tcW w:w="1336" w:type="dxa"/>
            <w:vAlign w:val="bottom"/>
          </w:tcPr>
          <w:p w14:paraId="641024FE" w14:textId="0B7240A6" w:rsidR="00D014A8" w:rsidRPr="005D1E1A" w:rsidRDefault="00D014A8" w:rsidP="00AE2167">
            <w:pPr>
              <w:pStyle w:val="Caption"/>
              <w:spacing w:after="0"/>
              <w:ind w:firstLine="0"/>
              <w:jc w:val="right"/>
              <w:rPr>
                <w:sz w:val="20"/>
              </w:rPr>
            </w:pPr>
            <w:r w:rsidRPr="005D1E1A">
              <w:rPr>
                <w:sz w:val="20"/>
              </w:rPr>
              <w:t>969,775</w:t>
            </w:r>
          </w:p>
        </w:tc>
        <w:tc>
          <w:tcPr>
            <w:tcW w:w="1336" w:type="dxa"/>
            <w:vAlign w:val="bottom"/>
          </w:tcPr>
          <w:p w14:paraId="5A67FE30" w14:textId="21D3CE9D" w:rsidR="00D014A8" w:rsidRPr="005D1E1A" w:rsidRDefault="00D014A8" w:rsidP="00AE2167">
            <w:pPr>
              <w:pStyle w:val="Caption"/>
              <w:tabs>
                <w:tab w:val="decimal" w:pos="756"/>
              </w:tabs>
              <w:spacing w:after="0"/>
              <w:ind w:firstLine="0"/>
              <w:jc w:val="right"/>
              <w:rPr>
                <w:sz w:val="20"/>
              </w:rPr>
            </w:pPr>
            <w:r w:rsidRPr="005D1E1A">
              <w:rPr>
                <w:sz w:val="20"/>
              </w:rPr>
              <w:t>$3.9</w:t>
            </w:r>
          </w:p>
        </w:tc>
        <w:tc>
          <w:tcPr>
            <w:tcW w:w="1336" w:type="dxa"/>
            <w:vAlign w:val="bottom"/>
          </w:tcPr>
          <w:p w14:paraId="628F5013" w14:textId="7C7E32C3" w:rsidR="00D014A8" w:rsidRPr="005D1E1A" w:rsidRDefault="00D014A8" w:rsidP="00AE2167">
            <w:pPr>
              <w:pStyle w:val="Caption"/>
              <w:spacing w:after="0"/>
              <w:ind w:firstLine="0"/>
              <w:jc w:val="right"/>
              <w:rPr>
                <w:sz w:val="20"/>
              </w:rPr>
            </w:pPr>
            <w:r w:rsidRPr="005D1E1A">
              <w:rPr>
                <w:sz w:val="20"/>
              </w:rPr>
              <w:t>79</w:t>
            </w:r>
          </w:p>
        </w:tc>
        <w:tc>
          <w:tcPr>
            <w:tcW w:w="1336" w:type="dxa"/>
            <w:vAlign w:val="bottom"/>
          </w:tcPr>
          <w:p w14:paraId="2EFFE489" w14:textId="74286231" w:rsidR="00D014A8" w:rsidRPr="005D1E1A" w:rsidRDefault="00D014A8" w:rsidP="00AE2167">
            <w:pPr>
              <w:pStyle w:val="Caption"/>
              <w:spacing w:after="0"/>
              <w:ind w:left="-118" w:firstLine="0"/>
              <w:jc w:val="right"/>
              <w:rPr>
                <w:sz w:val="20"/>
              </w:rPr>
            </w:pPr>
            <w:r w:rsidRPr="005D1E1A">
              <w:rPr>
                <w:sz w:val="20"/>
              </w:rPr>
              <w:t>93</w:t>
            </w:r>
          </w:p>
        </w:tc>
      </w:tr>
      <w:tr w:rsidR="004636D3" w:rsidRPr="005D1E1A" w14:paraId="638755BA" w14:textId="77777777" w:rsidTr="00AE2167">
        <w:trPr>
          <w:trHeight w:val="144"/>
        </w:trPr>
        <w:tc>
          <w:tcPr>
            <w:tcW w:w="900" w:type="dxa"/>
          </w:tcPr>
          <w:p w14:paraId="573946BE" w14:textId="19C3745A" w:rsidR="00D014A8" w:rsidRPr="005D1E1A" w:rsidRDefault="00D014A8" w:rsidP="00D014A8">
            <w:pPr>
              <w:pStyle w:val="Caption"/>
              <w:spacing w:after="0"/>
              <w:ind w:firstLine="0"/>
              <w:rPr>
                <w:sz w:val="20"/>
              </w:rPr>
            </w:pPr>
            <w:r w:rsidRPr="005D1E1A">
              <w:rPr>
                <w:sz w:val="20"/>
              </w:rPr>
              <w:t>2013</w:t>
            </w:r>
          </w:p>
        </w:tc>
        <w:tc>
          <w:tcPr>
            <w:tcW w:w="1710" w:type="dxa"/>
            <w:vAlign w:val="bottom"/>
          </w:tcPr>
          <w:p w14:paraId="4B5BC4C2" w14:textId="68FF1718" w:rsidR="00D014A8" w:rsidRPr="005D1E1A" w:rsidRDefault="00D014A8" w:rsidP="00AE2167">
            <w:pPr>
              <w:pStyle w:val="Caption"/>
              <w:spacing w:after="0"/>
              <w:ind w:firstLine="0"/>
              <w:jc w:val="right"/>
              <w:rPr>
                <w:sz w:val="20"/>
              </w:rPr>
            </w:pPr>
            <w:r w:rsidRPr="005D1E1A">
              <w:rPr>
                <w:sz w:val="20"/>
              </w:rPr>
              <w:t>1,002,162</w:t>
            </w:r>
          </w:p>
        </w:tc>
        <w:tc>
          <w:tcPr>
            <w:tcW w:w="1336" w:type="dxa"/>
            <w:vAlign w:val="bottom"/>
          </w:tcPr>
          <w:p w14:paraId="1A98293C" w14:textId="53144187" w:rsidR="00D014A8" w:rsidRPr="005D1E1A" w:rsidRDefault="00D014A8" w:rsidP="00AE2167">
            <w:pPr>
              <w:pStyle w:val="Caption"/>
              <w:tabs>
                <w:tab w:val="decimal" w:pos="725"/>
              </w:tabs>
              <w:spacing w:after="0"/>
              <w:ind w:firstLine="0"/>
              <w:jc w:val="right"/>
              <w:rPr>
                <w:sz w:val="20"/>
              </w:rPr>
            </w:pPr>
            <w:r w:rsidRPr="005D1E1A">
              <w:rPr>
                <w:sz w:val="20"/>
              </w:rPr>
              <w:t>12,848</w:t>
            </w:r>
          </w:p>
        </w:tc>
        <w:tc>
          <w:tcPr>
            <w:tcW w:w="1336" w:type="dxa"/>
            <w:vAlign w:val="bottom"/>
          </w:tcPr>
          <w:p w14:paraId="5A72A5B5" w14:textId="0E5C6DC6" w:rsidR="00D014A8" w:rsidRPr="005D1E1A" w:rsidRDefault="00D014A8" w:rsidP="00AE2167">
            <w:pPr>
              <w:pStyle w:val="Caption"/>
              <w:spacing w:after="0"/>
              <w:ind w:firstLine="0"/>
              <w:jc w:val="right"/>
              <w:rPr>
                <w:sz w:val="20"/>
              </w:rPr>
            </w:pPr>
            <w:r w:rsidRPr="005D1E1A">
              <w:rPr>
                <w:sz w:val="20"/>
              </w:rPr>
              <w:t>972,740</w:t>
            </w:r>
          </w:p>
        </w:tc>
        <w:tc>
          <w:tcPr>
            <w:tcW w:w="1336" w:type="dxa"/>
            <w:vAlign w:val="bottom"/>
          </w:tcPr>
          <w:p w14:paraId="7B4BF275" w14:textId="1CAD9C8A" w:rsidR="00D014A8" w:rsidRPr="005D1E1A" w:rsidRDefault="00D014A8" w:rsidP="00AE2167">
            <w:pPr>
              <w:pStyle w:val="Caption"/>
              <w:tabs>
                <w:tab w:val="decimal" w:pos="756"/>
              </w:tabs>
              <w:spacing w:after="0"/>
              <w:ind w:firstLine="0"/>
              <w:jc w:val="right"/>
              <w:rPr>
                <w:sz w:val="20"/>
              </w:rPr>
            </w:pPr>
            <w:r w:rsidRPr="005D1E1A">
              <w:rPr>
                <w:sz w:val="20"/>
              </w:rPr>
              <w:t>$2.6</w:t>
            </w:r>
          </w:p>
        </w:tc>
        <w:tc>
          <w:tcPr>
            <w:tcW w:w="1336" w:type="dxa"/>
            <w:vAlign w:val="bottom"/>
          </w:tcPr>
          <w:p w14:paraId="2BA16D50" w14:textId="7F0EEC60" w:rsidR="00D014A8" w:rsidRPr="005D1E1A" w:rsidRDefault="00D014A8" w:rsidP="00AE2167">
            <w:pPr>
              <w:pStyle w:val="Caption"/>
              <w:spacing w:after="0"/>
              <w:ind w:firstLine="0"/>
              <w:jc w:val="right"/>
              <w:rPr>
                <w:sz w:val="20"/>
              </w:rPr>
            </w:pPr>
            <w:r w:rsidRPr="005D1E1A">
              <w:rPr>
                <w:sz w:val="20"/>
              </w:rPr>
              <w:t>78</w:t>
            </w:r>
          </w:p>
        </w:tc>
        <w:tc>
          <w:tcPr>
            <w:tcW w:w="1336" w:type="dxa"/>
            <w:vAlign w:val="bottom"/>
          </w:tcPr>
          <w:p w14:paraId="6AEB64CF" w14:textId="5EC7DE19" w:rsidR="00D014A8" w:rsidRPr="005D1E1A" w:rsidRDefault="00D014A8" w:rsidP="00AE2167">
            <w:pPr>
              <w:pStyle w:val="Caption"/>
              <w:spacing w:after="0"/>
              <w:ind w:left="-118" w:firstLine="0"/>
              <w:jc w:val="right"/>
              <w:rPr>
                <w:sz w:val="20"/>
              </w:rPr>
            </w:pPr>
            <w:r w:rsidRPr="005D1E1A">
              <w:rPr>
                <w:sz w:val="20"/>
              </w:rPr>
              <w:t>93</w:t>
            </w:r>
          </w:p>
        </w:tc>
      </w:tr>
      <w:tr w:rsidR="004636D3" w:rsidRPr="005D1E1A" w14:paraId="33BF43F5" w14:textId="77777777" w:rsidTr="00AE2167">
        <w:trPr>
          <w:trHeight w:val="144"/>
        </w:trPr>
        <w:tc>
          <w:tcPr>
            <w:tcW w:w="900" w:type="dxa"/>
          </w:tcPr>
          <w:p w14:paraId="59F0BC93" w14:textId="05C550F1" w:rsidR="00D014A8" w:rsidRPr="005D1E1A" w:rsidRDefault="00D014A8" w:rsidP="00D014A8">
            <w:pPr>
              <w:pStyle w:val="Caption"/>
              <w:spacing w:after="0"/>
              <w:ind w:firstLine="0"/>
              <w:rPr>
                <w:sz w:val="20"/>
              </w:rPr>
            </w:pPr>
            <w:r w:rsidRPr="005D1E1A">
              <w:rPr>
                <w:sz w:val="20"/>
              </w:rPr>
              <w:t>2014</w:t>
            </w:r>
          </w:p>
        </w:tc>
        <w:tc>
          <w:tcPr>
            <w:tcW w:w="1710" w:type="dxa"/>
            <w:vAlign w:val="bottom"/>
          </w:tcPr>
          <w:p w14:paraId="037F44D9" w14:textId="1D0B2F64" w:rsidR="00D014A8" w:rsidRPr="005D1E1A" w:rsidRDefault="00D014A8" w:rsidP="00AE2167">
            <w:pPr>
              <w:pStyle w:val="Caption"/>
              <w:spacing w:after="0"/>
              <w:ind w:firstLine="0"/>
              <w:jc w:val="right"/>
              <w:rPr>
                <w:sz w:val="20"/>
              </w:rPr>
            </w:pPr>
            <w:r w:rsidRPr="005D1E1A">
              <w:rPr>
                <w:sz w:val="20"/>
              </w:rPr>
              <w:t>745,774</w:t>
            </w:r>
          </w:p>
        </w:tc>
        <w:tc>
          <w:tcPr>
            <w:tcW w:w="1336" w:type="dxa"/>
            <w:vAlign w:val="bottom"/>
          </w:tcPr>
          <w:p w14:paraId="4480EC75" w14:textId="34FEF8D9" w:rsidR="00D014A8" w:rsidRPr="005D1E1A" w:rsidRDefault="00D014A8" w:rsidP="00AE2167">
            <w:pPr>
              <w:pStyle w:val="Caption"/>
              <w:tabs>
                <w:tab w:val="decimal" w:pos="725"/>
              </w:tabs>
              <w:spacing w:after="0"/>
              <w:ind w:firstLine="0"/>
              <w:jc w:val="right"/>
              <w:rPr>
                <w:sz w:val="20"/>
              </w:rPr>
            </w:pPr>
            <w:r w:rsidRPr="005D1E1A">
              <w:rPr>
                <w:sz w:val="20"/>
              </w:rPr>
              <w:t>9,561</w:t>
            </w:r>
          </w:p>
        </w:tc>
        <w:tc>
          <w:tcPr>
            <w:tcW w:w="1336" w:type="dxa"/>
            <w:vAlign w:val="bottom"/>
          </w:tcPr>
          <w:p w14:paraId="20FC241D" w14:textId="165D477D" w:rsidR="00D014A8" w:rsidRPr="005D1E1A" w:rsidRDefault="00D014A8" w:rsidP="00AE2167">
            <w:pPr>
              <w:pStyle w:val="Caption"/>
              <w:spacing w:after="0"/>
              <w:ind w:firstLine="0"/>
              <w:jc w:val="right"/>
              <w:rPr>
                <w:sz w:val="20"/>
              </w:rPr>
            </w:pPr>
            <w:r w:rsidRPr="005D1E1A">
              <w:rPr>
                <w:sz w:val="20"/>
              </w:rPr>
              <w:t>773,534</w:t>
            </w:r>
          </w:p>
        </w:tc>
        <w:tc>
          <w:tcPr>
            <w:tcW w:w="1336" w:type="dxa"/>
            <w:vAlign w:val="bottom"/>
          </w:tcPr>
          <w:p w14:paraId="04023DB0" w14:textId="07C8F1CB" w:rsidR="00D014A8" w:rsidRPr="005D1E1A" w:rsidRDefault="00D014A8" w:rsidP="00AE2167">
            <w:pPr>
              <w:pStyle w:val="Caption"/>
              <w:tabs>
                <w:tab w:val="decimal" w:pos="756"/>
              </w:tabs>
              <w:spacing w:after="0"/>
              <w:ind w:firstLine="0"/>
              <w:jc w:val="right"/>
              <w:rPr>
                <w:sz w:val="20"/>
              </w:rPr>
            </w:pPr>
            <w:r w:rsidRPr="005D1E1A">
              <w:rPr>
                <w:sz w:val="20"/>
              </w:rPr>
              <w:t>$2.7</w:t>
            </w:r>
          </w:p>
        </w:tc>
        <w:tc>
          <w:tcPr>
            <w:tcW w:w="1336" w:type="dxa"/>
            <w:vAlign w:val="bottom"/>
          </w:tcPr>
          <w:p w14:paraId="6505318C" w14:textId="25AA1CC7" w:rsidR="00D014A8" w:rsidRPr="005D1E1A" w:rsidRDefault="00D014A8" w:rsidP="00AE2167">
            <w:pPr>
              <w:pStyle w:val="Caption"/>
              <w:spacing w:after="0"/>
              <w:ind w:firstLine="0"/>
              <w:jc w:val="right"/>
              <w:rPr>
                <w:sz w:val="20"/>
              </w:rPr>
            </w:pPr>
            <w:r w:rsidRPr="005D1E1A">
              <w:rPr>
                <w:sz w:val="20"/>
              </w:rPr>
              <w:t>78</w:t>
            </w:r>
          </w:p>
        </w:tc>
        <w:tc>
          <w:tcPr>
            <w:tcW w:w="1336" w:type="dxa"/>
            <w:vAlign w:val="bottom"/>
          </w:tcPr>
          <w:p w14:paraId="134AB2EF" w14:textId="5A4579D1" w:rsidR="00D014A8" w:rsidRPr="005D1E1A" w:rsidRDefault="00D014A8" w:rsidP="00AE2167">
            <w:pPr>
              <w:pStyle w:val="Caption"/>
              <w:spacing w:after="0"/>
              <w:ind w:left="-118" w:firstLine="0"/>
              <w:jc w:val="right"/>
              <w:rPr>
                <w:sz w:val="20"/>
              </w:rPr>
            </w:pPr>
            <w:r w:rsidRPr="005D1E1A">
              <w:rPr>
                <w:sz w:val="20"/>
              </w:rPr>
              <w:t>93</w:t>
            </w:r>
          </w:p>
        </w:tc>
      </w:tr>
      <w:tr w:rsidR="004636D3" w:rsidRPr="005D1E1A" w14:paraId="23459043" w14:textId="77777777" w:rsidTr="00AE2167">
        <w:trPr>
          <w:trHeight w:val="144"/>
        </w:trPr>
        <w:tc>
          <w:tcPr>
            <w:tcW w:w="900" w:type="dxa"/>
          </w:tcPr>
          <w:p w14:paraId="4B9ECC45" w14:textId="7ECE5EF4" w:rsidR="00D014A8" w:rsidRPr="005D1E1A" w:rsidRDefault="00D014A8" w:rsidP="00D014A8">
            <w:pPr>
              <w:pStyle w:val="Caption"/>
              <w:spacing w:after="0"/>
              <w:ind w:firstLine="0"/>
              <w:rPr>
                <w:sz w:val="20"/>
              </w:rPr>
            </w:pPr>
            <w:r w:rsidRPr="005D1E1A">
              <w:rPr>
                <w:sz w:val="20"/>
              </w:rPr>
              <w:t>2015</w:t>
            </w:r>
          </w:p>
        </w:tc>
        <w:tc>
          <w:tcPr>
            <w:tcW w:w="1710" w:type="dxa"/>
            <w:vAlign w:val="bottom"/>
          </w:tcPr>
          <w:p w14:paraId="260F4ABC" w14:textId="623EEDC5" w:rsidR="00D014A8" w:rsidRPr="005D1E1A" w:rsidRDefault="00D014A8" w:rsidP="00AE2167">
            <w:pPr>
              <w:pStyle w:val="Caption"/>
              <w:spacing w:after="0"/>
              <w:ind w:firstLine="0"/>
              <w:jc w:val="right"/>
              <w:rPr>
                <w:sz w:val="20"/>
              </w:rPr>
            </w:pPr>
            <w:r w:rsidRPr="005D1E1A">
              <w:rPr>
                <w:sz w:val="20"/>
              </w:rPr>
              <w:t>786,748</w:t>
            </w:r>
          </w:p>
        </w:tc>
        <w:tc>
          <w:tcPr>
            <w:tcW w:w="1336" w:type="dxa"/>
            <w:vAlign w:val="bottom"/>
          </w:tcPr>
          <w:p w14:paraId="33B2D5B4" w14:textId="312C863C" w:rsidR="00D014A8" w:rsidRPr="005D1E1A" w:rsidRDefault="00D014A8" w:rsidP="00AE2167">
            <w:pPr>
              <w:pStyle w:val="Caption"/>
              <w:tabs>
                <w:tab w:val="decimal" w:pos="725"/>
              </w:tabs>
              <w:spacing w:after="0"/>
              <w:ind w:firstLine="0"/>
              <w:jc w:val="right"/>
              <w:rPr>
                <w:sz w:val="20"/>
              </w:rPr>
            </w:pPr>
            <w:r w:rsidRPr="005D1E1A">
              <w:rPr>
                <w:sz w:val="20"/>
              </w:rPr>
              <w:t>10,087</w:t>
            </w:r>
          </w:p>
        </w:tc>
        <w:tc>
          <w:tcPr>
            <w:tcW w:w="1336" w:type="dxa"/>
            <w:vAlign w:val="bottom"/>
          </w:tcPr>
          <w:p w14:paraId="6EBD3833" w14:textId="251DED2C" w:rsidR="00D014A8" w:rsidRPr="005D1E1A" w:rsidRDefault="00D014A8" w:rsidP="00AE2167">
            <w:pPr>
              <w:pStyle w:val="Caption"/>
              <w:spacing w:after="0"/>
              <w:ind w:firstLine="0"/>
              <w:jc w:val="right"/>
              <w:rPr>
                <w:sz w:val="20"/>
              </w:rPr>
            </w:pPr>
            <w:r w:rsidRPr="005D1E1A">
              <w:rPr>
                <w:sz w:val="20"/>
              </w:rPr>
              <w:t>781,702</w:t>
            </w:r>
          </w:p>
        </w:tc>
        <w:tc>
          <w:tcPr>
            <w:tcW w:w="1336" w:type="dxa"/>
            <w:vAlign w:val="bottom"/>
          </w:tcPr>
          <w:p w14:paraId="6C21E640" w14:textId="61F0C40A" w:rsidR="00D014A8" w:rsidRPr="005D1E1A" w:rsidRDefault="00D014A8" w:rsidP="00AE2167">
            <w:pPr>
              <w:pStyle w:val="Caption"/>
              <w:tabs>
                <w:tab w:val="decimal" w:pos="756"/>
              </w:tabs>
              <w:spacing w:after="0"/>
              <w:ind w:firstLine="0"/>
              <w:jc w:val="right"/>
              <w:rPr>
                <w:sz w:val="20"/>
              </w:rPr>
            </w:pPr>
            <w:r w:rsidRPr="005D1E1A">
              <w:rPr>
                <w:sz w:val="20"/>
              </w:rPr>
              <w:t>$3.1</w:t>
            </w:r>
          </w:p>
        </w:tc>
        <w:tc>
          <w:tcPr>
            <w:tcW w:w="1336" w:type="dxa"/>
            <w:vAlign w:val="bottom"/>
          </w:tcPr>
          <w:p w14:paraId="6B8B0A7A" w14:textId="7756DDF0" w:rsidR="00D014A8" w:rsidRPr="005D1E1A" w:rsidRDefault="00D014A8" w:rsidP="00AE2167">
            <w:pPr>
              <w:pStyle w:val="Caption"/>
              <w:spacing w:after="0"/>
              <w:ind w:firstLine="0"/>
              <w:jc w:val="right"/>
              <w:rPr>
                <w:sz w:val="20"/>
              </w:rPr>
            </w:pPr>
            <w:r w:rsidRPr="005D1E1A">
              <w:rPr>
                <w:sz w:val="20"/>
              </w:rPr>
              <w:t>78</w:t>
            </w:r>
          </w:p>
        </w:tc>
        <w:tc>
          <w:tcPr>
            <w:tcW w:w="1336" w:type="dxa"/>
            <w:vAlign w:val="bottom"/>
          </w:tcPr>
          <w:p w14:paraId="501DD372" w14:textId="7922801B" w:rsidR="00D014A8" w:rsidRPr="005D1E1A" w:rsidRDefault="00D014A8" w:rsidP="00AE2167">
            <w:pPr>
              <w:pStyle w:val="Caption"/>
              <w:spacing w:after="0"/>
              <w:ind w:left="-118" w:firstLine="0"/>
              <w:jc w:val="right"/>
              <w:rPr>
                <w:sz w:val="20"/>
              </w:rPr>
            </w:pPr>
            <w:r w:rsidRPr="005D1E1A">
              <w:rPr>
                <w:sz w:val="20"/>
              </w:rPr>
              <w:t>93</w:t>
            </w:r>
          </w:p>
        </w:tc>
      </w:tr>
      <w:tr w:rsidR="004636D3" w:rsidRPr="005D1E1A" w14:paraId="52264B7A" w14:textId="77777777" w:rsidTr="00AE2167">
        <w:trPr>
          <w:trHeight w:val="144"/>
        </w:trPr>
        <w:tc>
          <w:tcPr>
            <w:tcW w:w="900" w:type="dxa"/>
          </w:tcPr>
          <w:p w14:paraId="3EBC17A2" w14:textId="0A21DD7F" w:rsidR="00D014A8" w:rsidRPr="005D1E1A" w:rsidRDefault="00D014A8" w:rsidP="00D014A8">
            <w:pPr>
              <w:pStyle w:val="Caption"/>
              <w:spacing w:after="0"/>
              <w:ind w:firstLine="0"/>
              <w:rPr>
                <w:sz w:val="20"/>
              </w:rPr>
            </w:pPr>
            <w:r w:rsidRPr="005D1E1A">
              <w:rPr>
                <w:sz w:val="20"/>
              </w:rPr>
              <w:t>2016</w:t>
            </w:r>
          </w:p>
        </w:tc>
        <w:tc>
          <w:tcPr>
            <w:tcW w:w="1710" w:type="dxa"/>
            <w:vAlign w:val="bottom"/>
          </w:tcPr>
          <w:p w14:paraId="50E36BA8" w14:textId="03B3E6A2" w:rsidR="00D014A8" w:rsidRPr="005D1E1A" w:rsidRDefault="00D014A8" w:rsidP="00AE2167">
            <w:pPr>
              <w:pStyle w:val="Caption"/>
              <w:spacing w:after="0"/>
              <w:ind w:firstLine="0"/>
              <w:jc w:val="right"/>
              <w:rPr>
                <w:sz w:val="20"/>
              </w:rPr>
            </w:pPr>
            <w:r w:rsidRPr="005D1E1A">
              <w:rPr>
                <w:sz w:val="20"/>
              </w:rPr>
              <w:t>650,754</w:t>
            </w:r>
          </w:p>
        </w:tc>
        <w:tc>
          <w:tcPr>
            <w:tcW w:w="1336" w:type="dxa"/>
            <w:vAlign w:val="bottom"/>
          </w:tcPr>
          <w:p w14:paraId="3FA5E2A6" w14:textId="4758B432" w:rsidR="00D014A8" w:rsidRPr="005D1E1A" w:rsidRDefault="00D014A8" w:rsidP="00AE2167">
            <w:pPr>
              <w:pStyle w:val="Caption"/>
              <w:tabs>
                <w:tab w:val="decimal" w:pos="725"/>
              </w:tabs>
              <w:spacing w:after="0"/>
              <w:ind w:firstLine="0"/>
              <w:jc w:val="right"/>
              <w:rPr>
                <w:sz w:val="20"/>
              </w:rPr>
            </w:pPr>
            <w:r w:rsidRPr="005D1E1A">
              <w:rPr>
                <w:sz w:val="20"/>
              </w:rPr>
              <w:t>8,343</w:t>
            </w:r>
          </w:p>
        </w:tc>
        <w:tc>
          <w:tcPr>
            <w:tcW w:w="1336" w:type="dxa"/>
            <w:vAlign w:val="bottom"/>
          </w:tcPr>
          <w:p w14:paraId="59F4D33E" w14:textId="45DECEF4" w:rsidR="00D014A8" w:rsidRPr="005D1E1A" w:rsidRDefault="00D014A8" w:rsidP="00AE2167">
            <w:pPr>
              <w:pStyle w:val="Caption"/>
              <w:spacing w:after="0"/>
              <w:ind w:firstLine="0"/>
              <w:jc w:val="right"/>
              <w:rPr>
                <w:sz w:val="20"/>
              </w:rPr>
            </w:pPr>
            <w:r w:rsidRPr="005D1E1A">
              <w:rPr>
                <w:sz w:val="20"/>
              </w:rPr>
              <w:t>646,329</w:t>
            </w:r>
          </w:p>
        </w:tc>
        <w:tc>
          <w:tcPr>
            <w:tcW w:w="1336" w:type="dxa"/>
            <w:vAlign w:val="bottom"/>
          </w:tcPr>
          <w:p w14:paraId="2058E2AB" w14:textId="6094C0AB" w:rsidR="00D014A8" w:rsidRPr="005D1E1A" w:rsidRDefault="00D014A8" w:rsidP="00AE2167">
            <w:pPr>
              <w:pStyle w:val="Caption"/>
              <w:tabs>
                <w:tab w:val="decimal" w:pos="756"/>
              </w:tabs>
              <w:spacing w:after="0"/>
              <w:ind w:firstLine="0"/>
              <w:jc w:val="right"/>
              <w:rPr>
                <w:sz w:val="20"/>
              </w:rPr>
            </w:pPr>
            <w:r w:rsidRPr="005D1E1A">
              <w:rPr>
                <w:sz w:val="20"/>
              </w:rPr>
              <w:t>$2.8</w:t>
            </w:r>
          </w:p>
        </w:tc>
        <w:tc>
          <w:tcPr>
            <w:tcW w:w="1336" w:type="dxa"/>
            <w:vAlign w:val="bottom"/>
          </w:tcPr>
          <w:p w14:paraId="0CFC783D" w14:textId="188657AF" w:rsidR="00D014A8" w:rsidRPr="005D1E1A" w:rsidRDefault="00D014A8" w:rsidP="00AE2167">
            <w:pPr>
              <w:pStyle w:val="Caption"/>
              <w:spacing w:after="0"/>
              <w:ind w:firstLine="0"/>
              <w:jc w:val="right"/>
              <w:rPr>
                <w:sz w:val="20"/>
              </w:rPr>
            </w:pPr>
            <w:r w:rsidRPr="005D1E1A">
              <w:rPr>
                <w:sz w:val="20"/>
              </w:rPr>
              <w:t>78</w:t>
            </w:r>
          </w:p>
        </w:tc>
        <w:tc>
          <w:tcPr>
            <w:tcW w:w="1336" w:type="dxa"/>
            <w:vAlign w:val="bottom"/>
          </w:tcPr>
          <w:p w14:paraId="4C9D85E4" w14:textId="18E802F5" w:rsidR="00D014A8" w:rsidRPr="005D1E1A" w:rsidRDefault="00D014A8" w:rsidP="00AE2167">
            <w:pPr>
              <w:pStyle w:val="Caption"/>
              <w:spacing w:after="0"/>
              <w:ind w:left="-118" w:firstLine="0"/>
              <w:jc w:val="right"/>
              <w:rPr>
                <w:sz w:val="20"/>
              </w:rPr>
            </w:pPr>
            <w:r w:rsidRPr="005D1E1A">
              <w:rPr>
                <w:sz w:val="20"/>
              </w:rPr>
              <w:t>93</w:t>
            </w:r>
          </w:p>
        </w:tc>
      </w:tr>
      <w:tr w:rsidR="004636D3" w:rsidRPr="005D1E1A" w14:paraId="7C87D876" w14:textId="77777777" w:rsidTr="00AE2167">
        <w:trPr>
          <w:trHeight w:val="144"/>
        </w:trPr>
        <w:tc>
          <w:tcPr>
            <w:tcW w:w="900" w:type="dxa"/>
          </w:tcPr>
          <w:p w14:paraId="222A6462" w14:textId="284CCA87" w:rsidR="00D014A8" w:rsidRPr="005D1E1A" w:rsidRDefault="00D014A8" w:rsidP="00D014A8">
            <w:pPr>
              <w:pStyle w:val="Caption"/>
              <w:spacing w:after="0"/>
              <w:ind w:firstLine="0"/>
              <w:rPr>
                <w:sz w:val="20"/>
              </w:rPr>
            </w:pPr>
            <w:r w:rsidRPr="005D1E1A">
              <w:rPr>
                <w:sz w:val="20"/>
              </w:rPr>
              <w:t>2017</w:t>
            </w:r>
          </w:p>
        </w:tc>
        <w:tc>
          <w:tcPr>
            <w:tcW w:w="1710" w:type="dxa"/>
            <w:vAlign w:val="bottom"/>
          </w:tcPr>
          <w:p w14:paraId="4F59CE01" w14:textId="6994D969" w:rsidR="00D014A8" w:rsidRPr="005D1E1A" w:rsidRDefault="00D014A8" w:rsidP="00AE2167">
            <w:pPr>
              <w:pStyle w:val="Caption"/>
              <w:spacing w:after="0"/>
              <w:ind w:firstLine="0"/>
              <w:jc w:val="right"/>
              <w:rPr>
                <w:sz w:val="20"/>
              </w:rPr>
            </w:pPr>
            <w:r w:rsidRPr="005D1E1A">
              <w:rPr>
                <w:sz w:val="20"/>
              </w:rPr>
              <w:t>720,250</w:t>
            </w:r>
          </w:p>
        </w:tc>
        <w:tc>
          <w:tcPr>
            <w:tcW w:w="1336" w:type="dxa"/>
            <w:vAlign w:val="bottom"/>
          </w:tcPr>
          <w:p w14:paraId="4340E45D" w14:textId="678BEBC3" w:rsidR="00D014A8" w:rsidRPr="005D1E1A" w:rsidRDefault="00D014A8" w:rsidP="00AE2167">
            <w:pPr>
              <w:pStyle w:val="Caption"/>
              <w:tabs>
                <w:tab w:val="decimal" w:pos="725"/>
              </w:tabs>
              <w:spacing w:after="0"/>
              <w:ind w:firstLine="0"/>
              <w:jc w:val="right"/>
              <w:rPr>
                <w:sz w:val="20"/>
              </w:rPr>
            </w:pPr>
            <w:r w:rsidRPr="005D1E1A">
              <w:rPr>
                <w:sz w:val="20"/>
              </w:rPr>
              <w:t>9,234</w:t>
            </w:r>
          </w:p>
        </w:tc>
        <w:tc>
          <w:tcPr>
            <w:tcW w:w="1336" w:type="dxa"/>
            <w:vAlign w:val="bottom"/>
          </w:tcPr>
          <w:p w14:paraId="2B85A21F" w14:textId="2B9A76A7" w:rsidR="00D014A8" w:rsidRPr="005D1E1A" w:rsidRDefault="00D014A8" w:rsidP="00AE2167">
            <w:pPr>
              <w:pStyle w:val="Caption"/>
              <w:spacing w:after="0"/>
              <w:ind w:firstLine="0"/>
              <w:jc w:val="right"/>
              <w:rPr>
                <w:sz w:val="20"/>
              </w:rPr>
            </w:pPr>
            <w:r w:rsidRPr="005D1E1A">
              <w:rPr>
                <w:sz w:val="20"/>
              </w:rPr>
              <w:t>714,404</w:t>
            </w:r>
          </w:p>
        </w:tc>
        <w:tc>
          <w:tcPr>
            <w:tcW w:w="1336" w:type="dxa"/>
            <w:vAlign w:val="bottom"/>
          </w:tcPr>
          <w:p w14:paraId="40A94D0A" w14:textId="6550E0DD" w:rsidR="00D014A8" w:rsidRPr="005D1E1A" w:rsidRDefault="00D014A8" w:rsidP="00AE2167">
            <w:pPr>
              <w:pStyle w:val="Caption"/>
              <w:tabs>
                <w:tab w:val="decimal" w:pos="756"/>
              </w:tabs>
              <w:spacing w:after="0"/>
              <w:ind w:firstLine="0"/>
              <w:jc w:val="right"/>
              <w:rPr>
                <w:sz w:val="20"/>
              </w:rPr>
            </w:pPr>
            <w:r w:rsidRPr="005D1E1A">
              <w:rPr>
                <w:sz w:val="20"/>
              </w:rPr>
              <w:t>$3.6</w:t>
            </w:r>
          </w:p>
        </w:tc>
        <w:tc>
          <w:tcPr>
            <w:tcW w:w="1336" w:type="dxa"/>
            <w:vAlign w:val="bottom"/>
          </w:tcPr>
          <w:p w14:paraId="39FD40F0" w14:textId="32D8AE3E" w:rsidR="00D014A8" w:rsidRPr="005D1E1A" w:rsidRDefault="00D014A8" w:rsidP="00AE2167">
            <w:pPr>
              <w:pStyle w:val="Caption"/>
              <w:spacing w:after="0"/>
              <w:ind w:firstLine="0"/>
              <w:jc w:val="right"/>
              <w:rPr>
                <w:sz w:val="20"/>
              </w:rPr>
            </w:pPr>
            <w:r w:rsidRPr="005D1E1A">
              <w:rPr>
                <w:sz w:val="20"/>
              </w:rPr>
              <w:t>78</w:t>
            </w:r>
          </w:p>
        </w:tc>
        <w:tc>
          <w:tcPr>
            <w:tcW w:w="1336" w:type="dxa"/>
            <w:vAlign w:val="bottom"/>
          </w:tcPr>
          <w:p w14:paraId="43B11BE4" w14:textId="6F799175" w:rsidR="00D014A8" w:rsidRPr="005D1E1A" w:rsidRDefault="00D014A8" w:rsidP="00AE2167">
            <w:pPr>
              <w:pStyle w:val="Caption"/>
              <w:spacing w:after="0"/>
              <w:ind w:left="-118" w:firstLine="0"/>
              <w:jc w:val="right"/>
              <w:rPr>
                <w:sz w:val="20"/>
              </w:rPr>
            </w:pPr>
            <w:r w:rsidRPr="005D1E1A">
              <w:rPr>
                <w:sz w:val="20"/>
              </w:rPr>
              <w:t>93</w:t>
            </w:r>
          </w:p>
        </w:tc>
      </w:tr>
      <w:tr w:rsidR="004636D3" w:rsidRPr="005D1E1A" w14:paraId="25C764B2" w14:textId="77777777" w:rsidTr="00AE2167">
        <w:trPr>
          <w:trHeight w:val="144"/>
        </w:trPr>
        <w:tc>
          <w:tcPr>
            <w:tcW w:w="900" w:type="dxa"/>
          </w:tcPr>
          <w:p w14:paraId="02881085" w14:textId="726AF872" w:rsidR="00D014A8" w:rsidRPr="005D1E1A" w:rsidRDefault="00D014A8" w:rsidP="00D014A8">
            <w:pPr>
              <w:pStyle w:val="Caption"/>
              <w:spacing w:after="0"/>
              <w:ind w:firstLine="0"/>
              <w:rPr>
                <w:sz w:val="20"/>
              </w:rPr>
            </w:pPr>
            <w:r w:rsidRPr="005D1E1A">
              <w:rPr>
                <w:sz w:val="20"/>
              </w:rPr>
              <w:t>2018</w:t>
            </w:r>
          </w:p>
        </w:tc>
        <w:tc>
          <w:tcPr>
            <w:tcW w:w="1710" w:type="dxa"/>
            <w:vAlign w:val="bottom"/>
          </w:tcPr>
          <w:p w14:paraId="38EE764A" w14:textId="43E8B0B3" w:rsidR="00D014A8" w:rsidRPr="005D1E1A" w:rsidRDefault="00D014A8" w:rsidP="00AE2167">
            <w:pPr>
              <w:pStyle w:val="Caption"/>
              <w:spacing w:after="0"/>
              <w:ind w:firstLine="0"/>
              <w:jc w:val="right"/>
              <w:rPr>
                <w:sz w:val="20"/>
              </w:rPr>
            </w:pPr>
            <w:r w:rsidRPr="005D1E1A">
              <w:rPr>
                <w:sz w:val="20"/>
              </w:rPr>
              <w:t>855,416</w:t>
            </w:r>
          </w:p>
        </w:tc>
        <w:tc>
          <w:tcPr>
            <w:tcW w:w="1336" w:type="dxa"/>
            <w:vAlign w:val="bottom"/>
          </w:tcPr>
          <w:p w14:paraId="2F3CC2A9" w14:textId="46FB6B3E" w:rsidR="00D014A8" w:rsidRPr="005D1E1A" w:rsidRDefault="00D014A8" w:rsidP="00AE2167">
            <w:pPr>
              <w:pStyle w:val="Caption"/>
              <w:tabs>
                <w:tab w:val="decimal" w:pos="725"/>
              </w:tabs>
              <w:spacing w:after="0"/>
              <w:ind w:firstLine="0"/>
              <w:jc w:val="right"/>
              <w:rPr>
                <w:sz w:val="20"/>
              </w:rPr>
            </w:pPr>
            <w:r w:rsidRPr="005D1E1A">
              <w:rPr>
                <w:sz w:val="20"/>
              </w:rPr>
              <w:t>10,967</w:t>
            </w:r>
          </w:p>
        </w:tc>
        <w:tc>
          <w:tcPr>
            <w:tcW w:w="1336" w:type="dxa"/>
            <w:vAlign w:val="bottom"/>
          </w:tcPr>
          <w:p w14:paraId="4904ACB4" w14:textId="6C311DF1" w:rsidR="00D014A8" w:rsidRPr="005D1E1A" w:rsidRDefault="00D014A8" w:rsidP="00AE2167">
            <w:pPr>
              <w:pStyle w:val="Caption"/>
              <w:spacing w:after="0"/>
              <w:ind w:firstLine="0"/>
              <w:jc w:val="right"/>
              <w:rPr>
                <w:sz w:val="20"/>
              </w:rPr>
            </w:pPr>
            <w:r w:rsidRPr="005D1E1A">
              <w:rPr>
                <w:sz w:val="20"/>
              </w:rPr>
              <w:t>855,600</w:t>
            </w:r>
          </w:p>
        </w:tc>
        <w:tc>
          <w:tcPr>
            <w:tcW w:w="1336" w:type="dxa"/>
            <w:vAlign w:val="bottom"/>
          </w:tcPr>
          <w:p w14:paraId="53625107" w14:textId="1E172E23" w:rsidR="00D014A8" w:rsidRPr="005D1E1A" w:rsidRDefault="00D014A8" w:rsidP="00AE2167">
            <w:pPr>
              <w:pStyle w:val="Caption"/>
              <w:tabs>
                <w:tab w:val="decimal" w:pos="756"/>
              </w:tabs>
              <w:spacing w:after="0"/>
              <w:ind w:firstLine="0"/>
              <w:jc w:val="right"/>
              <w:rPr>
                <w:sz w:val="20"/>
              </w:rPr>
            </w:pPr>
            <w:r w:rsidRPr="005D1E1A">
              <w:rPr>
                <w:sz w:val="20"/>
              </w:rPr>
              <w:t>$4.2</w:t>
            </w:r>
          </w:p>
        </w:tc>
        <w:tc>
          <w:tcPr>
            <w:tcW w:w="1336" w:type="dxa"/>
            <w:vAlign w:val="bottom"/>
          </w:tcPr>
          <w:p w14:paraId="7DCB5900" w14:textId="2AB3C5B5" w:rsidR="00D014A8" w:rsidRPr="005D1E1A" w:rsidRDefault="00D014A8" w:rsidP="00AE2167">
            <w:pPr>
              <w:pStyle w:val="Caption"/>
              <w:spacing w:after="0"/>
              <w:ind w:firstLine="0"/>
              <w:jc w:val="right"/>
              <w:rPr>
                <w:sz w:val="20"/>
              </w:rPr>
            </w:pPr>
            <w:r w:rsidRPr="005D1E1A">
              <w:rPr>
                <w:sz w:val="20"/>
              </w:rPr>
              <w:t>78</w:t>
            </w:r>
          </w:p>
        </w:tc>
        <w:tc>
          <w:tcPr>
            <w:tcW w:w="1336" w:type="dxa"/>
            <w:vAlign w:val="bottom"/>
          </w:tcPr>
          <w:p w14:paraId="7D223E92" w14:textId="1DB22EE2" w:rsidR="00D014A8" w:rsidRPr="005D1E1A" w:rsidRDefault="00D014A8" w:rsidP="00AE2167">
            <w:pPr>
              <w:pStyle w:val="Caption"/>
              <w:spacing w:after="0"/>
              <w:ind w:left="-118" w:firstLine="0"/>
              <w:jc w:val="right"/>
              <w:rPr>
                <w:sz w:val="20"/>
              </w:rPr>
            </w:pPr>
            <w:r w:rsidRPr="005D1E1A">
              <w:rPr>
                <w:sz w:val="20"/>
              </w:rPr>
              <w:t>93</w:t>
            </w:r>
          </w:p>
        </w:tc>
      </w:tr>
      <w:tr w:rsidR="004636D3" w:rsidRPr="005D1E1A" w14:paraId="64D62A36" w14:textId="77777777" w:rsidTr="00AE2167">
        <w:trPr>
          <w:trHeight w:val="144"/>
        </w:trPr>
        <w:tc>
          <w:tcPr>
            <w:tcW w:w="900" w:type="dxa"/>
          </w:tcPr>
          <w:p w14:paraId="6D6ECBAA" w14:textId="146CBF0F" w:rsidR="00D014A8" w:rsidRPr="005D1E1A" w:rsidRDefault="00D014A8" w:rsidP="00D014A8">
            <w:pPr>
              <w:pStyle w:val="Caption"/>
              <w:spacing w:after="0"/>
              <w:ind w:firstLine="0"/>
              <w:rPr>
                <w:sz w:val="20"/>
              </w:rPr>
            </w:pPr>
            <w:r w:rsidRPr="005D1E1A">
              <w:rPr>
                <w:sz w:val="20"/>
              </w:rPr>
              <w:t>2019</w:t>
            </w:r>
          </w:p>
        </w:tc>
        <w:tc>
          <w:tcPr>
            <w:tcW w:w="1710" w:type="dxa"/>
            <w:vAlign w:val="bottom"/>
          </w:tcPr>
          <w:p w14:paraId="4E883224" w14:textId="7E02D355" w:rsidR="00D014A8" w:rsidRPr="005D1E1A" w:rsidRDefault="00D014A8" w:rsidP="00AE2167">
            <w:pPr>
              <w:pStyle w:val="Caption"/>
              <w:spacing w:after="0"/>
              <w:ind w:firstLine="0"/>
              <w:jc w:val="right"/>
              <w:rPr>
                <w:sz w:val="20"/>
              </w:rPr>
            </w:pPr>
            <w:r w:rsidRPr="005D1E1A">
              <w:rPr>
                <w:sz w:val="20"/>
              </w:rPr>
              <w:t>920,093</w:t>
            </w:r>
          </w:p>
        </w:tc>
        <w:tc>
          <w:tcPr>
            <w:tcW w:w="1336" w:type="dxa"/>
            <w:vAlign w:val="bottom"/>
          </w:tcPr>
          <w:p w14:paraId="59F872CE" w14:textId="35E6E8DD" w:rsidR="00D014A8" w:rsidRPr="005D1E1A" w:rsidRDefault="00D014A8" w:rsidP="00AE2167">
            <w:pPr>
              <w:pStyle w:val="Caption"/>
              <w:tabs>
                <w:tab w:val="decimal" w:pos="725"/>
              </w:tabs>
              <w:spacing w:after="0"/>
              <w:ind w:firstLine="0"/>
              <w:jc w:val="right"/>
              <w:rPr>
                <w:sz w:val="20"/>
              </w:rPr>
            </w:pPr>
            <w:r w:rsidRPr="005D1E1A">
              <w:rPr>
                <w:sz w:val="20"/>
              </w:rPr>
              <w:t>11,796</w:t>
            </w:r>
          </w:p>
        </w:tc>
        <w:tc>
          <w:tcPr>
            <w:tcW w:w="1336" w:type="dxa"/>
            <w:vAlign w:val="bottom"/>
          </w:tcPr>
          <w:p w14:paraId="2B593FF9" w14:textId="2F3793AC" w:rsidR="00D014A8" w:rsidRPr="005D1E1A" w:rsidRDefault="00D014A8" w:rsidP="00AE2167">
            <w:pPr>
              <w:pStyle w:val="Caption"/>
              <w:spacing w:after="0"/>
              <w:ind w:firstLine="0"/>
              <w:jc w:val="right"/>
              <w:rPr>
                <w:sz w:val="20"/>
              </w:rPr>
            </w:pPr>
            <w:r w:rsidRPr="005D1E1A">
              <w:rPr>
                <w:sz w:val="20"/>
              </w:rPr>
              <w:t>909,341</w:t>
            </w:r>
          </w:p>
        </w:tc>
        <w:tc>
          <w:tcPr>
            <w:tcW w:w="1336" w:type="dxa"/>
            <w:vAlign w:val="bottom"/>
          </w:tcPr>
          <w:p w14:paraId="19F805F5" w14:textId="621761C2" w:rsidR="00D014A8" w:rsidRPr="005D1E1A" w:rsidRDefault="00D014A8" w:rsidP="00AE2167">
            <w:pPr>
              <w:pStyle w:val="Caption"/>
              <w:spacing w:after="0"/>
              <w:ind w:firstLine="0"/>
              <w:jc w:val="right"/>
              <w:rPr>
                <w:sz w:val="20"/>
              </w:rPr>
            </w:pPr>
            <w:r w:rsidRPr="005D1E1A">
              <w:rPr>
                <w:sz w:val="20"/>
              </w:rPr>
              <w:t>$4</w:t>
            </w:r>
            <w:r w:rsidR="00464365" w:rsidRPr="005D1E1A">
              <w:rPr>
                <w:sz w:val="20"/>
              </w:rPr>
              <w:t>.0</w:t>
            </w:r>
          </w:p>
        </w:tc>
        <w:tc>
          <w:tcPr>
            <w:tcW w:w="1336" w:type="dxa"/>
            <w:vAlign w:val="bottom"/>
          </w:tcPr>
          <w:p w14:paraId="5B093AF4" w14:textId="0D200306" w:rsidR="00D014A8" w:rsidRPr="005D1E1A" w:rsidRDefault="00D014A8" w:rsidP="00AE2167">
            <w:pPr>
              <w:pStyle w:val="Caption"/>
              <w:spacing w:after="0"/>
              <w:ind w:firstLine="0"/>
              <w:jc w:val="right"/>
              <w:rPr>
                <w:sz w:val="20"/>
              </w:rPr>
            </w:pPr>
            <w:r w:rsidRPr="005D1E1A">
              <w:rPr>
                <w:sz w:val="20"/>
              </w:rPr>
              <w:t>78</w:t>
            </w:r>
          </w:p>
        </w:tc>
        <w:tc>
          <w:tcPr>
            <w:tcW w:w="1336" w:type="dxa"/>
            <w:vAlign w:val="bottom"/>
          </w:tcPr>
          <w:p w14:paraId="0C279044" w14:textId="237EBF2D" w:rsidR="00D014A8" w:rsidRPr="005D1E1A" w:rsidRDefault="00D014A8" w:rsidP="00AE2167">
            <w:pPr>
              <w:pStyle w:val="Caption"/>
              <w:spacing w:after="0"/>
              <w:ind w:left="-118" w:firstLine="0"/>
              <w:jc w:val="right"/>
              <w:rPr>
                <w:sz w:val="20"/>
              </w:rPr>
            </w:pPr>
            <w:r w:rsidRPr="005D1E1A">
              <w:rPr>
                <w:sz w:val="20"/>
              </w:rPr>
              <w:t>93</w:t>
            </w:r>
          </w:p>
        </w:tc>
      </w:tr>
      <w:tr w:rsidR="004636D3" w:rsidRPr="005D1E1A" w14:paraId="2283023F" w14:textId="77777777" w:rsidTr="00AE2167">
        <w:trPr>
          <w:trHeight w:val="144"/>
        </w:trPr>
        <w:tc>
          <w:tcPr>
            <w:tcW w:w="900" w:type="dxa"/>
          </w:tcPr>
          <w:p w14:paraId="071E4B96" w14:textId="4BD1E77A" w:rsidR="00D014A8" w:rsidRPr="005D1E1A" w:rsidRDefault="00D014A8" w:rsidP="00D014A8">
            <w:pPr>
              <w:pStyle w:val="Caption"/>
              <w:spacing w:after="0"/>
              <w:ind w:firstLine="0"/>
              <w:rPr>
                <w:sz w:val="20"/>
              </w:rPr>
            </w:pPr>
            <w:r w:rsidRPr="005D1E1A">
              <w:rPr>
                <w:sz w:val="20"/>
              </w:rPr>
              <w:t>2020</w:t>
            </w:r>
          </w:p>
        </w:tc>
        <w:tc>
          <w:tcPr>
            <w:tcW w:w="1710" w:type="dxa"/>
            <w:vAlign w:val="bottom"/>
          </w:tcPr>
          <w:p w14:paraId="30467789" w14:textId="6C7A130E" w:rsidR="00D014A8" w:rsidRPr="005D1E1A" w:rsidRDefault="00D014A8" w:rsidP="00AE2167">
            <w:pPr>
              <w:pStyle w:val="Caption"/>
              <w:spacing w:after="0"/>
              <w:ind w:firstLine="0"/>
              <w:jc w:val="right"/>
              <w:rPr>
                <w:sz w:val="20"/>
              </w:rPr>
            </w:pPr>
            <w:r w:rsidRPr="005D1E1A">
              <w:rPr>
                <w:sz w:val="20"/>
              </w:rPr>
              <w:t>1,108,003</w:t>
            </w:r>
          </w:p>
        </w:tc>
        <w:tc>
          <w:tcPr>
            <w:tcW w:w="1336" w:type="dxa"/>
            <w:vAlign w:val="bottom"/>
          </w:tcPr>
          <w:p w14:paraId="1A648589" w14:textId="25861014" w:rsidR="00D014A8" w:rsidRPr="005D1E1A" w:rsidRDefault="00D014A8" w:rsidP="00AE2167">
            <w:pPr>
              <w:pStyle w:val="Caption"/>
              <w:tabs>
                <w:tab w:val="decimal" w:pos="725"/>
              </w:tabs>
              <w:spacing w:after="0"/>
              <w:ind w:firstLine="0"/>
              <w:jc w:val="right"/>
              <w:rPr>
                <w:sz w:val="20"/>
              </w:rPr>
            </w:pPr>
            <w:r w:rsidRPr="005D1E1A">
              <w:rPr>
                <w:sz w:val="20"/>
              </w:rPr>
              <w:t>14,773</w:t>
            </w:r>
          </w:p>
        </w:tc>
        <w:tc>
          <w:tcPr>
            <w:tcW w:w="1336" w:type="dxa"/>
            <w:vAlign w:val="bottom"/>
          </w:tcPr>
          <w:p w14:paraId="1D63862E" w14:textId="79981020" w:rsidR="00D014A8" w:rsidRPr="005D1E1A" w:rsidRDefault="00D014A8" w:rsidP="00AE2167">
            <w:pPr>
              <w:pStyle w:val="Caption"/>
              <w:spacing w:after="0"/>
              <w:ind w:firstLine="0"/>
              <w:jc w:val="right"/>
              <w:rPr>
                <w:sz w:val="20"/>
              </w:rPr>
            </w:pPr>
            <w:r w:rsidRPr="005D1E1A">
              <w:rPr>
                <w:sz w:val="20"/>
              </w:rPr>
              <w:t>1,101,09</w:t>
            </w:r>
            <w:r w:rsidR="0027449E" w:rsidRPr="005D1E1A">
              <w:rPr>
                <w:sz w:val="20"/>
              </w:rPr>
              <w:t>4</w:t>
            </w:r>
          </w:p>
        </w:tc>
        <w:tc>
          <w:tcPr>
            <w:tcW w:w="1336" w:type="dxa"/>
            <w:vAlign w:val="bottom"/>
          </w:tcPr>
          <w:p w14:paraId="0E1F490A" w14:textId="5A0306B3" w:rsidR="00D014A8" w:rsidRPr="005D1E1A" w:rsidRDefault="00D014A8" w:rsidP="00AE2167">
            <w:pPr>
              <w:pStyle w:val="Caption"/>
              <w:spacing w:after="0"/>
              <w:ind w:firstLine="0"/>
              <w:jc w:val="right"/>
              <w:rPr>
                <w:sz w:val="20"/>
              </w:rPr>
            </w:pPr>
            <w:r w:rsidRPr="005D1E1A">
              <w:rPr>
                <w:sz w:val="20"/>
              </w:rPr>
              <w:t>$3.</w:t>
            </w:r>
            <w:r w:rsidR="00464365" w:rsidRPr="005D1E1A">
              <w:rPr>
                <w:sz w:val="20"/>
              </w:rPr>
              <w:t>3</w:t>
            </w:r>
          </w:p>
        </w:tc>
        <w:tc>
          <w:tcPr>
            <w:tcW w:w="1336" w:type="dxa"/>
            <w:vAlign w:val="bottom"/>
          </w:tcPr>
          <w:p w14:paraId="6141AC31" w14:textId="4D75092B" w:rsidR="00D014A8" w:rsidRPr="005D1E1A" w:rsidRDefault="00D014A8" w:rsidP="00AE2167">
            <w:pPr>
              <w:pStyle w:val="Caption"/>
              <w:spacing w:after="0"/>
              <w:ind w:firstLine="0"/>
              <w:jc w:val="right"/>
              <w:rPr>
                <w:sz w:val="20"/>
              </w:rPr>
            </w:pPr>
            <w:r w:rsidRPr="005D1E1A">
              <w:rPr>
                <w:sz w:val="20"/>
              </w:rPr>
              <w:t>75</w:t>
            </w:r>
          </w:p>
        </w:tc>
        <w:tc>
          <w:tcPr>
            <w:tcW w:w="1336" w:type="dxa"/>
            <w:vAlign w:val="bottom"/>
          </w:tcPr>
          <w:p w14:paraId="2F77D068" w14:textId="3E168D2D" w:rsidR="00D014A8" w:rsidRPr="005D1E1A" w:rsidRDefault="00D014A8" w:rsidP="00AE2167">
            <w:pPr>
              <w:pStyle w:val="Caption"/>
              <w:spacing w:after="0"/>
              <w:ind w:left="-118" w:firstLine="0"/>
              <w:jc w:val="right"/>
              <w:rPr>
                <w:sz w:val="20"/>
              </w:rPr>
            </w:pPr>
            <w:r w:rsidRPr="005D1E1A">
              <w:rPr>
                <w:sz w:val="20"/>
              </w:rPr>
              <w:t>93</w:t>
            </w:r>
          </w:p>
        </w:tc>
      </w:tr>
      <w:tr w:rsidR="004636D3" w:rsidRPr="005D1E1A" w14:paraId="24AEBAC0" w14:textId="77777777" w:rsidTr="00AE2167">
        <w:trPr>
          <w:trHeight w:val="144"/>
        </w:trPr>
        <w:tc>
          <w:tcPr>
            <w:tcW w:w="900" w:type="dxa"/>
          </w:tcPr>
          <w:p w14:paraId="16F9E3E9" w14:textId="73AF632D" w:rsidR="00D014A8" w:rsidRPr="005D1E1A" w:rsidRDefault="00D014A8" w:rsidP="00D014A8">
            <w:pPr>
              <w:pStyle w:val="Caption"/>
              <w:spacing w:after="0"/>
              <w:ind w:firstLine="0"/>
              <w:rPr>
                <w:sz w:val="20"/>
              </w:rPr>
            </w:pPr>
            <w:r w:rsidRPr="005D1E1A">
              <w:rPr>
                <w:sz w:val="20"/>
              </w:rPr>
              <w:t>2021</w:t>
            </w:r>
          </w:p>
        </w:tc>
        <w:tc>
          <w:tcPr>
            <w:tcW w:w="1710" w:type="dxa"/>
            <w:vAlign w:val="bottom"/>
          </w:tcPr>
          <w:p w14:paraId="0BA91DE4" w14:textId="08F83CD2" w:rsidR="00D014A8" w:rsidRPr="005D1E1A" w:rsidRDefault="00D014A8" w:rsidP="00AE2167">
            <w:pPr>
              <w:pStyle w:val="Caption"/>
              <w:spacing w:after="0"/>
              <w:ind w:firstLine="0"/>
              <w:jc w:val="right"/>
              <w:rPr>
                <w:sz w:val="20"/>
              </w:rPr>
            </w:pPr>
            <w:r w:rsidRPr="005D1E1A">
              <w:rPr>
                <w:sz w:val="20"/>
              </w:rPr>
              <w:t>1,137,867</w:t>
            </w:r>
          </w:p>
        </w:tc>
        <w:tc>
          <w:tcPr>
            <w:tcW w:w="1336" w:type="dxa"/>
            <w:vAlign w:val="bottom"/>
          </w:tcPr>
          <w:p w14:paraId="71EC68CD" w14:textId="1D09FD86" w:rsidR="00D014A8" w:rsidRPr="005D1E1A" w:rsidRDefault="00D014A8" w:rsidP="00AE2167">
            <w:pPr>
              <w:pStyle w:val="Caption"/>
              <w:tabs>
                <w:tab w:val="decimal" w:pos="725"/>
              </w:tabs>
              <w:spacing w:after="0"/>
              <w:ind w:firstLine="0"/>
              <w:jc w:val="right"/>
              <w:rPr>
                <w:sz w:val="20"/>
              </w:rPr>
            </w:pPr>
            <w:r w:rsidRPr="005D1E1A">
              <w:rPr>
                <w:sz w:val="20"/>
              </w:rPr>
              <w:t>15,587</w:t>
            </w:r>
          </w:p>
        </w:tc>
        <w:tc>
          <w:tcPr>
            <w:tcW w:w="1336" w:type="dxa"/>
            <w:vAlign w:val="bottom"/>
          </w:tcPr>
          <w:p w14:paraId="157D6A6D" w14:textId="43AAF8EF" w:rsidR="00D014A8" w:rsidRPr="005D1E1A" w:rsidRDefault="00D014A8" w:rsidP="00AE2167">
            <w:pPr>
              <w:pStyle w:val="Caption"/>
              <w:spacing w:after="0"/>
              <w:ind w:firstLine="0"/>
              <w:jc w:val="right"/>
              <w:rPr>
                <w:sz w:val="20"/>
              </w:rPr>
            </w:pPr>
            <w:r w:rsidRPr="005D1E1A">
              <w:rPr>
                <w:sz w:val="20"/>
              </w:rPr>
              <w:t>1,083,363</w:t>
            </w:r>
          </w:p>
        </w:tc>
        <w:tc>
          <w:tcPr>
            <w:tcW w:w="1336" w:type="dxa"/>
            <w:vAlign w:val="bottom"/>
          </w:tcPr>
          <w:p w14:paraId="07688515" w14:textId="4488E284" w:rsidR="00D014A8" w:rsidRPr="005D1E1A" w:rsidRDefault="00D014A8" w:rsidP="00AE2167">
            <w:pPr>
              <w:pStyle w:val="Caption"/>
              <w:spacing w:after="0"/>
              <w:ind w:firstLine="0"/>
              <w:jc w:val="right"/>
              <w:rPr>
                <w:sz w:val="20"/>
              </w:rPr>
            </w:pPr>
            <w:r w:rsidRPr="005D1E1A">
              <w:rPr>
                <w:sz w:val="20"/>
              </w:rPr>
              <w:t>$</w:t>
            </w:r>
            <w:r w:rsidR="00464365" w:rsidRPr="005D1E1A">
              <w:rPr>
                <w:sz w:val="20"/>
              </w:rPr>
              <w:t>3.6</w:t>
            </w:r>
          </w:p>
        </w:tc>
        <w:tc>
          <w:tcPr>
            <w:tcW w:w="1336" w:type="dxa"/>
            <w:vAlign w:val="bottom"/>
          </w:tcPr>
          <w:p w14:paraId="4FC633EB" w14:textId="7A9AF6F2" w:rsidR="00D014A8" w:rsidRPr="005D1E1A" w:rsidRDefault="00D014A8" w:rsidP="00AE2167">
            <w:pPr>
              <w:pStyle w:val="Caption"/>
              <w:spacing w:after="0"/>
              <w:ind w:firstLine="0"/>
              <w:jc w:val="right"/>
              <w:rPr>
                <w:sz w:val="20"/>
              </w:rPr>
            </w:pPr>
            <w:r w:rsidRPr="005D1E1A">
              <w:rPr>
                <w:sz w:val="20"/>
              </w:rPr>
              <w:t>73</w:t>
            </w:r>
          </w:p>
        </w:tc>
        <w:tc>
          <w:tcPr>
            <w:tcW w:w="1336" w:type="dxa"/>
            <w:vAlign w:val="bottom"/>
          </w:tcPr>
          <w:p w14:paraId="01C2AE8B" w14:textId="002A584E" w:rsidR="00D014A8" w:rsidRPr="005D1E1A" w:rsidRDefault="00D014A8" w:rsidP="00AE2167">
            <w:pPr>
              <w:pStyle w:val="Caption"/>
              <w:spacing w:after="0"/>
              <w:ind w:left="-118" w:firstLine="0"/>
              <w:jc w:val="right"/>
              <w:rPr>
                <w:sz w:val="20"/>
              </w:rPr>
            </w:pPr>
            <w:r w:rsidRPr="005D1E1A">
              <w:rPr>
                <w:sz w:val="20"/>
              </w:rPr>
              <w:t>93</w:t>
            </w:r>
          </w:p>
        </w:tc>
      </w:tr>
      <w:tr w:rsidR="004636D3" w:rsidRPr="005D1E1A" w14:paraId="2520A304" w14:textId="77777777" w:rsidTr="00AE2167">
        <w:trPr>
          <w:trHeight w:val="144"/>
        </w:trPr>
        <w:tc>
          <w:tcPr>
            <w:tcW w:w="900" w:type="dxa"/>
          </w:tcPr>
          <w:p w14:paraId="529C3EA2" w14:textId="1BD1C4AE" w:rsidR="00D014A8" w:rsidRPr="005D1E1A" w:rsidRDefault="00D014A8" w:rsidP="00D014A8">
            <w:pPr>
              <w:pStyle w:val="Caption"/>
              <w:spacing w:after="0"/>
              <w:ind w:firstLine="0"/>
              <w:rPr>
                <w:sz w:val="20"/>
              </w:rPr>
            </w:pPr>
            <w:r w:rsidRPr="005D1E1A">
              <w:rPr>
                <w:sz w:val="20"/>
              </w:rPr>
              <w:t>2022</w:t>
            </w:r>
          </w:p>
        </w:tc>
        <w:tc>
          <w:tcPr>
            <w:tcW w:w="1710" w:type="dxa"/>
            <w:vAlign w:val="bottom"/>
          </w:tcPr>
          <w:p w14:paraId="4F1BBF91" w14:textId="2EDF1762" w:rsidR="00D014A8" w:rsidRPr="005D1E1A" w:rsidRDefault="00D014A8" w:rsidP="00AE2167">
            <w:pPr>
              <w:pStyle w:val="Caption"/>
              <w:spacing w:after="0"/>
              <w:ind w:firstLine="0"/>
              <w:jc w:val="right"/>
              <w:rPr>
                <w:sz w:val="20"/>
              </w:rPr>
            </w:pPr>
            <w:r w:rsidRPr="005D1E1A">
              <w:rPr>
                <w:sz w:val="20"/>
              </w:rPr>
              <w:t>1,233,633</w:t>
            </w:r>
          </w:p>
        </w:tc>
        <w:tc>
          <w:tcPr>
            <w:tcW w:w="1336" w:type="dxa"/>
            <w:vAlign w:val="bottom"/>
          </w:tcPr>
          <w:p w14:paraId="7690FB09" w14:textId="3048C663" w:rsidR="00D014A8" w:rsidRPr="005D1E1A" w:rsidRDefault="00D014A8" w:rsidP="00AE2167">
            <w:pPr>
              <w:pStyle w:val="Caption"/>
              <w:tabs>
                <w:tab w:val="decimal" w:pos="725"/>
              </w:tabs>
              <w:spacing w:after="0"/>
              <w:ind w:firstLine="0"/>
              <w:jc w:val="right"/>
              <w:rPr>
                <w:sz w:val="20"/>
              </w:rPr>
            </w:pPr>
            <w:r w:rsidRPr="005D1E1A">
              <w:rPr>
                <w:sz w:val="20"/>
              </w:rPr>
              <w:t>16,899</w:t>
            </w:r>
          </w:p>
        </w:tc>
        <w:tc>
          <w:tcPr>
            <w:tcW w:w="1336" w:type="dxa"/>
            <w:vAlign w:val="bottom"/>
          </w:tcPr>
          <w:p w14:paraId="32FB6E8C" w14:textId="4F8315B6" w:rsidR="00D014A8" w:rsidRPr="005D1E1A" w:rsidRDefault="00611074" w:rsidP="00AE2167">
            <w:pPr>
              <w:pStyle w:val="Caption"/>
              <w:spacing w:after="0"/>
              <w:ind w:firstLine="0"/>
              <w:jc w:val="right"/>
              <w:rPr>
                <w:sz w:val="20"/>
              </w:rPr>
            </w:pPr>
            <w:r w:rsidRPr="005D1E1A">
              <w:rPr>
                <w:sz w:val="20"/>
              </w:rPr>
              <w:t>1,184,115</w:t>
            </w:r>
          </w:p>
        </w:tc>
        <w:tc>
          <w:tcPr>
            <w:tcW w:w="1336" w:type="dxa"/>
            <w:vAlign w:val="bottom"/>
          </w:tcPr>
          <w:p w14:paraId="72CCC873" w14:textId="4356BB22" w:rsidR="00D014A8" w:rsidRPr="005D1E1A" w:rsidRDefault="00D014A8" w:rsidP="00AE2167">
            <w:pPr>
              <w:pStyle w:val="Caption"/>
              <w:spacing w:after="0"/>
              <w:ind w:firstLine="0"/>
              <w:jc w:val="right"/>
              <w:rPr>
                <w:sz w:val="20"/>
              </w:rPr>
            </w:pPr>
            <w:r w:rsidRPr="005D1E1A">
              <w:rPr>
                <w:sz w:val="20"/>
              </w:rPr>
              <w:t>$</w:t>
            </w:r>
            <w:r w:rsidR="00464365" w:rsidRPr="005D1E1A">
              <w:rPr>
                <w:sz w:val="20"/>
              </w:rPr>
              <w:t>4.3</w:t>
            </w:r>
          </w:p>
        </w:tc>
        <w:tc>
          <w:tcPr>
            <w:tcW w:w="1336" w:type="dxa"/>
            <w:vAlign w:val="bottom"/>
          </w:tcPr>
          <w:p w14:paraId="3532CA94" w14:textId="1F003329" w:rsidR="00D014A8" w:rsidRPr="005D1E1A" w:rsidRDefault="002B4298" w:rsidP="00AE2167">
            <w:pPr>
              <w:pStyle w:val="Caption"/>
              <w:spacing w:after="0"/>
              <w:ind w:firstLine="0"/>
              <w:jc w:val="right"/>
              <w:rPr>
                <w:sz w:val="20"/>
              </w:rPr>
            </w:pPr>
            <w:r w:rsidRPr="005D1E1A">
              <w:rPr>
                <w:sz w:val="20"/>
              </w:rPr>
              <w:t>73</w:t>
            </w:r>
          </w:p>
        </w:tc>
        <w:tc>
          <w:tcPr>
            <w:tcW w:w="1336" w:type="dxa"/>
            <w:vAlign w:val="bottom"/>
          </w:tcPr>
          <w:p w14:paraId="789271B2" w14:textId="32AFAB30" w:rsidR="00D014A8" w:rsidRPr="005D1E1A" w:rsidRDefault="00D014A8" w:rsidP="00AE2167">
            <w:pPr>
              <w:pStyle w:val="Caption"/>
              <w:spacing w:after="0"/>
              <w:ind w:left="-118" w:firstLine="0"/>
              <w:jc w:val="right"/>
              <w:rPr>
                <w:sz w:val="20"/>
              </w:rPr>
            </w:pPr>
            <w:r w:rsidRPr="005D1E1A">
              <w:rPr>
                <w:sz w:val="20"/>
              </w:rPr>
              <w:t>93</w:t>
            </w:r>
          </w:p>
        </w:tc>
      </w:tr>
      <w:tr w:rsidR="004636D3" w:rsidRPr="005D1E1A" w14:paraId="5BC299CD" w14:textId="77777777" w:rsidTr="00AE2167">
        <w:trPr>
          <w:trHeight w:val="144"/>
        </w:trPr>
        <w:tc>
          <w:tcPr>
            <w:tcW w:w="900" w:type="dxa"/>
          </w:tcPr>
          <w:p w14:paraId="5838E2C5" w14:textId="7AA9D46E" w:rsidR="00D014A8" w:rsidRPr="005D1E1A" w:rsidRDefault="00D014A8" w:rsidP="00D014A8">
            <w:pPr>
              <w:pStyle w:val="Caption"/>
              <w:spacing w:after="0"/>
              <w:ind w:firstLine="0"/>
              <w:rPr>
                <w:sz w:val="20"/>
              </w:rPr>
            </w:pPr>
            <w:r w:rsidRPr="005D1E1A">
              <w:rPr>
                <w:sz w:val="20"/>
              </w:rPr>
              <w:t>2023</w:t>
            </w:r>
          </w:p>
        </w:tc>
        <w:tc>
          <w:tcPr>
            <w:tcW w:w="1710" w:type="dxa"/>
            <w:vAlign w:val="bottom"/>
          </w:tcPr>
          <w:p w14:paraId="19607F7A" w14:textId="00090B4F" w:rsidR="00D014A8" w:rsidRPr="005D1E1A" w:rsidRDefault="00D014A8" w:rsidP="00AE2167">
            <w:pPr>
              <w:pStyle w:val="Caption"/>
              <w:spacing w:after="0"/>
              <w:ind w:firstLine="0"/>
              <w:jc w:val="right"/>
              <w:rPr>
                <w:sz w:val="20"/>
              </w:rPr>
            </w:pPr>
            <w:r w:rsidRPr="005D1E1A">
              <w:rPr>
                <w:sz w:val="20"/>
              </w:rPr>
              <w:t>1,39</w:t>
            </w:r>
            <w:r w:rsidR="002B4298" w:rsidRPr="005D1E1A">
              <w:rPr>
                <w:sz w:val="20"/>
              </w:rPr>
              <w:t>3</w:t>
            </w:r>
            <w:r w:rsidRPr="005D1E1A">
              <w:rPr>
                <w:sz w:val="20"/>
              </w:rPr>
              <w:t>,</w:t>
            </w:r>
            <w:r w:rsidR="002B4298" w:rsidRPr="005D1E1A">
              <w:rPr>
                <w:sz w:val="20"/>
              </w:rPr>
              <w:t>659</w:t>
            </w:r>
          </w:p>
        </w:tc>
        <w:tc>
          <w:tcPr>
            <w:tcW w:w="1336" w:type="dxa"/>
            <w:vAlign w:val="bottom"/>
          </w:tcPr>
          <w:p w14:paraId="260731FB" w14:textId="0611BC56" w:rsidR="00D014A8" w:rsidRPr="005D1E1A" w:rsidRDefault="00D014A8" w:rsidP="00AE2167">
            <w:pPr>
              <w:pStyle w:val="Caption"/>
              <w:tabs>
                <w:tab w:val="decimal" w:pos="725"/>
              </w:tabs>
              <w:spacing w:after="0"/>
              <w:ind w:firstLine="0"/>
              <w:jc w:val="right"/>
              <w:rPr>
                <w:sz w:val="20"/>
              </w:rPr>
            </w:pPr>
            <w:r w:rsidRPr="005D1E1A">
              <w:rPr>
                <w:sz w:val="20"/>
              </w:rPr>
              <w:t>19,</w:t>
            </w:r>
            <w:r w:rsidR="002B4298" w:rsidRPr="005D1E1A">
              <w:rPr>
                <w:sz w:val="20"/>
              </w:rPr>
              <w:t>091</w:t>
            </w:r>
          </w:p>
        </w:tc>
        <w:tc>
          <w:tcPr>
            <w:tcW w:w="1336" w:type="dxa"/>
            <w:vAlign w:val="bottom"/>
          </w:tcPr>
          <w:p w14:paraId="7D1528AC" w14:textId="2538B76E" w:rsidR="00D014A8" w:rsidRPr="005D1E1A" w:rsidRDefault="00611074" w:rsidP="00AE2167">
            <w:pPr>
              <w:pStyle w:val="Caption"/>
              <w:spacing w:after="0"/>
              <w:ind w:firstLine="0"/>
              <w:jc w:val="right"/>
              <w:rPr>
                <w:sz w:val="20"/>
              </w:rPr>
            </w:pPr>
            <w:r w:rsidRPr="005D1E1A">
              <w:rPr>
                <w:sz w:val="20"/>
              </w:rPr>
              <w:t>1,277,328</w:t>
            </w:r>
          </w:p>
        </w:tc>
        <w:tc>
          <w:tcPr>
            <w:tcW w:w="1336" w:type="dxa"/>
            <w:vAlign w:val="bottom"/>
          </w:tcPr>
          <w:p w14:paraId="2FC63B0F" w14:textId="667AF318" w:rsidR="00D014A8" w:rsidRPr="005D1E1A" w:rsidRDefault="0044129D" w:rsidP="00AE2167">
            <w:pPr>
              <w:pStyle w:val="Caption"/>
              <w:spacing w:after="0"/>
              <w:ind w:firstLine="0"/>
              <w:jc w:val="right"/>
              <w:rPr>
                <w:sz w:val="20"/>
              </w:rPr>
            </w:pPr>
            <w:r w:rsidRPr="005D1E1A">
              <w:rPr>
                <w:sz w:val="20"/>
              </w:rPr>
              <w:t>$</w:t>
            </w:r>
            <w:r w:rsidR="002F5720" w:rsidRPr="005D1E1A">
              <w:rPr>
                <w:sz w:val="20"/>
              </w:rPr>
              <w:t>3.4</w:t>
            </w:r>
          </w:p>
        </w:tc>
        <w:tc>
          <w:tcPr>
            <w:tcW w:w="1336" w:type="dxa"/>
            <w:vAlign w:val="bottom"/>
          </w:tcPr>
          <w:p w14:paraId="62D46991" w14:textId="283A3A29" w:rsidR="00D014A8" w:rsidRPr="005D1E1A" w:rsidRDefault="00D014A8" w:rsidP="00AE2167">
            <w:pPr>
              <w:pStyle w:val="Caption"/>
              <w:spacing w:after="0"/>
              <w:ind w:firstLine="0"/>
              <w:jc w:val="right"/>
              <w:rPr>
                <w:sz w:val="20"/>
              </w:rPr>
            </w:pPr>
            <w:r w:rsidRPr="005D1E1A">
              <w:rPr>
                <w:sz w:val="20"/>
              </w:rPr>
              <w:t>73</w:t>
            </w:r>
          </w:p>
        </w:tc>
        <w:tc>
          <w:tcPr>
            <w:tcW w:w="1336" w:type="dxa"/>
            <w:vAlign w:val="bottom"/>
          </w:tcPr>
          <w:p w14:paraId="09E2C595" w14:textId="3ED772E9" w:rsidR="00D014A8" w:rsidRPr="005D1E1A" w:rsidRDefault="00D014A8" w:rsidP="00AE2167">
            <w:pPr>
              <w:pStyle w:val="Caption"/>
              <w:spacing w:after="0"/>
              <w:ind w:left="-118" w:firstLine="0"/>
              <w:jc w:val="right"/>
              <w:rPr>
                <w:sz w:val="20"/>
              </w:rPr>
            </w:pPr>
            <w:r w:rsidRPr="005D1E1A">
              <w:rPr>
                <w:sz w:val="20"/>
              </w:rPr>
              <w:t>93</w:t>
            </w:r>
          </w:p>
        </w:tc>
      </w:tr>
      <w:tr w:rsidR="004636D3" w:rsidRPr="005D1E1A" w14:paraId="74867618" w14:textId="77777777" w:rsidTr="00AE2167">
        <w:trPr>
          <w:trHeight w:val="144"/>
        </w:trPr>
        <w:tc>
          <w:tcPr>
            <w:tcW w:w="900" w:type="dxa"/>
          </w:tcPr>
          <w:p w14:paraId="4813687A" w14:textId="619F5E91" w:rsidR="00611074" w:rsidRPr="005D1E1A" w:rsidRDefault="00611074" w:rsidP="00D014A8">
            <w:pPr>
              <w:pStyle w:val="Caption"/>
              <w:spacing w:after="0"/>
              <w:ind w:firstLine="0"/>
              <w:rPr>
                <w:sz w:val="20"/>
              </w:rPr>
            </w:pPr>
            <w:r w:rsidRPr="005D1E1A">
              <w:rPr>
                <w:sz w:val="20"/>
              </w:rPr>
              <w:t>2024</w:t>
            </w:r>
          </w:p>
        </w:tc>
        <w:tc>
          <w:tcPr>
            <w:tcW w:w="1710" w:type="dxa"/>
            <w:vAlign w:val="bottom"/>
          </w:tcPr>
          <w:p w14:paraId="2B9BEA16" w14:textId="42FF50A1" w:rsidR="00611074" w:rsidRPr="005D1E1A" w:rsidRDefault="00071CFE" w:rsidP="00AE2167">
            <w:pPr>
              <w:pStyle w:val="Caption"/>
              <w:spacing w:after="0"/>
              <w:ind w:firstLine="0"/>
              <w:jc w:val="right"/>
              <w:rPr>
                <w:sz w:val="20"/>
              </w:rPr>
            </w:pPr>
            <w:r w:rsidRPr="005D1E1A">
              <w:rPr>
                <w:sz w:val="20"/>
              </w:rPr>
              <w:t>1,542,444</w:t>
            </w:r>
          </w:p>
        </w:tc>
        <w:tc>
          <w:tcPr>
            <w:tcW w:w="1336" w:type="dxa"/>
            <w:vAlign w:val="bottom"/>
          </w:tcPr>
          <w:p w14:paraId="177018B3" w14:textId="6F8E8C9E" w:rsidR="00611074" w:rsidRPr="005D1E1A" w:rsidRDefault="00071CFE" w:rsidP="00AE2167">
            <w:pPr>
              <w:pStyle w:val="Caption"/>
              <w:tabs>
                <w:tab w:val="decimal" w:pos="725"/>
              </w:tabs>
              <w:spacing w:after="0"/>
              <w:ind w:firstLine="0"/>
              <w:jc w:val="right"/>
              <w:rPr>
                <w:sz w:val="20"/>
              </w:rPr>
            </w:pPr>
            <w:r w:rsidRPr="005D1E1A">
              <w:rPr>
                <w:sz w:val="20"/>
              </w:rPr>
              <w:t>21,129</w:t>
            </w:r>
          </w:p>
        </w:tc>
        <w:tc>
          <w:tcPr>
            <w:tcW w:w="1336" w:type="dxa"/>
            <w:vAlign w:val="bottom"/>
          </w:tcPr>
          <w:p w14:paraId="4270422D" w14:textId="4884C55A" w:rsidR="00611074" w:rsidRPr="005D1E1A" w:rsidRDefault="001A568F" w:rsidP="00AE2167">
            <w:pPr>
              <w:pStyle w:val="Caption"/>
              <w:spacing w:after="0"/>
              <w:ind w:firstLine="0"/>
              <w:jc w:val="right"/>
              <w:rPr>
                <w:sz w:val="20"/>
              </w:rPr>
            </w:pPr>
            <w:r>
              <w:rPr>
                <w:sz w:val="20"/>
              </w:rPr>
              <w:t>1,392,959</w:t>
            </w:r>
          </w:p>
        </w:tc>
        <w:tc>
          <w:tcPr>
            <w:tcW w:w="1336" w:type="dxa"/>
            <w:vAlign w:val="bottom"/>
          </w:tcPr>
          <w:p w14:paraId="67A78632" w14:textId="0C86979D" w:rsidR="00611074" w:rsidRPr="005D1E1A" w:rsidRDefault="00775F19" w:rsidP="00AE2167">
            <w:pPr>
              <w:pStyle w:val="Caption"/>
              <w:spacing w:after="0"/>
              <w:ind w:firstLine="0"/>
              <w:jc w:val="right"/>
              <w:rPr>
                <w:sz w:val="20"/>
              </w:rPr>
            </w:pPr>
            <w:r w:rsidRPr="005D1E1A">
              <w:rPr>
                <w:sz w:val="20"/>
              </w:rPr>
              <w:t>$2.8</w:t>
            </w:r>
          </w:p>
        </w:tc>
        <w:tc>
          <w:tcPr>
            <w:tcW w:w="1336" w:type="dxa"/>
            <w:vAlign w:val="bottom"/>
          </w:tcPr>
          <w:p w14:paraId="20D421CE" w14:textId="31F0E4BF" w:rsidR="00611074" w:rsidRPr="005D1E1A" w:rsidRDefault="00071CFE" w:rsidP="00AE2167">
            <w:pPr>
              <w:pStyle w:val="Caption"/>
              <w:spacing w:after="0"/>
              <w:ind w:firstLine="0"/>
              <w:jc w:val="right"/>
              <w:rPr>
                <w:sz w:val="20"/>
              </w:rPr>
            </w:pPr>
            <w:r w:rsidRPr="005D1E1A">
              <w:rPr>
                <w:sz w:val="20"/>
              </w:rPr>
              <w:t>73</w:t>
            </w:r>
          </w:p>
        </w:tc>
        <w:tc>
          <w:tcPr>
            <w:tcW w:w="1336" w:type="dxa"/>
            <w:vAlign w:val="bottom"/>
          </w:tcPr>
          <w:p w14:paraId="0521960F" w14:textId="47240ED3" w:rsidR="00611074" w:rsidRPr="005D1E1A" w:rsidRDefault="00071CFE" w:rsidP="00AE2167">
            <w:pPr>
              <w:pStyle w:val="Caption"/>
              <w:spacing w:after="0"/>
              <w:ind w:left="-118" w:firstLine="0"/>
              <w:jc w:val="right"/>
              <w:rPr>
                <w:sz w:val="20"/>
              </w:rPr>
            </w:pPr>
            <w:r w:rsidRPr="005D1E1A">
              <w:rPr>
                <w:sz w:val="20"/>
              </w:rPr>
              <w:t>93</w:t>
            </w:r>
          </w:p>
        </w:tc>
      </w:tr>
      <w:tr w:rsidR="003337B4" w:rsidRPr="005D1E1A" w14:paraId="3F662E0B" w14:textId="77777777" w:rsidTr="001A568F">
        <w:trPr>
          <w:trHeight w:val="144"/>
        </w:trPr>
        <w:tc>
          <w:tcPr>
            <w:tcW w:w="900" w:type="dxa"/>
          </w:tcPr>
          <w:p w14:paraId="54CB497E" w14:textId="7061E485" w:rsidR="003337B4" w:rsidRPr="005D1E1A" w:rsidRDefault="003337B4" w:rsidP="003337B4">
            <w:pPr>
              <w:pStyle w:val="Caption"/>
              <w:spacing w:after="0"/>
              <w:ind w:firstLine="0"/>
              <w:rPr>
                <w:sz w:val="20"/>
              </w:rPr>
            </w:pPr>
            <w:r w:rsidRPr="005D1E1A">
              <w:rPr>
                <w:sz w:val="20"/>
              </w:rPr>
              <w:t>2025</w:t>
            </w:r>
          </w:p>
        </w:tc>
        <w:tc>
          <w:tcPr>
            <w:tcW w:w="1710" w:type="dxa"/>
            <w:vAlign w:val="bottom"/>
          </w:tcPr>
          <w:p w14:paraId="15CF4E7A" w14:textId="1F44EF52" w:rsidR="003337B4" w:rsidRPr="005D1E1A" w:rsidRDefault="000449A9" w:rsidP="00AE2167">
            <w:pPr>
              <w:pStyle w:val="Caption"/>
              <w:spacing w:after="0"/>
              <w:ind w:firstLine="0"/>
              <w:jc w:val="right"/>
              <w:rPr>
                <w:sz w:val="20"/>
              </w:rPr>
            </w:pPr>
            <w:r w:rsidRPr="005D1E1A">
              <w:rPr>
                <w:sz w:val="20"/>
              </w:rPr>
              <w:t>1,789,671</w:t>
            </w:r>
          </w:p>
        </w:tc>
        <w:tc>
          <w:tcPr>
            <w:tcW w:w="1336" w:type="dxa"/>
            <w:vAlign w:val="bottom"/>
          </w:tcPr>
          <w:p w14:paraId="4D0260C8" w14:textId="296706B6" w:rsidR="003337B4" w:rsidRPr="005D1E1A" w:rsidRDefault="000449A9" w:rsidP="00AE2167">
            <w:pPr>
              <w:pStyle w:val="Caption"/>
              <w:tabs>
                <w:tab w:val="decimal" w:pos="725"/>
              </w:tabs>
              <w:spacing w:after="0"/>
              <w:ind w:firstLine="0"/>
              <w:jc w:val="right"/>
              <w:rPr>
                <w:sz w:val="20"/>
              </w:rPr>
            </w:pPr>
            <w:r w:rsidRPr="005D1E1A">
              <w:rPr>
                <w:sz w:val="20"/>
              </w:rPr>
              <w:t>24,516</w:t>
            </w:r>
          </w:p>
        </w:tc>
        <w:tc>
          <w:tcPr>
            <w:tcW w:w="1336" w:type="dxa"/>
            <w:vAlign w:val="bottom"/>
          </w:tcPr>
          <w:p w14:paraId="6F47B6EA" w14:textId="4E753817" w:rsidR="003337B4" w:rsidRPr="005D1E1A" w:rsidRDefault="001A568F" w:rsidP="00AE2167">
            <w:pPr>
              <w:pStyle w:val="Caption"/>
              <w:spacing w:after="0"/>
              <w:ind w:firstLine="0"/>
              <w:jc w:val="right"/>
              <w:rPr>
                <w:sz w:val="20"/>
              </w:rPr>
            </w:pPr>
            <w:r>
              <w:rPr>
                <w:sz w:val="20"/>
              </w:rPr>
              <w:t>1,571,054</w:t>
            </w:r>
          </w:p>
        </w:tc>
        <w:tc>
          <w:tcPr>
            <w:tcW w:w="1336" w:type="dxa"/>
            <w:vAlign w:val="bottom"/>
          </w:tcPr>
          <w:p w14:paraId="2D411C2E" w14:textId="6BC62615" w:rsidR="003337B4" w:rsidRPr="005D1E1A" w:rsidRDefault="00A3288A" w:rsidP="00AE2167">
            <w:pPr>
              <w:pStyle w:val="Caption"/>
              <w:spacing w:after="0"/>
              <w:ind w:firstLine="0"/>
              <w:jc w:val="right"/>
              <w:rPr>
                <w:sz w:val="20"/>
              </w:rPr>
            </w:pPr>
            <w:r>
              <w:rPr>
                <w:sz w:val="20"/>
              </w:rPr>
              <w:t>$3.5</w:t>
            </w:r>
          </w:p>
        </w:tc>
        <w:tc>
          <w:tcPr>
            <w:tcW w:w="1336" w:type="dxa"/>
            <w:vAlign w:val="bottom"/>
          </w:tcPr>
          <w:p w14:paraId="35E2DD37" w14:textId="4999E720" w:rsidR="003337B4" w:rsidRPr="005D1E1A" w:rsidRDefault="003337B4" w:rsidP="00AE2167">
            <w:pPr>
              <w:pStyle w:val="Caption"/>
              <w:spacing w:after="0"/>
              <w:ind w:firstLine="0"/>
              <w:jc w:val="right"/>
              <w:rPr>
                <w:sz w:val="20"/>
              </w:rPr>
            </w:pPr>
            <w:commentRangeStart w:id="118"/>
            <w:r w:rsidRPr="005D1E1A">
              <w:rPr>
                <w:sz w:val="20"/>
              </w:rPr>
              <w:t>73</w:t>
            </w:r>
            <w:commentRangeEnd w:id="118"/>
            <w:r w:rsidR="00A3288A" w:rsidRPr="005D1E1A">
              <w:rPr>
                <w:rStyle w:val="CommentReference"/>
                <w:sz w:val="20"/>
                <w:szCs w:val="20"/>
              </w:rPr>
              <w:commentReference w:id="118"/>
            </w:r>
          </w:p>
        </w:tc>
        <w:tc>
          <w:tcPr>
            <w:tcW w:w="1336" w:type="dxa"/>
            <w:vAlign w:val="bottom"/>
          </w:tcPr>
          <w:p w14:paraId="5B4D4BEA" w14:textId="51FC702D" w:rsidR="003337B4" w:rsidRPr="005D1E1A" w:rsidRDefault="003337B4" w:rsidP="00AE2167">
            <w:pPr>
              <w:pStyle w:val="Caption"/>
              <w:spacing w:after="0"/>
              <w:ind w:left="-118" w:firstLine="0"/>
              <w:jc w:val="right"/>
              <w:rPr>
                <w:sz w:val="20"/>
              </w:rPr>
            </w:pPr>
            <w:r w:rsidRPr="005D1E1A">
              <w:rPr>
                <w:sz w:val="20"/>
              </w:rPr>
              <w:t>93</w:t>
            </w:r>
          </w:p>
        </w:tc>
      </w:tr>
      <w:tr w:rsidR="001A568F" w:rsidRPr="005D1E1A" w14:paraId="2CA7BC99" w14:textId="77777777" w:rsidTr="00AE2167">
        <w:trPr>
          <w:trHeight w:val="144"/>
        </w:trPr>
        <w:tc>
          <w:tcPr>
            <w:tcW w:w="900" w:type="dxa"/>
            <w:tcBorders>
              <w:bottom w:val="single" w:sz="4" w:space="0" w:color="auto"/>
            </w:tcBorders>
          </w:tcPr>
          <w:p w14:paraId="385CF0A8" w14:textId="28004416" w:rsidR="001A568F" w:rsidRPr="005D1E1A" w:rsidRDefault="001A568F" w:rsidP="003337B4">
            <w:pPr>
              <w:pStyle w:val="Caption"/>
              <w:spacing w:after="0"/>
              <w:ind w:firstLine="0"/>
              <w:rPr>
                <w:sz w:val="20"/>
              </w:rPr>
            </w:pPr>
            <w:r>
              <w:rPr>
                <w:sz w:val="20"/>
              </w:rPr>
              <w:t>2026</w:t>
            </w:r>
          </w:p>
        </w:tc>
        <w:tc>
          <w:tcPr>
            <w:tcW w:w="1710" w:type="dxa"/>
            <w:tcBorders>
              <w:bottom w:val="single" w:sz="4" w:space="0" w:color="auto"/>
            </w:tcBorders>
            <w:vAlign w:val="bottom"/>
          </w:tcPr>
          <w:p w14:paraId="60891C0B" w14:textId="3ED5A6BB" w:rsidR="001A568F" w:rsidRPr="00A3288A" w:rsidRDefault="00A3288A" w:rsidP="00AE2167">
            <w:pPr>
              <w:pStyle w:val="Caption"/>
              <w:spacing w:after="0"/>
              <w:ind w:firstLine="0"/>
              <w:jc w:val="right"/>
              <w:rPr>
                <w:sz w:val="20"/>
                <w:highlight w:val="yellow"/>
              </w:rPr>
            </w:pPr>
            <w:r>
              <w:rPr>
                <w:sz w:val="20"/>
                <w:highlight w:val="yellow"/>
              </w:rPr>
              <w:t>FILL</w:t>
            </w:r>
          </w:p>
        </w:tc>
        <w:tc>
          <w:tcPr>
            <w:tcW w:w="1336" w:type="dxa"/>
            <w:tcBorders>
              <w:bottom w:val="single" w:sz="4" w:space="0" w:color="auto"/>
            </w:tcBorders>
            <w:vAlign w:val="bottom"/>
          </w:tcPr>
          <w:p w14:paraId="0705C8FC" w14:textId="5FA01F30" w:rsidR="001A568F" w:rsidRPr="00A3288A" w:rsidRDefault="00A3288A" w:rsidP="00AE2167">
            <w:pPr>
              <w:pStyle w:val="Caption"/>
              <w:tabs>
                <w:tab w:val="decimal" w:pos="725"/>
              </w:tabs>
              <w:spacing w:after="0"/>
              <w:ind w:firstLine="0"/>
              <w:jc w:val="right"/>
              <w:rPr>
                <w:sz w:val="20"/>
                <w:highlight w:val="yellow"/>
              </w:rPr>
            </w:pPr>
            <w:r>
              <w:rPr>
                <w:sz w:val="20"/>
                <w:highlight w:val="yellow"/>
              </w:rPr>
              <w:t>FILL</w:t>
            </w:r>
          </w:p>
        </w:tc>
        <w:tc>
          <w:tcPr>
            <w:tcW w:w="1336" w:type="dxa"/>
            <w:tcBorders>
              <w:bottom w:val="single" w:sz="4" w:space="0" w:color="auto"/>
            </w:tcBorders>
            <w:vAlign w:val="bottom"/>
          </w:tcPr>
          <w:p w14:paraId="03FC301C" w14:textId="0A80E89E" w:rsidR="001A568F" w:rsidRPr="005D1E1A" w:rsidRDefault="001A568F" w:rsidP="00AE2167">
            <w:pPr>
              <w:pStyle w:val="Caption"/>
              <w:spacing w:after="0"/>
              <w:ind w:firstLine="0"/>
              <w:jc w:val="right"/>
              <w:rPr>
                <w:sz w:val="20"/>
              </w:rPr>
            </w:pPr>
            <w:r w:rsidRPr="005D1E1A">
              <w:rPr>
                <w:sz w:val="20"/>
              </w:rPr>
              <w:t>–</w:t>
            </w:r>
          </w:p>
        </w:tc>
        <w:tc>
          <w:tcPr>
            <w:tcW w:w="1336" w:type="dxa"/>
            <w:tcBorders>
              <w:bottom w:val="single" w:sz="4" w:space="0" w:color="auto"/>
            </w:tcBorders>
            <w:vAlign w:val="bottom"/>
          </w:tcPr>
          <w:p w14:paraId="7CCE5D5D" w14:textId="0E689CD0" w:rsidR="001A568F" w:rsidRPr="005D1E1A" w:rsidRDefault="001A568F" w:rsidP="00AE2167">
            <w:pPr>
              <w:pStyle w:val="Caption"/>
              <w:spacing w:after="0"/>
              <w:ind w:firstLine="0"/>
              <w:jc w:val="right"/>
              <w:rPr>
                <w:sz w:val="20"/>
              </w:rPr>
            </w:pPr>
            <w:r w:rsidRPr="005D1E1A">
              <w:rPr>
                <w:sz w:val="20"/>
              </w:rPr>
              <w:t>–</w:t>
            </w:r>
          </w:p>
        </w:tc>
        <w:tc>
          <w:tcPr>
            <w:tcW w:w="1336" w:type="dxa"/>
            <w:tcBorders>
              <w:bottom w:val="single" w:sz="4" w:space="0" w:color="auto"/>
            </w:tcBorders>
            <w:vAlign w:val="bottom"/>
          </w:tcPr>
          <w:p w14:paraId="13E0A5A9" w14:textId="77777777" w:rsidR="001A568F" w:rsidRPr="005D1E1A" w:rsidRDefault="001A568F" w:rsidP="00AE2167">
            <w:pPr>
              <w:pStyle w:val="Caption"/>
              <w:spacing w:after="0"/>
              <w:ind w:firstLine="0"/>
              <w:jc w:val="right"/>
              <w:rPr>
                <w:sz w:val="20"/>
              </w:rPr>
            </w:pPr>
          </w:p>
        </w:tc>
        <w:tc>
          <w:tcPr>
            <w:tcW w:w="1336" w:type="dxa"/>
            <w:tcBorders>
              <w:bottom w:val="single" w:sz="4" w:space="0" w:color="auto"/>
            </w:tcBorders>
            <w:vAlign w:val="bottom"/>
          </w:tcPr>
          <w:p w14:paraId="2C3FF506" w14:textId="39AAC6C9" w:rsidR="001A568F" w:rsidRPr="005D1E1A" w:rsidRDefault="00A3288A" w:rsidP="00AE2167">
            <w:pPr>
              <w:pStyle w:val="Caption"/>
              <w:spacing w:after="0"/>
              <w:ind w:left="-118" w:firstLine="0"/>
              <w:jc w:val="right"/>
              <w:rPr>
                <w:sz w:val="20"/>
              </w:rPr>
            </w:pPr>
            <w:r>
              <w:rPr>
                <w:sz w:val="20"/>
              </w:rPr>
              <w:t>93</w:t>
            </w:r>
          </w:p>
        </w:tc>
      </w:tr>
    </w:tbl>
    <w:bookmarkEnd w:id="117"/>
    <w:p w14:paraId="50A825F8" w14:textId="7FA4FA0A" w:rsidR="00F41686" w:rsidRDefault="00900CB9">
      <w:pPr>
        <w:spacing w:after="0"/>
        <w:jc w:val="left"/>
        <w:rPr>
          <w:sz w:val="20"/>
          <w:szCs w:val="20"/>
        </w:rPr>
      </w:pPr>
      <w:r w:rsidRPr="00AE2167">
        <w:rPr>
          <w:i/>
          <w:iCs/>
          <w:sz w:val="18"/>
          <w:szCs w:val="18"/>
        </w:rPr>
        <w:t xml:space="preserve">Note: </w:t>
      </w:r>
      <w:r w:rsidRPr="00AE2167">
        <w:rPr>
          <w:sz w:val="18"/>
          <w:szCs w:val="18"/>
        </w:rPr>
        <w:t>NA</w:t>
      </w:r>
      <w:r w:rsidR="001D0FC6" w:rsidRPr="009B7F6E">
        <w:rPr>
          <w:sz w:val="18"/>
          <w:szCs w:val="18"/>
        </w:rPr>
        <w:t xml:space="preserve"> indicates </w:t>
      </w:r>
      <w:r w:rsidRPr="00AE2167">
        <w:rPr>
          <w:sz w:val="18"/>
          <w:szCs w:val="18"/>
        </w:rPr>
        <w:t xml:space="preserve">information not applicable for the given year as the </w:t>
      </w:r>
      <w:r w:rsidR="00CD3396" w:rsidRPr="00AE2167">
        <w:rPr>
          <w:sz w:val="18"/>
          <w:szCs w:val="18"/>
        </w:rPr>
        <w:t>EQS</w:t>
      </w:r>
      <w:r w:rsidRPr="00AE2167">
        <w:rPr>
          <w:sz w:val="18"/>
          <w:szCs w:val="18"/>
        </w:rPr>
        <w:t xml:space="preserve"> was implemented in 1997. En dashes</w:t>
      </w:r>
      <w:r w:rsidR="001D0FC6" w:rsidRPr="00AE2167">
        <w:rPr>
          <w:sz w:val="18"/>
          <w:szCs w:val="18"/>
        </w:rPr>
        <w:t xml:space="preserve"> indicate </w:t>
      </w:r>
      <w:r w:rsidRPr="00AE2167">
        <w:rPr>
          <w:sz w:val="18"/>
          <w:szCs w:val="18"/>
        </w:rPr>
        <w:t>forthcoming data.</w:t>
      </w:r>
      <w:bookmarkStart w:id="119" w:name="_Toc16157670"/>
      <w:bookmarkStart w:id="120" w:name="_Toc44073699"/>
      <w:bookmarkStart w:id="121" w:name="_Toc79673337"/>
      <w:bookmarkStart w:id="122" w:name="_Hlk198631601"/>
      <w:r w:rsidR="00F41686">
        <w:br w:type="page"/>
      </w:r>
    </w:p>
    <w:p w14:paraId="154EB0CA" w14:textId="65D16BE2" w:rsidR="00B5336F" w:rsidRPr="005D1E1A" w:rsidRDefault="00C64739" w:rsidP="00AE2167">
      <w:pPr>
        <w:pStyle w:val="Table-Footnote"/>
      </w:pPr>
      <w:bookmarkStart w:id="123" w:name="_Toc204337298"/>
      <w:bookmarkStart w:id="124" w:name="_Ref224113310"/>
      <w:r w:rsidRPr="005D1E1A">
        <w:lastRenderedPageBreak/>
        <w:t xml:space="preserve">Table </w:t>
      </w:r>
      <w:r w:rsidR="00B8502C">
        <w:fldChar w:fldCharType="begin"/>
      </w:r>
      <w:r w:rsidR="00B8502C">
        <w:instrText xml:space="preserve"> SEQ Table \* ARABIC </w:instrText>
      </w:r>
      <w:r w:rsidR="00B8502C">
        <w:fldChar w:fldCharType="separate"/>
      </w:r>
      <w:r w:rsidR="00B8502C">
        <w:rPr>
          <w:noProof/>
        </w:rPr>
        <w:t>3</w:t>
      </w:r>
      <w:r w:rsidR="00B8502C">
        <w:rPr>
          <w:noProof/>
        </w:rPr>
        <w:fldChar w:fldCharType="end"/>
      </w:r>
      <w:bookmarkEnd w:id="124"/>
      <w:r w:rsidRPr="005D1E1A">
        <w:t>.–</w:t>
      </w:r>
      <w:r w:rsidR="00760786" w:rsidRPr="005D1E1A">
        <w:t>Sablefish</w:t>
      </w:r>
      <w:r w:rsidR="00D661BC">
        <w:t xml:space="preserve"> acceptable biological catch (</w:t>
      </w:r>
      <w:r w:rsidR="00C5317F" w:rsidRPr="005D1E1A">
        <w:t>AB</w:t>
      </w:r>
      <w:r w:rsidR="006C44B9" w:rsidRPr="005D1E1A">
        <w:t>C</w:t>
      </w:r>
      <w:r w:rsidR="00D661BC">
        <w:t>)</w:t>
      </w:r>
      <w:r w:rsidR="006C44B9" w:rsidRPr="005D1E1A">
        <w:t xml:space="preserve">, </w:t>
      </w:r>
      <w:r w:rsidR="00760786" w:rsidRPr="005D1E1A">
        <w:t>model d</w:t>
      </w:r>
      <w:r w:rsidRPr="005D1E1A">
        <w:t>ecrement types and amounts, 20</w:t>
      </w:r>
      <w:r w:rsidR="002F2E9A" w:rsidRPr="005D1E1A">
        <w:t>20</w:t>
      </w:r>
      <w:r w:rsidRPr="005D1E1A">
        <w:t>–</w:t>
      </w:r>
      <w:r w:rsidR="007C62C2" w:rsidRPr="005D1E1A">
        <w:t>202</w:t>
      </w:r>
      <w:r w:rsidR="002F2E9A" w:rsidRPr="005D1E1A">
        <w:t>5</w:t>
      </w:r>
      <w:r w:rsidRPr="005D1E1A">
        <w:t>.</w:t>
      </w:r>
      <w:bookmarkEnd w:id="123"/>
      <w:r w:rsidRPr="005D1E1A">
        <w:t xml:space="preserve"> </w:t>
      </w:r>
      <w:bookmarkEnd w:id="119"/>
      <w:bookmarkEnd w:id="120"/>
      <w:bookmarkEnd w:id="121"/>
    </w:p>
    <w:tbl>
      <w:tblPr>
        <w:tblStyle w:val="TableGrid"/>
        <w:tblW w:w="0" w:type="auto"/>
        <w:tblInd w:w="-9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132"/>
        <w:gridCol w:w="1016"/>
        <w:gridCol w:w="1016"/>
        <w:gridCol w:w="1016"/>
        <w:gridCol w:w="1016"/>
        <w:gridCol w:w="1016"/>
        <w:gridCol w:w="1016"/>
        <w:gridCol w:w="222"/>
      </w:tblGrid>
      <w:tr w:rsidR="00A3288A" w:rsidRPr="005D1E1A" w14:paraId="0789009E" w14:textId="06A0A584" w:rsidTr="00A3288A">
        <w:trPr>
          <w:trHeight w:val="258"/>
        </w:trPr>
        <w:tc>
          <w:tcPr>
            <w:tcW w:w="3132" w:type="dxa"/>
            <w:tcBorders>
              <w:top w:val="single" w:sz="4" w:space="0" w:color="auto"/>
              <w:bottom w:val="single" w:sz="4" w:space="0" w:color="auto"/>
              <w:right w:val="nil"/>
            </w:tcBorders>
            <w:vAlign w:val="bottom"/>
          </w:tcPr>
          <w:bookmarkEnd w:id="122"/>
          <w:p w14:paraId="4C5E8DB3" w14:textId="1A4191CE" w:rsidR="00A3288A" w:rsidRPr="005D1E1A" w:rsidRDefault="00A3288A" w:rsidP="002F2E9A">
            <w:pPr>
              <w:pStyle w:val="Captiontitle"/>
              <w:spacing w:after="0"/>
              <w:ind w:firstLine="0"/>
              <w:jc w:val="left"/>
              <w:rPr>
                <w:sz w:val="20"/>
                <w:szCs w:val="20"/>
              </w:rPr>
            </w:pPr>
            <w:r w:rsidRPr="005D1E1A">
              <w:rPr>
                <w:sz w:val="20"/>
                <w:szCs w:val="20"/>
              </w:rPr>
              <w:t>Year</w:t>
            </w:r>
          </w:p>
        </w:tc>
        <w:tc>
          <w:tcPr>
            <w:tcW w:w="1016" w:type="dxa"/>
            <w:tcBorders>
              <w:top w:val="single" w:sz="4" w:space="0" w:color="auto"/>
              <w:left w:val="nil"/>
              <w:bottom w:val="single" w:sz="4" w:space="0" w:color="auto"/>
              <w:right w:val="nil"/>
            </w:tcBorders>
            <w:vAlign w:val="center"/>
          </w:tcPr>
          <w:p w14:paraId="5632A7C4" w14:textId="5B6EDB38" w:rsidR="00A3288A" w:rsidRPr="005D1E1A" w:rsidRDefault="00A3288A" w:rsidP="002F2E9A">
            <w:pPr>
              <w:pStyle w:val="Captiontitle"/>
              <w:spacing w:after="0"/>
              <w:ind w:firstLine="0"/>
              <w:jc w:val="center"/>
              <w:rPr>
                <w:sz w:val="20"/>
                <w:szCs w:val="20"/>
              </w:rPr>
            </w:pPr>
            <w:r w:rsidRPr="005D1E1A">
              <w:rPr>
                <w:sz w:val="20"/>
                <w:szCs w:val="20"/>
              </w:rPr>
              <w:t>2020</w:t>
            </w:r>
          </w:p>
        </w:tc>
        <w:tc>
          <w:tcPr>
            <w:tcW w:w="1016" w:type="dxa"/>
            <w:tcBorders>
              <w:top w:val="single" w:sz="4" w:space="0" w:color="auto"/>
              <w:left w:val="nil"/>
              <w:bottom w:val="single" w:sz="4" w:space="0" w:color="auto"/>
              <w:right w:val="nil"/>
            </w:tcBorders>
            <w:vAlign w:val="center"/>
          </w:tcPr>
          <w:p w14:paraId="705ADB7F" w14:textId="2102E6E0" w:rsidR="00A3288A" w:rsidRPr="005D1E1A" w:rsidRDefault="00A3288A" w:rsidP="002F2E9A">
            <w:pPr>
              <w:pStyle w:val="Captiontitle"/>
              <w:spacing w:after="0"/>
              <w:ind w:firstLine="0"/>
              <w:jc w:val="center"/>
              <w:rPr>
                <w:sz w:val="20"/>
                <w:szCs w:val="20"/>
              </w:rPr>
            </w:pPr>
            <w:r w:rsidRPr="005D1E1A">
              <w:rPr>
                <w:sz w:val="20"/>
                <w:szCs w:val="20"/>
              </w:rPr>
              <w:t>2021</w:t>
            </w:r>
          </w:p>
        </w:tc>
        <w:tc>
          <w:tcPr>
            <w:tcW w:w="1016" w:type="dxa"/>
            <w:tcBorders>
              <w:top w:val="single" w:sz="4" w:space="0" w:color="auto"/>
              <w:left w:val="nil"/>
              <w:bottom w:val="single" w:sz="4" w:space="0" w:color="auto"/>
              <w:right w:val="nil"/>
            </w:tcBorders>
            <w:vAlign w:val="center"/>
          </w:tcPr>
          <w:p w14:paraId="68A39A69" w14:textId="05CEFCD7" w:rsidR="00A3288A" w:rsidRPr="005D1E1A" w:rsidRDefault="00A3288A" w:rsidP="002F2E9A">
            <w:pPr>
              <w:pStyle w:val="Captiontitle"/>
              <w:spacing w:after="0"/>
              <w:ind w:firstLine="0"/>
              <w:jc w:val="center"/>
              <w:rPr>
                <w:sz w:val="20"/>
                <w:szCs w:val="20"/>
              </w:rPr>
            </w:pPr>
            <w:r w:rsidRPr="005D1E1A">
              <w:rPr>
                <w:sz w:val="20"/>
                <w:szCs w:val="20"/>
              </w:rPr>
              <w:t>2022</w:t>
            </w:r>
          </w:p>
        </w:tc>
        <w:tc>
          <w:tcPr>
            <w:tcW w:w="1016" w:type="dxa"/>
            <w:tcBorders>
              <w:top w:val="single" w:sz="4" w:space="0" w:color="auto"/>
              <w:left w:val="nil"/>
              <w:bottom w:val="single" w:sz="4" w:space="0" w:color="auto"/>
              <w:right w:val="nil"/>
            </w:tcBorders>
            <w:vAlign w:val="center"/>
          </w:tcPr>
          <w:p w14:paraId="676790F9" w14:textId="09567BC3" w:rsidR="00A3288A" w:rsidRPr="005D1E1A" w:rsidRDefault="00A3288A" w:rsidP="002F2E9A">
            <w:pPr>
              <w:pStyle w:val="Captiontitle"/>
              <w:spacing w:after="0"/>
              <w:ind w:firstLine="0"/>
              <w:jc w:val="center"/>
              <w:rPr>
                <w:sz w:val="20"/>
                <w:szCs w:val="20"/>
              </w:rPr>
            </w:pPr>
            <w:r w:rsidRPr="005D1E1A">
              <w:rPr>
                <w:sz w:val="20"/>
                <w:szCs w:val="20"/>
              </w:rPr>
              <w:t>2023</w:t>
            </w:r>
          </w:p>
        </w:tc>
        <w:tc>
          <w:tcPr>
            <w:tcW w:w="1016" w:type="dxa"/>
            <w:tcBorders>
              <w:top w:val="single" w:sz="4" w:space="0" w:color="auto"/>
              <w:left w:val="nil"/>
              <w:bottom w:val="single" w:sz="4" w:space="0" w:color="auto"/>
            </w:tcBorders>
            <w:vAlign w:val="center"/>
          </w:tcPr>
          <w:p w14:paraId="0B3190B4" w14:textId="23EC114A" w:rsidR="00A3288A" w:rsidRPr="005D1E1A" w:rsidRDefault="00A3288A" w:rsidP="002F2E9A">
            <w:pPr>
              <w:pStyle w:val="Captiontitle"/>
              <w:spacing w:after="0"/>
              <w:ind w:firstLine="0"/>
              <w:jc w:val="center"/>
              <w:rPr>
                <w:sz w:val="20"/>
                <w:szCs w:val="20"/>
              </w:rPr>
            </w:pPr>
            <w:r w:rsidRPr="005D1E1A">
              <w:rPr>
                <w:sz w:val="20"/>
                <w:szCs w:val="20"/>
              </w:rPr>
              <w:t>2024</w:t>
            </w:r>
          </w:p>
        </w:tc>
        <w:tc>
          <w:tcPr>
            <w:tcW w:w="1016" w:type="dxa"/>
            <w:tcBorders>
              <w:top w:val="single" w:sz="4" w:space="0" w:color="auto"/>
              <w:left w:val="nil"/>
              <w:bottom w:val="single" w:sz="4" w:space="0" w:color="auto"/>
            </w:tcBorders>
            <w:vAlign w:val="center"/>
          </w:tcPr>
          <w:p w14:paraId="28F00B5D" w14:textId="739B17D6" w:rsidR="00A3288A" w:rsidRPr="005D1E1A" w:rsidRDefault="00A3288A" w:rsidP="002F2E9A">
            <w:pPr>
              <w:pStyle w:val="Captiontitle"/>
              <w:spacing w:after="0"/>
              <w:ind w:firstLine="0"/>
              <w:jc w:val="center"/>
              <w:rPr>
                <w:sz w:val="20"/>
                <w:szCs w:val="20"/>
              </w:rPr>
            </w:pPr>
            <w:r w:rsidRPr="005D1E1A">
              <w:rPr>
                <w:sz w:val="20"/>
                <w:szCs w:val="20"/>
              </w:rPr>
              <w:t>2025</w:t>
            </w:r>
          </w:p>
        </w:tc>
        <w:tc>
          <w:tcPr>
            <w:tcW w:w="222" w:type="dxa"/>
            <w:tcBorders>
              <w:top w:val="single" w:sz="4" w:space="0" w:color="auto"/>
              <w:left w:val="nil"/>
              <w:bottom w:val="single" w:sz="4" w:space="0" w:color="auto"/>
            </w:tcBorders>
          </w:tcPr>
          <w:p w14:paraId="5BFA6742" w14:textId="77777777" w:rsidR="00A3288A" w:rsidRPr="005D1E1A" w:rsidRDefault="00A3288A" w:rsidP="002F2E9A">
            <w:pPr>
              <w:pStyle w:val="Captiontitle"/>
              <w:spacing w:after="0"/>
              <w:ind w:firstLine="0"/>
              <w:jc w:val="center"/>
              <w:rPr>
                <w:sz w:val="20"/>
                <w:szCs w:val="20"/>
              </w:rPr>
            </w:pPr>
          </w:p>
        </w:tc>
      </w:tr>
      <w:tr w:rsidR="00A3288A" w:rsidRPr="005D1E1A" w14:paraId="5E6DFCDF" w14:textId="3058328F" w:rsidTr="00A3288A">
        <w:trPr>
          <w:trHeight w:val="278"/>
        </w:trPr>
        <w:tc>
          <w:tcPr>
            <w:tcW w:w="3132" w:type="dxa"/>
            <w:tcBorders>
              <w:top w:val="single" w:sz="4" w:space="0" w:color="auto"/>
              <w:bottom w:val="nil"/>
              <w:right w:val="nil"/>
            </w:tcBorders>
            <w:vAlign w:val="bottom"/>
          </w:tcPr>
          <w:p w14:paraId="2DE95BDB" w14:textId="06DBF0C9" w:rsidR="00A3288A" w:rsidRPr="005D1E1A" w:rsidRDefault="00A3288A" w:rsidP="002F2E9A">
            <w:pPr>
              <w:pStyle w:val="Captiontitle"/>
              <w:spacing w:after="0"/>
              <w:ind w:firstLine="0"/>
              <w:jc w:val="left"/>
              <w:rPr>
                <w:b/>
                <w:bCs/>
                <w:sz w:val="20"/>
                <w:szCs w:val="20"/>
              </w:rPr>
            </w:pPr>
            <w:r w:rsidRPr="005D1E1A">
              <w:rPr>
                <w:sz w:val="20"/>
                <w:szCs w:val="20"/>
              </w:rPr>
              <w:t>Acceptable biological catch (round lb)</w:t>
            </w:r>
          </w:p>
        </w:tc>
        <w:tc>
          <w:tcPr>
            <w:tcW w:w="1016" w:type="dxa"/>
            <w:tcBorders>
              <w:top w:val="single" w:sz="4" w:space="0" w:color="auto"/>
              <w:left w:val="nil"/>
              <w:bottom w:val="nil"/>
              <w:right w:val="nil"/>
            </w:tcBorders>
            <w:vAlign w:val="center"/>
          </w:tcPr>
          <w:p w14:paraId="79494612" w14:textId="2C109780" w:rsidR="00A3288A" w:rsidRPr="005D1E1A" w:rsidRDefault="00A3288A" w:rsidP="002F2E9A">
            <w:pPr>
              <w:pStyle w:val="Captiontitle"/>
              <w:spacing w:after="0"/>
              <w:ind w:firstLine="0"/>
              <w:jc w:val="right"/>
              <w:rPr>
                <w:b/>
                <w:bCs/>
                <w:sz w:val="20"/>
                <w:szCs w:val="20"/>
              </w:rPr>
            </w:pPr>
            <w:r w:rsidRPr="005D1E1A">
              <w:rPr>
                <w:sz w:val="20"/>
                <w:szCs w:val="20"/>
              </w:rPr>
              <w:t>1,216,743</w:t>
            </w:r>
          </w:p>
        </w:tc>
        <w:tc>
          <w:tcPr>
            <w:tcW w:w="1016" w:type="dxa"/>
            <w:tcBorders>
              <w:top w:val="single" w:sz="4" w:space="0" w:color="auto"/>
              <w:left w:val="nil"/>
              <w:bottom w:val="nil"/>
              <w:right w:val="nil"/>
            </w:tcBorders>
            <w:vAlign w:val="center"/>
          </w:tcPr>
          <w:p w14:paraId="0B12228B" w14:textId="38689289" w:rsidR="00A3288A" w:rsidRPr="005D1E1A" w:rsidRDefault="00A3288A" w:rsidP="002F2E9A">
            <w:pPr>
              <w:pStyle w:val="Captiontitle"/>
              <w:spacing w:after="0"/>
              <w:ind w:firstLine="0"/>
              <w:jc w:val="right"/>
              <w:rPr>
                <w:b/>
                <w:bCs/>
                <w:sz w:val="20"/>
                <w:szCs w:val="20"/>
              </w:rPr>
            </w:pPr>
            <w:r w:rsidRPr="005D1E1A">
              <w:rPr>
                <w:sz w:val="20"/>
                <w:szCs w:val="20"/>
              </w:rPr>
              <w:t>1,255,056</w:t>
            </w:r>
          </w:p>
        </w:tc>
        <w:tc>
          <w:tcPr>
            <w:tcW w:w="1016" w:type="dxa"/>
            <w:tcBorders>
              <w:top w:val="single" w:sz="4" w:space="0" w:color="auto"/>
              <w:left w:val="nil"/>
              <w:bottom w:val="nil"/>
              <w:right w:val="nil"/>
            </w:tcBorders>
            <w:vAlign w:val="center"/>
          </w:tcPr>
          <w:p w14:paraId="51C3E7AA" w14:textId="57BA03E5" w:rsidR="00A3288A" w:rsidRPr="005D1E1A" w:rsidRDefault="00A3288A" w:rsidP="002F2E9A">
            <w:pPr>
              <w:pStyle w:val="Captiontitle"/>
              <w:spacing w:after="0"/>
              <w:ind w:firstLine="0"/>
              <w:jc w:val="right"/>
              <w:rPr>
                <w:sz w:val="20"/>
                <w:szCs w:val="20"/>
              </w:rPr>
            </w:pPr>
            <w:r w:rsidRPr="005D1E1A">
              <w:rPr>
                <w:sz w:val="20"/>
                <w:szCs w:val="20"/>
              </w:rPr>
              <w:t>1,443,314</w:t>
            </w:r>
          </w:p>
        </w:tc>
        <w:tc>
          <w:tcPr>
            <w:tcW w:w="1016" w:type="dxa"/>
            <w:tcBorders>
              <w:top w:val="single" w:sz="4" w:space="0" w:color="auto"/>
              <w:left w:val="nil"/>
              <w:bottom w:val="nil"/>
              <w:right w:val="nil"/>
            </w:tcBorders>
            <w:vAlign w:val="center"/>
          </w:tcPr>
          <w:p w14:paraId="639B554C" w14:textId="6CC7CABB" w:rsidR="00A3288A" w:rsidRPr="005D1E1A" w:rsidRDefault="00A3288A" w:rsidP="002F2E9A">
            <w:pPr>
              <w:pStyle w:val="Captiontitle"/>
              <w:spacing w:after="0"/>
              <w:ind w:firstLine="0"/>
              <w:jc w:val="right"/>
              <w:rPr>
                <w:sz w:val="20"/>
                <w:szCs w:val="20"/>
              </w:rPr>
            </w:pPr>
            <w:r w:rsidRPr="005D1E1A">
              <w:rPr>
                <w:sz w:val="20"/>
                <w:szCs w:val="20"/>
              </w:rPr>
              <w:t>1,573,109</w:t>
            </w:r>
          </w:p>
        </w:tc>
        <w:tc>
          <w:tcPr>
            <w:tcW w:w="1016" w:type="dxa"/>
            <w:tcBorders>
              <w:top w:val="single" w:sz="4" w:space="0" w:color="auto"/>
              <w:left w:val="nil"/>
              <w:bottom w:val="nil"/>
            </w:tcBorders>
            <w:vAlign w:val="center"/>
          </w:tcPr>
          <w:p w14:paraId="59243E11" w14:textId="2F5B52C6" w:rsidR="00A3288A" w:rsidRPr="005D1E1A" w:rsidRDefault="00A3288A" w:rsidP="002F2E9A">
            <w:pPr>
              <w:pStyle w:val="Captiontitle"/>
              <w:spacing w:after="0"/>
              <w:ind w:firstLine="0"/>
              <w:jc w:val="right"/>
              <w:rPr>
                <w:sz w:val="20"/>
                <w:szCs w:val="20"/>
              </w:rPr>
            </w:pPr>
            <w:r w:rsidRPr="005D1E1A">
              <w:rPr>
                <w:sz w:val="20"/>
                <w:szCs w:val="20"/>
              </w:rPr>
              <w:t>1,809,075</w:t>
            </w:r>
          </w:p>
        </w:tc>
        <w:tc>
          <w:tcPr>
            <w:tcW w:w="1016" w:type="dxa"/>
            <w:tcBorders>
              <w:top w:val="single" w:sz="4" w:space="0" w:color="auto"/>
              <w:left w:val="nil"/>
              <w:bottom w:val="nil"/>
            </w:tcBorders>
            <w:vAlign w:val="center"/>
          </w:tcPr>
          <w:p w14:paraId="7AAA4935" w14:textId="7499E4ED" w:rsidR="00A3288A" w:rsidRPr="005D1E1A" w:rsidRDefault="00A3288A" w:rsidP="002F2E9A">
            <w:pPr>
              <w:pStyle w:val="Captiontitle"/>
              <w:spacing w:after="0"/>
              <w:ind w:firstLine="0"/>
              <w:jc w:val="right"/>
              <w:rPr>
                <w:sz w:val="20"/>
                <w:szCs w:val="20"/>
              </w:rPr>
            </w:pPr>
            <w:r w:rsidRPr="005D1E1A">
              <w:rPr>
                <w:sz w:val="20"/>
                <w:szCs w:val="20"/>
              </w:rPr>
              <w:t>2,080,436</w:t>
            </w:r>
          </w:p>
        </w:tc>
        <w:tc>
          <w:tcPr>
            <w:tcW w:w="222" w:type="dxa"/>
            <w:tcBorders>
              <w:top w:val="single" w:sz="4" w:space="0" w:color="auto"/>
              <w:left w:val="nil"/>
              <w:bottom w:val="nil"/>
            </w:tcBorders>
          </w:tcPr>
          <w:p w14:paraId="42985AC9" w14:textId="77777777" w:rsidR="00A3288A" w:rsidRPr="005D1E1A" w:rsidRDefault="00A3288A" w:rsidP="002F2E9A">
            <w:pPr>
              <w:pStyle w:val="Captiontitle"/>
              <w:spacing w:after="0"/>
              <w:ind w:firstLine="0"/>
              <w:jc w:val="right"/>
              <w:rPr>
                <w:sz w:val="20"/>
                <w:szCs w:val="20"/>
              </w:rPr>
            </w:pPr>
          </w:p>
        </w:tc>
      </w:tr>
      <w:tr w:rsidR="00A3288A" w:rsidRPr="005D1E1A" w14:paraId="61D777E5" w14:textId="69DFABC1" w:rsidTr="00A3288A">
        <w:trPr>
          <w:trHeight w:val="288"/>
        </w:trPr>
        <w:tc>
          <w:tcPr>
            <w:tcW w:w="3132" w:type="dxa"/>
            <w:tcBorders>
              <w:top w:val="single" w:sz="4" w:space="0" w:color="auto"/>
              <w:bottom w:val="nil"/>
              <w:right w:val="nil"/>
            </w:tcBorders>
            <w:vAlign w:val="center"/>
          </w:tcPr>
          <w:p w14:paraId="53E13606" w14:textId="652EA01A" w:rsidR="00A3288A" w:rsidRPr="005D1E1A" w:rsidRDefault="00A3288A" w:rsidP="002F2E9A">
            <w:pPr>
              <w:pStyle w:val="Captiontitle"/>
              <w:spacing w:after="0"/>
              <w:ind w:firstLine="0"/>
              <w:jc w:val="left"/>
              <w:rPr>
                <w:sz w:val="20"/>
                <w:szCs w:val="20"/>
              </w:rPr>
            </w:pPr>
            <w:r w:rsidRPr="005D1E1A">
              <w:rPr>
                <w:sz w:val="20"/>
                <w:szCs w:val="20"/>
              </w:rPr>
              <w:t>Decrement type (round lb)</w:t>
            </w:r>
          </w:p>
        </w:tc>
        <w:tc>
          <w:tcPr>
            <w:tcW w:w="1016" w:type="dxa"/>
            <w:tcBorders>
              <w:top w:val="single" w:sz="4" w:space="0" w:color="auto"/>
              <w:left w:val="nil"/>
              <w:bottom w:val="nil"/>
              <w:right w:val="nil"/>
            </w:tcBorders>
            <w:vAlign w:val="center"/>
          </w:tcPr>
          <w:p w14:paraId="01E26A29" w14:textId="77777777" w:rsidR="00A3288A" w:rsidRPr="005D1E1A" w:rsidRDefault="00A3288A" w:rsidP="002F2E9A">
            <w:pPr>
              <w:pStyle w:val="Captiontitle"/>
              <w:spacing w:after="0"/>
              <w:ind w:firstLine="0"/>
              <w:jc w:val="right"/>
              <w:rPr>
                <w:sz w:val="20"/>
                <w:szCs w:val="20"/>
              </w:rPr>
            </w:pPr>
          </w:p>
        </w:tc>
        <w:tc>
          <w:tcPr>
            <w:tcW w:w="1016" w:type="dxa"/>
            <w:tcBorders>
              <w:top w:val="single" w:sz="4" w:space="0" w:color="auto"/>
              <w:left w:val="nil"/>
              <w:bottom w:val="nil"/>
              <w:right w:val="nil"/>
            </w:tcBorders>
            <w:vAlign w:val="center"/>
          </w:tcPr>
          <w:p w14:paraId="660F6289" w14:textId="77777777" w:rsidR="00A3288A" w:rsidRPr="005D1E1A" w:rsidRDefault="00A3288A" w:rsidP="002F2E9A">
            <w:pPr>
              <w:pStyle w:val="Captiontitle"/>
              <w:spacing w:after="0"/>
              <w:ind w:firstLine="0"/>
              <w:jc w:val="right"/>
              <w:rPr>
                <w:sz w:val="20"/>
                <w:szCs w:val="20"/>
              </w:rPr>
            </w:pPr>
          </w:p>
        </w:tc>
        <w:tc>
          <w:tcPr>
            <w:tcW w:w="1016" w:type="dxa"/>
            <w:tcBorders>
              <w:top w:val="single" w:sz="4" w:space="0" w:color="auto"/>
              <w:left w:val="nil"/>
              <w:bottom w:val="nil"/>
              <w:right w:val="nil"/>
            </w:tcBorders>
            <w:vAlign w:val="center"/>
          </w:tcPr>
          <w:p w14:paraId="77441216" w14:textId="77777777" w:rsidR="00A3288A" w:rsidRPr="005D1E1A" w:rsidRDefault="00A3288A" w:rsidP="002F2E9A">
            <w:pPr>
              <w:pStyle w:val="Captiontitle"/>
              <w:spacing w:after="0"/>
              <w:ind w:firstLine="0"/>
              <w:jc w:val="right"/>
              <w:rPr>
                <w:sz w:val="20"/>
                <w:szCs w:val="20"/>
              </w:rPr>
            </w:pPr>
          </w:p>
        </w:tc>
        <w:tc>
          <w:tcPr>
            <w:tcW w:w="1016" w:type="dxa"/>
            <w:tcBorders>
              <w:top w:val="single" w:sz="4" w:space="0" w:color="auto"/>
              <w:left w:val="nil"/>
              <w:bottom w:val="nil"/>
              <w:right w:val="nil"/>
            </w:tcBorders>
            <w:vAlign w:val="center"/>
          </w:tcPr>
          <w:p w14:paraId="0976D18D" w14:textId="77777777" w:rsidR="00A3288A" w:rsidRPr="005D1E1A" w:rsidRDefault="00A3288A" w:rsidP="002F2E9A">
            <w:pPr>
              <w:pStyle w:val="Captiontitle"/>
              <w:spacing w:after="0"/>
              <w:ind w:firstLine="0"/>
              <w:jc w:val="right"/>
              <w:rPr>
                <w:sz w:val="20"/>
                <w:szCs w:val="20"/>
              </w:rPr>
            </w:pPr>
          </w:p>
        </w:tc>
        <w:tc>
          <w:tcPr>
            <w:tcW w:w="1016" w:type="dxa"/>
            <w:tcBorders>
              <w:top w:val="single" w:sz="4" w:space="0" w:color="auto"/>
              <w:left w:val="nil"/>
              <w:bottom w:val="nil"/>
            </w:tcBorders>
            <w:vAlign w:val="center"/>
          </w:tcPr>
          <w:p w14:paraId="2E51D5EE" w14:textId="77777777" w:rsidR="00A3288A" w:rsidRPr="005D1E1A" w:rsidRDefault="00A3288A" w:rsidP="002F2E9A">
            <w:pPr>
              <w:pStyle w:val="Captiontitle"/>
              <w:spacing w:after="0"/>
              <w:ind w:firstLine="0"/>
              <w:jc w:val="right"/>
              <w:rPr>
                <w:sz w:val="20"/>
                <w:szCs w:val="20"/>
              </w:rPr>
            </w:pPr>
          </w:p>
        </w:tc>
        <w:tc>
          <w:tcPr>
            <w:tcW w:w="1016" w:type="dxa"/>
            <w:tcBorders>
              <w:top w:val="single" w:sz="4" w:space="0" w:color="auto"/>
              <w:left w:val="nil"/>
              <w:bottom w:val="nil"/>
            </w:tcBorders>
            <w:vAlign w:val="center"/>
          </w:tcPr>
          <w:p w14:paraId="1488DEC9" w14:textId="77777777" w:rsidR="00A3288A" w:rsidRPr="005D1E1A" w:rsidRDefault="00A3288A" w:rsidP="002F2E9A">
            <w:pPr>
              <w:pStyle w:val="Captiontitle"/>
              <w:spacing w:after="0"/>
              <w:ind w:firstLine="0"/>
              <w:jc w:val="right"/>
              <w:rPr>
                <w:sz w:val="20"/>
                <w:szCs w:val="20"/>
              </w:rPr>
            </w:pPr>
          </w:p>
        </w:tc>
        <w:tc>
          <w:tcPr>
            <w:tcW w:w="222" w:type="dxa"/>
            <w:tcBorders>
              <w:top w:val="single" w:sz="4" w:space="0" w:color="auto"/>
              <w:left w:val="nil"/>
              <w:bottom w:val="nil"/>
            </w:tcBorders>
          </w:tcPr>
          <w:p w14:paraId="44CD0A0B" w14:textId="77777777" w:rsidR="00A3288A" w:rsidRPr="005D1E1A" w:rsidRDefault="00A3288A" w:rsidP="002F2E9A">
            <w:pPr>
              <w:pStyle w:val="Captiontitle"/>
              <w:spacing w:after="0"/>
              <w:ind w:firstLine="0"/>
              <w:jc w:val="right"/>
              <w:rPr>
                <w:sz w:val="20"/>
                <w:szCs w:val="20"/>
              </w:rPr>
            </w:pPr>
          </w:p>
        </w:tc>
      </w:tr>
      <w:tr w:rsidR="00A3288A" w:rsidRPr="005D1E1A" w14:paraId="40A6B451" w14:textId="0907164D" w:rsidTr="00A3288A">
        <w:trPr>
          <w:trHeight w:val="288"/>
        </w:trPr>
        <w:tc>
          <w:tcPr>
            <w:tcW w:w="3132" w:type="dxa"/>
            <w:tcBorders>
              <w:top w:val="single" w:sz="4" w:space="0" w:color="auto"/>
              <w:bottom w:val="nil"/>
              <w:right w:val="nil"/>
            </w:tcBorders>
            <w:vAlign w:val="center"/>
          </w:tcPr>
          <w:p w14:paraId="27E4E3FD" w14:textId="77777777" w:rsidR="00A3288A" w:rsidRPr="005D1E1A" w:rsidRDefault="00A3288A" w:rsidP="002F2E9A">
            <w:pPr>
              <w:pStyle w:val="Captiontitle"/>
              <w:spacing w:after="0"/>
              <w:ind w:firstLine="0"/>
              <w:jc w:val="left"/>
              <w:rPr>
                <w:sz w:val="20"/>
                <w:szCs w:val="20"/>
                <w:vertAlign w:val="superscript"/>
              </w:rPr>
            </w:pPr>
            <w:r w:rsidRPr="005D1E1A">
              <w:rPr>
                <w:sz w:val="20"/>
                <w:szCs w:val="20"/>
              </w:rPr>
              <w:t>Bycatch mortality in halibut fishery</w:t>
            </w:r>
            <w:r w:rsidRPr="005D1E1A">
              <w:rPr>
                <w:sz w:val="20"/>
                <w:szCs w:val="20"/>
                <w:vertAlign w:val="superscript"/>
              </w:rPr>
              <w:t>a</w:t>
            </w:r>
          </w:p>
        </w:tc>
        <w:tc>
          <w:tcPr>
            <w:tcW w:w="1016" w:type="dxa"/>
            <w:tcBorders>
              <w:top w:val="single" w:sz="4" w:space="0" w:color="auto"/>
              <w:left w:val="nil"/>
              <w:bottom w:val="nil"/>
              <w:right w:val="nil"/>
            </w:tcBorders>
            <w:vAlign w:val="center"/>
          </w:tcPr>
          <w:p w14:paraId="2FA33764" w14:textId="0E64CF19" w:rsidR="00A3288A" w:rsidRPr="005D1E1A" w:rsidRDefault="00A3288A" w:rsidP="002F2E9A">
            <w:pPr>
              <w:pStyle w:val="Captiontitle"/>
              <w:spacing w:after="0"/>
              <w:ind w:firstLine="0"/>
              <w:jc w:val="right"/>
              <w:rPr>
                <w:sz w:val="20"/>
                <w:szCs w:val="20"/>
              </w:rPr>
            </w:pPr>
            <w:r w:rsidRPr="005D1E1A">
              <w:rPr>
                <w:sz w:val="20"/>
                <w:szCs w:val="20"/>
              </w:rPr>
              <w:t>16,207</w:t>
            </w:r>
          </w:p>
        </w:tc>
        <w:tc>
          <w:tcPr>
            <w:tcW w:w="1016" w:type="dxa"/>
            <w:tcBorders>
              <w:top w:val="single" w:sz="4" w:space="0" w:color="auto"/>
              <w:left w:val="nil"/>
              <w:bottom w:val="nil"/>
              <w:right w:val="nil"/>
            </w:tcBorders>
            <w:vAlign w:val="center"/>
          </w:tcPr>
          <w:p w14:paraId="2390C16F" w14:textId="0F7968AA" w:rsidR="00A3288A" w:rsidRPr="005D1E1A" w:rsidRDefault="00A3288A" w:rsidP="002F2E9A">
            <w:pPr>
              <w:pStyle w:val="Captiontitle"/>
              <w:spacing w:after="0"/>
              <w:ind w:firstLine="0"/>
              <w:jc w:val="right"/>
              <w:rPr>
                <w:sz w:val="20"/>
                <w:szCs w:val="20"/>
              </w:rPr>
            </w:pPr>
            <w:r w:rsidRPr="005D1E1A">
              <w:rPr>
                <w:sz w:val="20"/>
                <w:szCs w:val="20"/>
              </w:rPr>
              <w:t>38,124</w:t>
            </w:r>
          </w:p>
        </w:tc>
        <w:tc>
          <w:tcPr>
            <w:tcW w:w="1016" w:type="dxa"/>
            <w:tcBorders>
              <w:top w:val="single" w:sz="4" w:space="0" w:color="auto"/>
              <w:left w:val="nil"/>
              <w:bottom w:val="nil"/>
              <w:right w:val="nil"/>
            </w:tcBorders>
            <w:vAlign w:val="center"/>
          </w:tcPr>
          <w:p w14:paraId="03598B75" w14:textId="018EFE0D" w:rsidR="00A3288A" w:rsidRPr="005D1E1A" w:rsidRDefault="00A3288A" w:rsidP="002F2E9A">
            <w:pPr>
              <w:pStyle w:val="Captiontitle"/>
              <w:spacing w:after="0"/>
              <w:ind w:firstLine="0"/>
              <w:jc w:val="right"/>
              <w:rPr>
                <w:sz w:val="20"/>
                <w:szCs w:val="20"/>
              </w:rPr>
            </w:pPr>
            <w:r w:rsidRPr="005D1E1A">
              <w:rPr>
                <w:sz w:val="20"/>
                <w:szCs w:val="20"/>
              </w:rPr>
              <w:t>35,406</w:t>
            </w:r>
          </w:p>
        </w:tc>
        <w:tc>
          <w:tcPr>
            <w:tcW w:w="1016" w:type="dxa"/>
            <w:tcBorders>
              <w:top w:val="single" w:sz="4" w:space="0" w:color="auto"/>
              <w:left w:val="nil"/>
              <w:bottom w:val="nil"/>
              <w:right w:val="nil"/>
            </w:tcBorders>
            <w:vAlign w:val="center"/>
          </w:tcPr>
          <w:p w14:paraId="1D47A999" w14:textId="6A60007B" w:rsidR="00A3288A" w:rsidRPr="005D1E1A" w:rsidRDefault="00A3288A" w:rsidP="002F2E9A">
            <w:pPr>
              <w:pStyle w:val="Captiontitle"/>
              <w:spacing w:after="0"/>
              <w:ind w:firstLine="0"/>
              <w:jc w:val="right"/>
              <w:rPr>
                <w:sz w:val="20"/>
                <w:szCs w:val="20"/>
              </w:rPr>
            </w:pPr>
            <w:r w:rsidRPr="005D1E1A">
              <w:rPr>
                <w:sz w:val="20"/>
                <w:szCs w:val="20"/>
              </w:rPr>
              <w:t>38,653</w:t>
            </w:r>
          </w:p>
        </w:tc>
        <w:tc>
          <w:tcPr>
            <w:tcW w:w="1016" w:type="dxa"/>
            <w:tcBorders>
              <w:top w:val="single" w:sz="4" w:space="0" w:color="auto"/>
              <w:left w:val="nil"/>
              <w:bottom w:val="nil"/>
            </w:tcBorders>
            <w:vAlign w:val="center"/>
          </w:tcPr>
          <w:p w14:paraId="61421EDB" w14:textId="02D56898" w:rsidR="00A3288A" w:rsidRPr="005D1E1A" w:rsidRDefault="00A3288A" w:rsidP="002F2E9A">
            <w:pPr>
              <w:pStyle w:val="Captiontitle"/>
              <w:spacing w:after="0"/>
              <w:ind w:firstLine="0"/>
              <w:jc w:val="right"/>
              <w:rPr>
                <w:sz w:val="20"/>
                <w:szCs w:val="20"/>
              </w:rPr>
            </w:pPr>
            <w:r w:rsidRPr="005D1E1A">
              <w:rPr>
                <w:sz w:val="20"/>
                <w:szCs w:val="20"/>
              </w:rPr>
              <w:t>77,436</w:t>
            </w:r>
          </w:p>
        </w:tc>
        <w:tc>
          <w:tcPr>
            <w:tcW w:w="1016" w:type="dxa"/>
            <w:tcBorders>
              <w:top w:val="single" w:sz="4" w:space="0" w:color="auto"/>
              <w:left w:val="nil"/>
              <w:bottom w:val="nil"/>
            </w:tcBorders>
            <w:vAlign w:val="center"/>
          </w:tcPr>
          <w:p w14:paraId="3E6420A4" w14:textId="71B34AF8" w:rsidR="00A3288A" w:rsidRPr="005D1E1A" w:rsidRDefault="00A3288A" w:rsidP="002F2E9A">
            <w:pPr>
              <w:pStyle w:val="Captiontitle"/>
              <w:spacing w:after="0"/>
              <w:ind w:firstLine="0"/>
              <w:jc w:val="right"/>
              <w:rPr>
                <w:sz w:val="20"/>
                <w:szCs w:val="20"/>
              </w:rPr>
            </w:pPr>
            <w:r w:rsidRPr="005D1E1A">
              <w:rPr>
                <w:sz w:val="20"/>
                <w:szCs w:val="20"/>
              </w:rPr>
              <w:t>78,849</w:t>
            </w:r>
          </w:p>
        </w:tc>
        <w:tc>
          <w:tcPr>
            <w:tcW w:w="222" w:type="dxa"/>
            <w:tcBorders>
              <w:top w:val="single" w:sz="4" w:space="0" w:color="auto"/>
              <w:left w:val="nil"/>
              <w:bottom w:val="nil"/>
            </w:tcBorders>
          </w:tcPr>
          <w:p w14:paraId="6FEF3454" w14:textId="77777777" w:rsidR="00A3288A" w:rsidRPr="005D1E1A" w:rsidRDefault="00A3288A" w:rsidP="002F2E9A">
            <w:pPr>
              <w:pStyle w:val="Captiontitle"/>
              <w:spacing w:after="0"/>
              <w:ind w:firstLine="0"/>
              <w:jc w:val="right"/>
              <w:rPr>
                <w:sz w:val="20"/>
                <w:szCs w:val="20"/>
              </w:rPr>
            </w:pPr>
          </w:p>
        </w:tc>
      </w:tr>
      <w:tr w:rsidR="00A3288A" w:rsidRPr="005D1E1A" w14:paraId="610A935C" w14:textId="46B768BC" w:rsidTr="00A3288A">
        <w:trPr>
          <w:trHeight w:val="288"/>
        </w:trPr>
        <w:tc>
          <w:tcPr>
            <w:tcW w:w="3132" w:type="dxa"/>
            <w:tcBorders>
              <w:top w:val="nil"/>
              <w:bottom w:val="nil"/>
              <w:right w:val="nil"/>
            </w:tcBorders>
            <w:vAlign w:val="center"/>
          </w:tcPr>
          <w:p w14:paraId="56604B76" w14:textId="49C9C38E" w:rsidR="00A3288A" w:rsidRPr="005D1E1A" w:rsidRDefault="00A3288A" w:rsidP="002F2E9A">
            <w:pPr>
              <w:pStyle w:val="Captiontitle"/>
              <w:spacing w:after="0"/>
              <w:ind w:firstLine="0"/>
              <w:jc w:val="left"/>
              <w:rPr>
                <w:sz w:val="20"/>
                <w:szCs w:val="20"/>
                <w:vertAlign w:val="superscript"/>
              </w:rPr>
            </w:pPr>
            <w:r w:rsidRPr="005D1E1A">
              <w:rPr>
                <w:sz w:val="20"/>
                <w:szCs w:val="20"/>
              </w:rPr>
              <w:t xml:space="preserve">ADF&amp;G longline survey removal decrement* </w:t>
            </w:r>
            <w:r w:rsidRPr="005D1E1A">
              <w:rPr>
                <w:sz w:val="20"/>
                <w:szCs w:val="20"/>
                <w:vertAlign w:val="superscript"/>
              </w:rPr>
              <w:t>a</w:t>
            </w:r>
          </w:p>
        </w:tc>
        <w:tc>
          <w:tcPr>
            <w:tcW w:w="1016" w:type="dxa"/>
            <w:tcBorders>
              <w:top w:val="nil"/>
              <w:left w:val="nil"/>
              <w:bottom w:val="nil"/>
              <w:right w:val="nil"/>
            </w:tcBorders>
          </w:tcPr>
          <w:p w14:paraId="5B01C115" w14:textId="1855912C" w:rsidR="00A3288A" w:rsidRPr="005D1E1A" w:rsidRDefault="00A3288A" w:rsidP="002F2E9A">
            <w:pPr>
              <w:pStyle w:val="Captiontitle"/>
              <w:spacing w:after="0"/>
              <w:ind w:firstLine="0"/>
              <w:jc w:val="right"/>
              <w:rPr>
                <w:sz w:val="20"/>
                <w:szCs w:val="20"/>
              </w:rPr>
            </w:pPr>
            <w:r w:rsidRPr="005D1E1A">
              <w:rPr>
                <w:sz w:val="20"/>
                <w:szCs w:val="20"/>
              </w:rPr>
              <w:t>24,698</w:t>
            </w:r>
          </w:p>
        </w:tc>
        <w:tc>
          <w:tcPr>
            <w:tcW w:w="1016" w:type="dxa"/>
            <w:tcBorders>
              <w:top w:val="nil"/>
              <w:left w:val="nil"/>
              <w:bottom w:val="nil"/>
              <w:right w:val="nil"/>
            </w:tcBorders>
          </w:tcPr>
          <w:p w14:paraId="6D5916EC" w14:textId="45B7EA71" w:rsidR="00A3288A" w:rsidRPr="005D1E1A" w:rsidRDefault="00A3288A" w:rsidP="002F2E9A">
            <w:pPr>
              <w:pStyle w:val="Captiontitle"/>
              <w:spacing w:after="0"/>
              <w:ind w:firstLine="0"/>
              <w:jc w:val="right"/>
              <w:rPr>
                <w:sz w:val="20"/>
                <w:szCs w:val="20"/>
              </w:rPr>
            </w:pPr>
            <w:r w:rsidRPr="005D1E1A">
              <w:rPr>
                <w:sz w:val="20"/>
                <w:szCs w:val="20"/>
              </w:rPr>
              <w:t>42,499</w:t>
            </w:r>
          </w:p>
        </w:tc>
        <w:tc>
          <w:tcPr>
            <w:tcW w:w="1016" w:type="dxa"/>
            <w:tcBorders>
              <w:top w:val="nil"/>
              <w:left w:val="nil"/>
              <w:bottom w:val="nil"/>
              <w:right w:val="nil"/>
            </w:tcBorders>
          </w:tcPr>
          <w:p w14:paraId="0DD142D7" w14:textId="7D746C01" w:rsidR="00A3288A" w:rsidRPr="005D1E1A" w:rsidRDefault="00A3288A" w:rsidP="002F2E9A">
            <w:pPr>
              <w:pStyle w:val="Captiontitle"/>
              <w:spacing w:after="0"/>
              <w:ind w:firstLine="0"/>
              <w:jc w:val="right"/>
              <w:rPr>
                <w:sz w:val="20"/>
                <w:szCs w:val="20"/>
              </w:rPr>
            </w:pPr>
            <w:r w:rsidRPr="005D1E1A">
              <w:rPr>
                <w:sz w:val="20"/>
                <w:szCs w:val="20"/>
              </w:rPr>
              <w:t>95,502</w:t>
            </w:r>
          </w:p>
        </w:tc>
        <w:tc>
          <w:tcPr>
            <w:tcW w:w="1016" w:type="dxa"/>
            <w:tcBorders>
              <w:top w:val="nil"/>
              <w:left w:val="nil"/>
              <w:bottom w:val="nil"/>
              <w:right w:val="nil"/>
            </w:tcBorders>
          </w:tcPr>
          <w:p w14:paraId="2FFDE32F" w14:textId="688D1F0C" w:rsidR="00A3288A" w:rsidRPr="005D1E1A" w:rsidRDefault="00A3288A" w:rsidP="002F2E9A">
            <w:pPr>
              <w:pStyle w:val="Captiontitle"/>
              <w:spacing w:after="0"/>
              <w:ind w:firstLine="0"/>
              <w:jc w:val="right"/>
              <w:rPr>
                <w:sz w:val="20"/>
                <w:szCs w:val="20"/>
              </w:rPr>
            </w:pPr>
            <w:r w:rsidRPr="005D1E1A">
              <w:rPr>
                <w:sz w:val="20"/>
                <w:szCs w:val="20"/>
              </w:rPr>
              <w:t>75,636</w:t>
            </w:r>
          </w:p>
        </w:tc>
        <w:tc>
          <w:tcPr>
            <w:tcW w:w="1016" w:type="dxa"/>
            <w:tcBorders>
              <w:top w:val="nil"/>
              <w:left w:val="nil"/>
              <w:bottom w:val="nil"/>
            </w:tcBorders>
          </w:tcPr>
          <w:p w14:paraId="3A015AF1" w14:textId="06A67994" w:rsidR="00A3288A" w:rsidRPr="005D1E1A" w:rsidRDefault="00A3288A" w:rsidP="002F2E9A">
            <w:pPr>
              <w:pStyle w:val="Captiontitle"/>
              <w:spacing w:after="0"/>
              <w:ind w:firstLine="0"/>
              <w:jc w:val="right"/>
              <w:rPr>
                <w:sz w:val="20"/>
                <w:szCs w:val="20"/>
              </w:rPr>
            </w:pPr>
            <w:r w:rsidRPr="005D1E1A">
              <w:rPr>
                <w:sz w:val="20"/>
                <w:szCs w:val="20"/>
              </w:rPr>
              <w:t>117,849</w:t>
            </w:r>
          </w:p>
        </w:tc>
        <w:tc>
          <w:tcPr>
            <w:tcW w:w="1016" w:type="dxa"/>
            <w:tcBorders>
              <w:top w:val="nil"/>
              <w:left w:val="nil"/>
              <w:bottom w:val="nil"/>
            </w:tcBorders>
          </w:tcPr>
          <w:p w14:paraId="4D9C707F" w14:textId="74F4A8E5" w:rsidR="00A3288A" w:rsidRPr="005D1E1A" w:rsidRDefault="00A3288A" w:rsidP="002F2E9A">
            <w:pPr>
              <w:pStyle w:val="Captiontitle"/>
              <w:spacing w:after="0"/>
              <w:ind w:firstLine="0"/>
              <w:jc w:val="right"/>
              <w:rPr>
                <w:sz w:val="20"/>
                <w:szCs w:val="20"/>
              </w:rPr>
            </w:pPr>
            <w:r w:rsidRPr="005D1E1A">
              <w:rPr>
                <w:sz w:val="20"/>
                <w:szCs w:val="20"/>
              </w:rPr>
              <w:t>140,080</w:t>
            </w:r>
          </w:p>
        </w:tc>
        <w:tc>
          <w:tcPr>
            <w:tcW w:w="222" w:type="dxa"/>
            <w:tcBorders>
              <w:top w:val="nil"/>
              <w:left w:val="nil"/>
              <w:bottom w:val="nil"/>
            </w:tcBorders>
          </w:tcPr>
          <w:p w14:paraId="0539D5A2" w14:textId="77777777" w:rsidR="00A3288A" w:rsidRPr="005D1E1A" w:rsidRDefault="00A3288A" w:rsidP="002F2E9A">
            <w:pPr>
              <w:pStyle w:val="Captiontitle"/>
              <w:spacing w:after="0"/>
              <w:ind w:firstLine="0"/>
              <w:jc w:val="right"/>
              <w:rPr>
                <w:sz w:val="20"/>
                <w:szCs w:val="20"/>
              </w:rPr>
            </w:pPr>
          </w:p>
        </w:tc>
      </w:tr>
      <w:tr w:rsidR="00A3288A" w:rsidRPr="005D1E1A" w14:paraId="422606A9" w14:textId="16C55975" w:rsidTr="00A3288A">
        <w:trPr>
          <w:trHeight w:val="288"/>
        </w:trPr>
        <w:tc>
          <w:tcPr>
            <w:tcW w:w="3132" w:type="dxa"/>
            <w:tcBorders>
              <w:top w:val="nil"/>
              <w:bottom w:val="nil"/>
              <w:right w:val="nil"/>
            </w:tcBorders>
            <w:vAlign w:val="bottom"/>
          </w:tcPr>
          <w:p w14:paraId="6DC41905" w14:textId="77777777" w:rsidR="00A3288A" w:rsidRPr="005D1E1A" w:rsidRDefault="00A3288A" w:rsidP="002F2E9A">
            <w:pPr>
              <w:pStyle w:val="Captiontitle"/>
              <w:spacing w:after="0"/>
              <w:ind w:firstLine="0"/>
              <w:jc w:val="left"/>
              <w:rPr>
                <w:b/>
                <w:bCs/>
                <w:sz w:val="20"/>
                <w:szCs w:val="20"/>
                <w:vertAlign w:val="superscript"/>
              </w:rPr>
            </w:pPr>
            <w:r w:rsidRPr="005D1E1A">
              <w:rPr>
                <w:sz w:val="20"/>
                <w:szCs w:val="20"/>
              </w:rPr>
              <w:t>Guided sport fish harvest</w:t>
            </w:r>
            <w:r w:rsidRPr="005D1E1A">
              <w:rPr>
                <w:sz w:val="20"/>
                <w:szCs w:val="20"/>
                <w:vertAlign w:val="superscript"/>
              </w:rPr>
              <w:t>b</w:t>
            </w:r>
          </w:p>
        </w:tc>
        <w:tc>
          <w:tcPr>
            <w:tcW w:w="1016" w:type="dxa"/>
            <w:tcBorders>
              <w:top w:val="nil"/>
              <w:left w:val="nil"/>
              <w:bottom w:val="nil"/>
              <w:right w:val="nil"/>
            </w:tcBorders>
            <w:vAlign w:val="center"/>
          </w:tcPr>
          <w:p w14:paraId="13808F05" w14:textId="0B881652" w:rsidR="00A3288A" w:rsidRPr="005D1E1A" w:rsidRDefault="00A3288A" w:rsidP="002F2E9A">
            <w:pPr>
              <w:pStyle w:val="Captiontitle"/>
              <w:spacing w:after="0"/>
              <w:ind w:firstLine="0"/>
              <w:jc w:val="right"/>
              <w:rPr>
                <w:b/>
                <w:bCs/>
                <w:sz w:val="20"/>
                <w:szCs w:val="20"/>
              </w:rPr>
            </w:pPr>
            <w:r w:rsidRPr="005D1E1A">
              <w:rPr>
                <w:sz w:val="20"/>
                <w:szCs w:val="20"/>
              </w:rPr>
              <w:t>35,004</w:t>
            </w:r>
          </w:p>
        </w:tc>
        <w:tc>
          <w:tcPr>
            <w:tcW w:w="1016" w:type="dxa"/>
            <w:tcBorders>
              <w:top w:val="nil"/>
              <w:left w:val="nil"/>
              <w:bottom w:val="nil"/>
              <w:right w:val="nil"/>
            </w:tcBorders>
            <w:vAlign w:val="center"/>
          </w:tcPr>
          <w:p w14:paraId="45FB5EB9" w14:textId="177740E6" w:rsidR="00A3288A" w:rsidRPr="005D1E1A" w:rsidRDefault="00A3288A" w:rsidP="002F2E9A">
            <w:pPr>
              <w:pStyle w:val="Captiontitle"/>
              <w:spacing w:after="0"/>
              <w:ind w:firstLine="0"/>
              <w:jc w:val="right"/>
              <w:rPr>
                <w:b/>
                <w:bCs/>
                <w:sz w:val="20"/>
                <w:szCs w:val="20"/>
              </w:rPr>
            </w:pPr>
            <w:r w:rsidRPr="005D1E1A">
              <w:rPr>
                <w:sz w:val="20"/>
                <w:szCs w:val="20"/>
              </w:rPr>
              <w:t>753</w:t>
            </w:r>
          </w:p>
        </w:tc>
        <w:tc>
          <w:tcPr>
            <w:tcW w:w="1016" w:type="dxa"/>
            <w:tcBorders>
              <w:top w:val="nil"/>
              <w:left w:val="nil"/>
              <w:bottom w:val="nil"/>
              <w:right w:val="nil"/>
            </w:tcBorders>
            <w:vAlign w:val="center"/>
          </w:tcPr>
          <w:p w14:paraId="576DC9FB" w14:textId="31C76B57" w:rsidR="00A3288A" w:rsidRPr="005D1E1A" w:rsidRDefault="00A3288A" w:rsidP="002F2E9A">
            <w:pPr>
              <w:pStyle w:val="Captiontitle"/>
              <w:spacing w:after="0"/>
              <w:ind w:firstLine="0"/>
              <w:jc w:val="right"/>
              <w:rPr>
                <w:b/>
                <w:bCs/>
                <w:sz w:val="20"/>
                <w:szCs w:val="20"/>
              </w:rPr>
            </w:pPr>
            <w:r w:rsidRPr="005D1E1A">
              <w:rPr>
                <w:sz w:val="20"/>
                <w:szCs w:val="20"/>
              </w:rPr>
              <w:t>33,990</w:t>
            </w:r>
          </w:p>
        </w:tc>
        <w:tc>
          <w:tcPr>
            <w:tcW w:w="1016" w:type="dxa"/>
            <w:tcBorders>
              <w:top w:val="nil"/>
              <w:left w:val="nil"/>
              <w:bottom w:val="nil"/>
              <w:right w:val="nil"/>
            </w:tcBorders>
            <w:vAlign w:val="center"/>
          </w:tcPr>
          <w:p w14:paraId="29EA75CE" w14:textId="6C87C697" w:rsidR="00A3288A" w:rsidRPr="005D1E1A" w:rsidRDefault="00A3288A" w:rsidP="002F2E9A">
            <w:pPr>
              <w:pStyle w:val="Captiontitle"/>
              <w:spacing w:after="0"/>
              <w:ind w:firstLine="0"/>
              <w:jc w:val="right"/>
              <w:rPr>
                <w:b/>
                <w:bCs/>
                <w:sz w:val="20"/>
                <w:szCs w:val="20"/>
              </w:rPr>
            </w:pPr>
            <w:r w:rsidRPr="005D1E1A">
              <w:rPr>
                <w:sz w:val="20"/>
                <w:szCs w:val="20"/>
              </w:rPr>
              <w:t>34,395</w:t>
            </w:r>
          </w:p>
        </w:tc>
        <w:tc>
          <w:tcPr>
            <w:tcW w:w="1016" w:type="dxa"/>
            <w:tcBorders>
              <w:top w:val="nil"/>
              <w:left w:val="nil"/>
              <w:bottom w:val="nil"/>
            </w:tcBorders>
            <w:vAlign w:val="center"/>
          </w:tcPr>
          <w:p w14:paraId="22B62E96" w14:textId="69BE3D19" w:rsidR="00A3288A" w:rsidRPr="005D1E1A" w:rsidRDefault="00A3288A" w:rsidP="002F2E9A">
            <w:pPr>
              <w:pStyle w:val="Captiontitle"/>
              <w:spacing w:after="0"/>
              <w:ind w:firstLine="0"/>
              <w:jc w:val="right"/>
              <w:rPr>
                <w:sz w:val="20"/>
                <w:szCs w:val="20"/>
              </w:rPr>
            </w:pPr>
            <w:r w:rsidRPr="005D1E1A">
              <w:rPr>
                <w:sz w:val="20"/>
                <w:szCs w:val="20"/>
              </w:rPr>
              <w:t>41,464</w:t>
            </w:r>
          </w:p>
        </w:tc>
        <w:tc>
          <w:tcPr>
            <w:tcW w:w="1016" w:type="dxa"/>
            <w:tcBorders>
              <w:top w:val="nil"/>
              <w:left w:val="nil"/>
              <w:bottom w:val="nil"/>
            </w:tcBorders>
            <w:vAlign w:val="center"/>
          </w:tcPr>
          <w:p w14:paraId="2DEDA9CC" w14:textId="77223768" w:rsidR="00A3288A" w:rsidRPr="005D1E1A" w:rsidRDefault="00A3288A" w:rsidP="002F2E9A">
            <w:pPr>
              <w:pStyle w:val="Captiontitle"/>
              <w:spacing w:after="0"/>
              <w:ind w:firstLine="0"/>
              <w:jc w:val="right"/>
              <w:rPr>
                <w:sz w:val="20"/>
                <w:szCs w:val="20"/>
              </w:rPr>
            </w:pPr>
            <w:r w:rsidRPr="005D1E1A">
              <w:rPr>
                <w:sz w:val="20"/>
                <w:szCs w:val="20"/>
              </w:rPr>
              <w:t>43,087</w:t>
            </w:r>
          </w:p>
        </w:tc>
        <w:tc>
          <w:tcPr>
            <w:tcW w:w="222" w:type="dxa"/>
            <w:tcBorders>
              <w:top w:val="nil"/>
              <w:left w:val="nil"/>
              <w:bottom w:val="nil"/>
            </w:tcBorders>
          </w:tcPr>
          <w:p w14:paraId="2C059A6C" w14:textId="77777777" w:rsidR="00A3288A" w:rsidRPr="005D1E1A" w:rsidRDefault="00A3288A" w:rsidP="002F2E9A">
            <w:pPr>
              <w:pStyle w:val="Captiontitle"/>
              <w:spacing w:after="0"/>
              <w:ind w:firstLine="0"/>
              <w:jc w:val="right"/>
              <w:rPr>
                <w:sz w:val="20"/>
                <w:szCs w:val="20"/>
              </w:rPr>
            </w:pPr>
          </w:p>
        </w:tc>
      </w:tr>
      <w:tr w:rsidR="00A3288A" w:rsidRPr="005D1E1A" w14:paraId="5973FFC9" w14:textId="6E01EE8F" w:rsidTr="00A3288A">
        <w:trPr>
          <w:trHeight w:val="288"/>
        </w:trPr>
        <w:tc>
          <w:tcPr>
            <w:tcW w:w="3132" w:type="dxa"/>
            <w:tcBorders>
              <w:top w:val="nil"/>
              <w:bottom w:val="nil"/>
              <w:right w:val="nil"/>
            </w:tcBorders>
            <w:vAlign w:val="bottom"/>
          </w:tcPr>
          <w:p w14:paraId="47DA56E3" w14:textId="77777777" w:rsidR="00A3288A" w:rsidRPr="005D1E1A" w:rsidRDefault="00A3288A" w:rsidP="002F2E9A">
            <w:pPr>
              <w:pStyle w:val="Captiontitle"/>
              <w:spacing w:after="0"/>
              <w:ind w:firstLine="0"/>
              <w:jc w:val="left"/>
              <w:rPr>
                <w:b/>
                <w:bCs/>
                <w:sz w:val="20"/>
                <w:szCs w:val="20"/>
                <w:vertAlign w:val="superscript"/>
              </w:rPr>
            </w:pPr>
            <w:r w:rsidRPr="005D1E1A">
              <w:rPr>
                <w:sz w:val="20"/>
                <w:szCs w:val="20"/>
              </w:rPr>
              <w:t>Unguided sport fish harvest</w:t>
            </w:r>
            <w:r w:rsidRPr="005D1E1A">
              <w:rPr>
                <w:sz w:val="20"/>
                <w:szCs w:val="20"/>
                <w:vertAlign w:val="superscript"/>
              </w:rPr>
              <w:t>b</w:t>
            </w:r>
          </w:p>
        </w:tc>
        <w:tc>
          <w:tcPr>
            <w:tcW w:w="1016" w:type="dxa"/>
            <w:tcBorders>
              <w:top w:val="nil"/>
              <w:left w:val="nil"/>
              <w:bottom w:val="nil"/>
              <w:right w:val="nil"/>
            </w:tcBorders>
            <w:vAlign w:val="center"/>
          </w:tcPr>
          <w:p w14:paraId="37717D53" w14:textId="65AF4F91" w:rsidR="00A3288A" w:rsidRPr="005D1E1A" w:rsidRDefault="00A3288A" w:rsidP="002F2E9A">
            <w:pPr>
              <w:pStyle w:val="Captiontitle"/>
              <w:spacing w:after="0"/>
              <w:ind w:firstLine="0"/>
              <w:jc w:val="right"/>
              <w:rPr>
                <w:b/>
                <w:bCs/>
                <w:sz w:val="20"/>
                <w:szCs w:val="20"/>
              </w:rPr>
            </w:pPr>
            <w:r w:rsidRPr="005D1E1A">
              <w:rPr>
                <w:sz w:val="20"/>
                <w:szCs w:val="20"/>
              </w:rPr>
              <w:t>5,280</w:t>
            </w:r>
          </w:p>
        </w:tc>
        <w:tc>
          <w:tcPr>
            <w:tcW w:w="1016" w:type="dxa"/>
            <w:tcBorders>
              <w:top w:val="nil"/>
              <w:left w:val="nil"/>
              <w:bottom w:val="nil"/>
              <w:right w:val="nil"/>
            </w:tcBorders>
            <w:vAlign w:val="center"/>
          </w:tcPr>
          <w:p w14:paraId="17E1B804" w14:textId="4DD1426D" w:rsidR="00A3288A" w:rsidRPr="005D1E1A" w:rsidRDefault="00A3288A" w:rsidP="002F2E9A">
            <w:pPr>
              <w:pStyle w:val="Captiontitle"/>
              <w:spacing w:after="0"/>
              <w:ind w:firstLine="0"/>
              <w:jc w:val="right"/>
              <w:rPr>
                <w:b/>
                <w:bCs/>
                <w:sz w:val="20"/>
                <w:szCs w:val="20"/>
              </w:rPr>
            </w:pPr>
            <w:r w:rsidRPr="005D1E1A">
              <w:rPr>
                <w:sz w:val="20"/>
                <w:szCs w:val="20"/>
              </w:rPr>
              <w:t>5,631</w:t>
            </w:r>
          </w:p>
        </w:tc>
        <w:tc>
          <w:tcPr>
            <w:tcW w:w="1016" w:type="dxa"/>
            <w:tcBorders>
              <w:top w:val="nil"/>
              <w:left w:val="nil"/>
              <w:bottom w:val="nil"/>
              <w:right w:val="nil"/>
            </w:tcBorders>
            <w:vAlign w:val="center"/>
          </w:tcPr>
          <w:p w14:paraId="495D2348" w14:textId="1FA714A1" w:rsidR="00A3288A" w:rsidRPr="005D1E1A" w:rsidRDefault="00A3288A" w:rsidP="002F2E9A">
            <w:pPr>
              <w:pStyle w:val="Captiontitle"/>
              <w:spacing w:after="0"/>
              <w:ind w:firstLine="0"/>
              <w:jc w:val="right"/>
              <w:rPr>
                <w:b/>
                <w:bCs/>
                <w:sz w:val="20"/>
                <w:szCs w:val="20"/>
              </w:rPr>
            </w:pPr>
            <w:r w:rsidRPr="005D1E1A">
              <w:rPr>
                <w:sz w:val="20"/>
                <w:szCs w:val="20"/>
              </w:rPr>
              <w:t>9,846</w:t>
            </w:r>
          </w:p>
        </w:tc>
        <w:tc>
          <w:tcPr>
            <w:tcW w:w="1016" w:type="dxa"/>
            <w:tcBorders>
              <w:top w:val="nil"/>
              <w:left w:val="nil"/>
              <w:bottom w:val="nil"/>
              <w:right w:val="nil"/>
            </w:tcBorders>
            <w:vAlign w:val="center"/>
          </w:tcPr>
          <w:p w14:paraId="151F52FB" w14:textId="0F446B7E" w:rsidR="00A3288A" w:rsidRPr="005D1E1A" w:rsidRDefault="00A3288A" w:rsidP="002F2E9A">
            <w:pPr>
              <w:pStyle w:val="Captiontitle"/>
              <w:spacing w:after="0"/>
              <w:ind w:firstLine="0"/>
              <w:jc w:val="right"/>
              <w:rPr>
                <w:b/>
                <w:bCs/>
                <w:sz w:val="20"/>
                <w:szCs w:val="20"/>
              </w:rPr>
            </w:pPr>
            <w:r w:rsidRPr="005D1E1A">
              <w:rPr>
                <w:sz w:val="20"/>
                <w:szCs w:val="20"/>
              </w:rPr>
              <w:t>2,655</w:t>
            </w:r>
          </w:p>
        </w:tc>
        <w:tc>
          <w:tcPr>
            <w:tcW w:w="1016" w:type="dxa"/>
            <w:tcBorders>
              <w:top w:val="nil"/>
              <w:left w:val="nil"/>
              <w:bottom w:val="nil"/>
            </w:tcBorders>
            <w:vAlign w:val="center"/>
          </w:tcPr>
          <w:p w14:paraId="6DBF2825" w14:textId="79DA9320" w:rsidR="00A3288A" w:rsidRPr="005D1E1A" w:rsidRDefault="00A3288A" w:rsidP="002F2E9A">
            <w:pPr>
              <w:pStyle w:val="Captiontitle"/>
              <w:spacing w:after="0"/>
              <w:ind w:firstLine="0"/>
              <w:jc w:val="right"/>
              <w:rPr>
                <w:sz w:val="20"/>
                <w:szCs w:val="20"/>
              </w:rPr>
            </w:pPr>
            <w:r w:rsidRPr="005D1E1A">
              <w:rPr>
                <w:sz w:val="20"/>
                <w:szCs w:val="20"/>
              </w:rPr>
              <w:t>6,085</w:t>
            </w:r>
          </w:p>
        </w:tc>
        <w:tc>
          <w:tcPr>
            <w:tcW w:w="1016" w:type="dxa"/>
            <w:tcBorders>
              <w:top w:val="nil"/>
              <w:left w:val="nil"/>
              <w:bottom w:val="nil"/>
            </w:tcBorders>
            <w:vAlign w:val="center"/>
          </w:tcPr>
          <w:p w14:paraId="076035A7" w14:textId="560523C4" w:rsidR="00A3288A" w:rsidRPr="005D1E1A" w:rsidRDefault="00A3288A" w:rsidP="002F2E9A">
            <w:pPr>
              <w:pStyle w:val="Captiontitle"/>
              <w:spacing w:after="0"/>
              <w:ind w:firstLine="0"/>
              <w:jc w:val="right"/>
              <w:rPr>
                <w:sz w:val="20"/>
                <w:szCs w:val="20"/>
              </w:rPr>
            </w:pPr>
            <w:r w:rsidRPr="005D1E1A">
              <w:rPr>
                <w:sz w:val="20"/>
                <w:szCs w:val="20"/>
              </w:rPr>
              <w:t>7,291</w:t>
            </w:r>
          </w:p>
        </w:tc>
        <w:tc>
          <w:tcPr>
            <w:tcW w:w="222" w:type="dxa"/>
            <w:tcBorders>
              <w:top w:val="nil"/>
              <w:left w:val="nil"/>
              <w:bottom w:val="nil"/>
            </w:tcBorders>
          </w:tcPr>
          <w:p w14:paraId="5B29CF2C" w14:textId="77777777" w:rsidR="00A3288A" w:rsidRPr="005D1E1A" w:rsidRDefault="00A3288A" w:rsidP="002F2E9A">
            <w:pPr>
              <w:pStyle w:val="Captiontitle"/>
              <w:spacing w:after="0"/>
              <w:ind w:firstLine="0"/>
              <w:jc w:val="right"/>
              <w:rPr>
                <w:sz w:val="20"/>
                <w:szCs w:val="20"/>
              </w:rPr>
            </w:pPr>
          </w:p>
        </w:tc>
      </w:tr>
      <w:tr w:rsidR="00A3288A" w:rsidRPr="005D1E1A" w14:paraId="5491A822" w14:textId="6DFDA220" w:rsidTr="00A3288A">
        <w:trPr>
          <w:trHeight w:val="288"/>
        </w:trPr>
        <w:tc>
          <w:tcPr>
            <w:tcW w:w="3132" w:type="dxa"/>
            <w:tcBorders>
              <w:top w:val="nil"/>
              <w:bottom w:val="nil"/>
              <w:right w:val="nil"/>
            </w:tcBorders>
            <w:vAlign w:val="bottom"/>
          </w:tcPr>
          <w:p w14:paraId="5228B509" w14:textId="77777777" w:rsidR="00A3288A" w:rsidRPr="005D1E1A" w:rsidRDefault="00A3288A" w:rsidP="002F2E9A">
            <w:pPr>
              <w:pStyle w:val="Captiontitle"/>
              <w:spacing w:after="0"/>
              <w:ind w:firstLine="0"/>
              <w:jc w:val="left"/>
              <w:rPr>
                <w:b/>
                <w:bCs/>
                <w:sz w:val="20"/>
                <w:szCs w:val="20"/>
                <w:vertAlign w:val="superscript"/>
              </w:rPr>
            </w:pPr>
            <w:r w:rsidRPr="005D1E1A">
              <w:rPr>
                <w:sz w:val="20"/>
                <w:szCs w:val="20"/>
              </w:rPr>
              <w:t>Mortality from fishery deadloss</w:t>
            </w:r>
            <w:r w:rsidRPr="005D1E1A">
              <w:rPr>
                <w:sz w:val="20"/>
                <w:szCs w:val="20"/>
                <w:vertAlign w:val="superscript"/>
              </w:rPr>
              <w:t>a</w:t>
            </w:r>
          </w:p>
        </w:tc>
        <w:tc>
          <w:tcPr>
            <w:tcW w:w="1016" w:type="dxa"/>
            <w:tcBorders>
              <w:top w:val="nil"/>
              <w:left w:val="nil"/>
              <w:bottom w:val="nil"/>
              <w:right w:val="nil"/>
            </w:tcBorders>
            <w:vAlign w:val="center"/>
          </w:tcPr>
          <w:p w14:paraId="245753DF" w14:textId="4DBE7731" w:rsidR="00A3288A" w:rsidRPr="005D1E1A" w:rsidRDefault="00A3288A" w:rsidP="002F2E9A">
            <w:pPr>
              <w:pStyle w:val="Captiontitle"/>
              <w:spacing w:after="0"/>
              <w:ind w:firstLine="0"/>
              <w:jc w:val="right"/>
              <w:rPr>
                <w:b/>
                <w:bCs/>
                <w:sz w:val="20"/>
                <w:szCs w:val="20"/>
              </w:rPr>
            </w:pPr>
            <w:r w:rsidRPr="005D1E1A">
              <w:rPr>
                <w:sz w:val="20"/>
                <w:szCs w:val="20"/>
              </w:rPr>
              <w:t>9,729</w:t>
            </w:r>
          </w:p>
        </w:tc>
        <w:tc>
          <w:tcPr>
            <w:tcW w:w="1016" w:type="dxa"/>
            <w:tcBorders>
              <w:top w:val="nil"/>
              <w:left w:val="nil"/>
              <w:bottom w:val="nil"/>
              <w:right w:val="nil"/>
            </w:tcBorders>
            <w:vAlign w:val="center"/>
          </w:tcPr>
          <w:p w14:paraId="45396B1A" w14:textId="636C72A2" w:rsidR="00A3288A" w:rsidRPr="005D1E1A" w:rsidRDefault="00A3288A" w:rsidP="002F2E9A">
            <w:pPr>
              <w:pStyle w:val="Captiontitle"/>
              <w:spacing w:after="0"/>
              <w:ind w:firstLine="0"/>
              <w:jc w:val="right"/>
              <w:rPr>
                <w:b/>
                <w:bCs/>
                <w:sz w:val="20"/>
                <w:szCs w:val="20"/>
              </w:rPr>
            </w:pPr>
            <w:r w:rsidRPr="005D1E1A">
              <w:rPr>
                <w:sz w:val="20"/>
                <w:szCs w:val="20"/>
              </w:rPr>
              <w:t>10,888</w:t>
            </w:r>
          </w:p>
        </w:tc>
        <w:tc>
          <w:tcPr>
            <w:tcW w:w="1016" w:type="dxa"/>
            <w:tcBorders>
              <w:top w:val="nil"/>
              <w:left w:val="nil"/>
              <w:bottom w:val="nil"/>
              <w:right w:val="nil"/>
            </w:tcBorders>
            <w:vAlign w:val="center"/>
          </w:tcPr>
          <w:p w14:paraId="46CE9D29" w14:textId="2D95E1B8" w:rsidR="00A3288A" w:rsidRPr="005D1E1A" w:rsidRDefault="00A3288A" w:rsidP="002F2E9A">
            <w:pPr>
              <w:pStyle w:val="Captiontitle"/>
              <w:spacing w:after="0"/>
              <w:ind w:firstLine="0"/>
              <w:jc w:val="right"/>
              <w:rPr>
                <w:b/>
                <w:bCs/>
                <w:sz w:val="20"/>
                <w:szCs w:val="20"/>
              </w:rPr>
            </w:pPr>
            <w:r w:rsidRPr="005D1E1A">
              <w:rPr>
                <w:sz w:val="20"/>
                <w:szCs w:val="20"/>
              </w:rPr>
              <w:t>11,085</w:t>
            </w:r>
          </w:p>
        </w:tc>
        <w:tc>
          <w:tcPr>
            <w:tcW w:w="1016" w:type="dxa"/>
            <w:tcBorders>
              <w:top w:val="nil"/>
              <w:left w:val="nil"/>
              <w:bottom w:val="nil"/>
              <w:right w:val="nil"/>
            </w:tcBorders>
            <w:vAlign w:val="center"/>
          </w:tcPr>
          <w:p w14:paraId="7F700A21" w14:textId="45678143" w:rsidR="00A3288A" w:rsidRPr="005D1E1A" w:rsidRDefault="00A3288A" w:rsidP="002F2E9A">
            <w:pPr>
              <w:pStyle w:val="Captiontitle"/>
              <w:spacing w:after="0"/>
              <w:ind w:firstLine="0"/>
              <w:jc w:val="right"/>
              <w:rPr>
                <w:b/>
                <w:bCs/>
                <w:sz w:val="20"/>
                <w:szCs w:val="20"/>
              </w:rPr>
            </w:pPr>
            <w:r w:rsidRPr="005D1E1A">
              <w:rPr>
                <w:sz w:val="20"/>
                <w:szCs w:val="20"/>
              </w:rPr>
              <w:t>9,467</w:t>
            </w:r>
          </w:p>
        </w:tc>
        <w:tc>
          <w:tcPr>
            <w:tcW w:w="1016" w:type="dxa"/>
            <w:tcBorders>
              <w:top w:val="nil"/>
              <w:left w:val="nil"/>
              <w:bottom w:val="nil"/>
            </w:tcBorders>
            <w:vAlign w:val="center"/>
          </w:tcPr>
          <w:p w14:paraId="084184D6" w14:textId="7E06072B" w:rsidR="00A3288A" w:rsidRPr="005D1E1A" w:rsidRDefault="00A3288A" w:rsidP="002F2E9A">
            <w:pPr>
              <w:pStyle w:val="Captiontitle"/>
              <w:spacing w:after="0"/>
              <w:ind w:firstLine="0"/>
              <w:jc w:val="right"/>
              <w:rPr>
                <w:sz w:val="20"/>
                <w:szCs w:val="20"/>
              </w:rPr>
            </w:pPr>
            <w:r w:rsidRPr="005D1E1A">
              <w:rPr>
                <w:sz w:val="20"/>
                <w:szCs w:val="20"/>
              </w:rPr>
              <w:t>6,553</w:t>
            </w:r>
          </w:p>
        </w:tc>
        <w:tc>
          <w:tcPr>
            <w:tcW w:w="1016" w:type="dxa"/>
            <w:tcBorders>
              <w:top w:val="nil"/>
              <w:left w:val="nil"/>
              <w:bottom w:val="nil"/>
            </w:tcBorders>
            <w:vAlign w:val="center"/>
          </w:tcPr>
          <w:p w14:paraId="6E4FA923" w14:textId="3DE836CC" w:rsidR="00A3288A" w:rsidRPr="005D1E1A" w:rsidRDefault="00A3288A" w:rsidP="002F2E9A">
            <w:pPr>
              <w:pStyle w:val="Captiontitle"/>
              <w:spacing w:after="0"/>
              <w:ind w:firstLine="0"/>
              <w:jc w:val="right"/>
              <w:rPr>
                <w:sz w:val="20"/>
                <w:szCs w:val="20"/>
              </w:rPr>
            </w:pPr>
            <w:r w:rsidRPr="005D1E1A">
              <w:rPr>
                <w:sz w:val="20"/>
                <w:szCs w:val="20"/>
              </w:rPr>
              <w:t>6,448</w:t>
            </w:r>
          </w:p>
        </w:tc>
        <w:tc>
          <w:tcPr>
            <w:tcW w:w="222" w:type="dxa"/>
            <w:tcBorders>
              <w:top w:val="nil"/>
              <w:left w:val="nil"/>
              <w:bottom w:val="nil"/>
            </w:tcBorders>
          </w:tcPr>
          <w:p w14:paraId="364188FB" w14:textId="77777777" w:rsidR="00A3288A" w:rsidRPr="005D1E1A" w:rsidRDefault="00A3288A" w:rsidP="002F2E9A">
            <w:pPr>
              <w:pStyle w:val="Captiontitle"/>
              <w:spacing w:after="0"/>
              <w:ind w:firstLine="0"/>
              <w:jc w:val="right"/>
              <w:rPr>
                <w:sz w:val="20"/>
                <w:szCs w:val="20"/>
              </w:rPr>
            </w:pPr>
          </w:p>
        </w:tc>
      </w:tr>
      <w:tr w:rsidR="00A3288A" w:rsidRPr="005D1E1A" w14:paraId="541919A5" w14:textId="0B30D9A2" w:rsidTr="00A3288A">
        <w:trPr>
          <w:trHeight w:val="288"/>
        </w:trPr>
        <w:tc>
          <w:tcPr>
            <w:tcW w:w="3132" w:type="dxa"/>
            <w:tcBorders>
              <w:top w:val="nil"/>
              <w:bottom w:val="nil"/>
              <w:right w:val="nil"/>
            </w:tcBorders>
            <w:vAlign w:val="bottom"/>
          </w:tcPr>
          <w:p w14:paraId="72EC0880" w14:textId="52F7B33A" w:rsidR="00A3288A" w:rsidRPr="005D1E1A" w:rsidRDefault="00A3288A" w:rsidP="002F2E9A">
            <w:pPr>
              <w:pStyle w:val="Captiontitle"/>
              <w:spacing w:after="0"/>
              <w:ind w:firstLine="0"/>
              <w:jc w:val="left"/>
              <w:rPr>
                <w:b/>
                <w:bCs/>
                <w:sz w:val="20"/>
                <w:szCs w:val="20"/>
                <w:vertAlign w:val="superscript"/>
              </w:rPr>
            </w:pPr>
            <w:bookmarkStart w:id="125" w:name="_Hlk37596388"/>
            <w:r w:rsidRPr="005D1E1A">
              <w:rPr>
                <w:sz w:val="20"/>
                <w:szCs w:val="20"/>
              </w:rPr>
              <w:t>Mortality from fishery releases</w:t>
            </w:r>
            <w:bookmarkEnd w:id="125"/>
            <w:r w:rsidRPr="005D1E1A">
              <w:rPr>
                <w:sz w:val="20"/>
                <w:szCs w:val="20"/>
                <w:vertAlign w:val="superscript"/>
              </w:rPr>
              <w:t>a</w:t>
            </w:r>
          </w:p>
        </w:tc>
        <w:tc>
          <w:tcPr>
            <w:tcW w:w="1016" w:type="dxa"/>
            <w:tcBorders>
              <w:top w:val="nil"/>
              <w:left w:val="nil"/>
              <w:bottom w:val="nil"/>
              <w:right w:val="nil"/>
            </w:tcBorders>
            <w:vAlign w:val="center"/>
          </w:tcPr>
          <w:p w14:paraId="2EEA2B8A" w14:textId="77193C8D" w:rsidR="00A3288A" w:rsidRPr="005D1E1A" w:rsidRDefault="00A3288A" w:rsidP="002F2E9A">
            <w:pPr>
              <w:pStyle w:val="Captiontitle"/>
              <w:spacing w:after="0"/>
              <w:ind w:firstLine="0"/>
              <w:jc w:val="right"/>
              <w:rPr>
                <w:b/>
                <w:bCs/>
                <w:sz w:val="20"/>
                <w:szCs w:val="20"/>
              </w:rPr>
            </w:pPr>
            <w:r w:rsidRPr="005D1E1A">
              <w:rPr>
                <w:sz w:val="20"/>
                <w:szCs w:val="20"/>
              </w:rPr>
              <w:t>NA</w:t>
            </w:r>
          </w:p>
        </w:tc>
        <w:tc>
          <w:tcPr>
            <w:tcW w:w="1016" w:type="dxa"/>
            <w:tcBorders>
              <w:top w:val="nil"/>
              <w:left w:val="nil"/>
              <w:bottom w:val="nil"/>
              <w:right w:val="nil"/>
            </w:tcBorders>
            <w:vAlign w:val="center"/>
          </w:tcPr>
          <w:p w14:paraId="68951D27" w14:textId="1E34F538" w:rsidR="00A3288A" w:rsidRPr="005D1E1A" w:rsidRDefault="00A3288A" w:rsidP="002F2E9A">
            <w:pPr>
              <w:pStyle w:val="Captiontitle"/>
              <w:spacing w:after="0"/>
              <w:ind w:firstLine="0"/>
              <w:jc w:val="right"/>
              <w:rPr>
                <w:sz w:val="20"/>
                <w:szCs w:val="20"/>
              </w:rPr>
            </w:pPr>
            <w:r w:rsidRPr="005D1E1A">
              <w:rPr>
                <w:sz w:val="20"/>
                <w:szCs w:val="20"/>
              </w:rPr>
              <w:t>NA</w:t>
            </w:r>
          </w:p>
        </w:tc>
        <w:tc>
          <w:tcPr>
            <w:tcW w:w="1016" w:type="dxa"/>
            <w:tcBorders>
              <w:top w:val="nil"/>
              <w:left w:val="nil"/>
              <w:bottom w:val="nil"/>
              <w:right w:val="nil"/>
            </w:tcBorders>
            <w:vAlign w:val="center"/>
          </w:tcPr>
          <w:p w14:paraId="3B8C6112" w14:textId="70B032E4" w:rsidR="00A3288A" w:rsidRPr="005D1E1A" w:rsidRDefault="00A3288A" w:rsidP="002F2E9A">
            <w:pPr>
              <w:pStyle w:val="Captiontitle"/>
              <w:spacing w:after="0"/>
              <w:ind w:firstLine="0"/>
              <w:jc w:val="right"/>
              <w:rPr>
                <w:b/>
                <w:bCs/>
                <w:sz w:val="20"/>
                <w:szCs w:val="20"/>
              </w:rPr>
            </w:pPr>
            <w:r w:rsidRPr="005D1E1A">
              <w:rPr>
                <w:sz w:val="20"/>
                <w:szCs w:val="20"/>
              </w:rPr>
              <w:t>NA</w:t>
            </w:r>
          </w:p>
        </w:tc>
        <w:tc>
          <w:tcPr>
            <w:tcW w:w="1016" w:type="dxa"/>
            <w:tcBorders>
              <w:top w:val="nil"/>
              <w:left w:val="nil"/>
              <w:bottom w:val="nil"/>
              <w:right w:val="nil"/>
            </w:tcBorders>
            <w:vAlign w:val="center"/>
          </w:tcPr>
          <w:p w14:paraId="1374CBB4" w14:textId="329D54F5" w:rsidR="00A3288A" w:rsidRPr="005D1E1A" w:rsidRDefault="00A3288A" w:rsidP="002F2E9A">
            <w:pPr>
              <w:pStyle w:val="Captiontitle"/>
              <w:spacing w:after="0"/>
              <w:ind w:firstLine="0"/>
              <w:jc w:val="right"/>
              <w:rPr>
                <w:b/>
                <w:bCs/>
                <w:sz w:val="20"/>
                <w:szCs w:val="20"/>
              </w:rPr>
            </w:pPr>
            <w:r w:rsidRPr="005D1E1A">
              <w:rPr>
                <w:sz w:val="20"/>
                <w:szCs w:val="20"/>
              </w:rPr>
              <w:t>NA</w:t>
            </w:r>
          </w:p>
        </w:tc>
        <w:tc>
          <w:tcPr>
            <w:tcW w:w="1016" w:type="dxa"/>
            <w:tcBorders>
              <w:top w:val="nil"/>
              <w:left w:val="nil"/>
              <w:bottom w:val="nil"/>
            </w:tcBorders>
            <w:vAlign w:val="center"/>
          </w:tcPr>
          <w:p w14:paraId="02B77BE8" w14:textId="58D105DB" w:rsidR="00A3288A" w:rsidRPr="005D1E1A" w:rsidRDefault="00A3288A" w:rsidP="002F2E9A">
            <w:pPr>
              <w:pStyle w:val="Captiontitle"/>
              <w:spacing w:after="0"/>
              <w:ind w:firstLine="0"/>
              <w:jc w:val="right"/>
              <w:rPr>
                <w:sz w:val="20"/>
                <w:szCs w:val="20"/>
              </w:rPr>
            </w:pPr>
            <w:r w:rsidRPr="005D1E1A">
              <w:rPr>
                <w:sz w:val="20"/>
                <w:szCs w:val="20"/>
              </w:rPr>
              <w:t>NA</w:t>
            </w:r>
          </w:p>
        </w:tc>
        <w:tc>
          <w:tcPr>
            <w:tcW w:w="1016" w:type="dxa"/>
            <w:tcBorders>
              <w:top w:val="nil"/>
              <w:left w:val="nil"/>
              <w:bottom w:val="nil"/>
            </w:tcBorders>
            <w:vAlign w:val="center"/>
          </w:tcPr>
          <w:p w14:paraId="268F3FFD" w14:textId="65DA8E01" w:rsidR="00A3288A" w:rsidRPr="005D1E1A" w:rsidRDefault="00A3288A" w:rsidP="002F2E9A">
            <w:pPr>
              <w:pStyle w:val="Captiontitle"/>
              <w:spacing w:after="0"/>
              <w:ind w:firstLine="0"/>
              <w:jc w:val="right"/>
              <w:rPr>
                <w:sz w:val="20"/>
                <w:szCs w:val="20"/>
              </w:rPr>
            </w:pPr>
            <w:r w:rsidRPr="005D1E1A">
              <w:rPr>
                <w:sz w:val="20"/>
                <w:szCs w:val="20"/>
              </w:rPr>
              <w:t>NA</w:t>
            </w:r>
          </w:p>
        </w:tc>
        <w:tc>
          <w:tcPr>
            <w:tcW w:w="222" w:type="dxa"/>
            <w:tcBorders>
              <w:top w:val="nil"/>
              <w:left w:val="nil"/>
              <w:bottom w:val="nil"/>
            </w:tcBorders>
          </w:tcPr>
          <w:p w14:paraId="6C19C429" w14:textId="77777777" w:rsidR="00A3288A" w:rsidRPr="005D1E1A" w:rsidRDefault="00A3288A" w:rsidP="002F2E9A">
            <w:pPr>
              <w:pStyle w:val="Captiontitle"/>
              <w:spacing w:after="0"/>
              <w:ind w:firstLine="0"/>
              <w:jc w:val="right"/>
              <w:rPr>
                <w:sz w:val="20"/>
                <w:szCs w:val="20"/>
              </w:rPr>
            </w:pPr>
          </w:p>
        </w:tc>
      </w:tr>
      <w:tr w:rsidR="00A3288A" w:rsidRPr="005D1E1A" w14:paraId="77AF7D6E" w14:textId="33874E75" w:rsidTr="00A3288A">
        <w:trPr>
          <w:trHeight w:val="288"/>
        </w:trPr>
        <w:tc>
          <w:tcPr>
            <w:tcW w:w="3132" w:type="dxa"/>
            <w:tcBorders>
              <w:top w:val="nil"/>
              <w:bottom w:val="nil"/>
              <w:right w:val="nil"/>
            </w:tcBorders>
            <w:vAlign w:val="bottom"/>
          </w:tcPr>
          <w:p w14:paraId="61F9A8C8" w14:textId="77777777" w:rsidR="00A3288A" w:rsidRPr="005D1E1A" w:rsidRDefault="00A3288A" w:rsidP="002F2E9A">
            <w:pPr>
              <w:pStyle w:val="Captiontitle"/>
              <w:spacing w:after="0"/>
              <w:ind w:firstLine="0"/>
              <w:jc w:val="left"/>
              <w:rPr>
                <w:b/>
                <w:bCs/>
                <w:sz w:val="20"/>
                <w:szCs w:val="20"/>
                <w:vertAlign w:val="superscript"/>
              </w:rPr>
            </w:pPr>
            <w:r w:rsidRPr="005D1E1A">
              <w:rPr>
                <w:sz w:val="20"/>
                <w:szCs w:val="20"/>
              </w:rPr>
              <w:t>Subsistence and personal use harvest</w:t>
            </w:r>
            <w:r w:rsidRPr="005D1E1A">
              <w:rPr>
                <w:sz w:val="20"/>
                <w:szCs w:val="20"/>
                <w:vertAlign w:val="superscript"/>
              </w:rPr>
              <w:t>b</w:t>
            </w:r>
          </w:p>
        </w:tc>
        <w:tc>
          <w:tcPr>
            <w:tcW w:w="1016" w:type="dxa"/>
            <w:tcBorders>
              <w:top w:val="nil"/>
              <w:left w:val="nil"/>
              <w:bottom w:val="nil"/>
              <w:right w:val="nil"/>
            </w:tcBorders>
            <w:vAlign w:val="center"/>
          </w:tcPr>
          <w:p w14:paraId="6D203233" w14:textId="66D42DD9" w:rsidR="00A3288A" w:rsidRPr="005D1E1A" w:rsidRDefault="00A3288A" w:rsidP="002F2E9A">
            <w:pPr>
              <w:pStyle w:val="Captiontitle"/>
              <w:spacing w:after="0"/>
              <w:ind w:firstLine="0"/>
              <w:jc w:val="right"/>
              <w:rPr>
                <w:b/>
                <w:bCs/>
                <w:sz w:val="20"/>
                <w:szCs w:val="20"/>
              </w:rPr>
            </w:pPr>
            <w:r w:rsidRPr="005D1E1A">
              <w:rPr>
                <w:sz w:val="20"/>
                <w:szCs w:val="20"/>
              </w:rPr>
              <w:t>17,821</w:t>
            </w:r>
          </w:p>
        </w:tc>
        <w:tc>
          <w:tcPr>
            <w:tcW w:w="1016" w:type="dxa"/>
            <w:tcBorders>
              <w:top w:val="nil"/>
              <w:left w:val="nil"/>
              <w:bottom w:val="nil"/>
              <w:right w:val="nil"/>
            </w:tcBorders>
            <w:vAlign w:val="center"/>
          </w:tcPr>
          <w:p w14:paraId="0732C3F2" w14:textId="2C4928F1" w:rsidR="00A3288A" w:rsidRPr="005D1E1A" w:rsidRDefault="00A3288A" w:rsidP="002F2E9A">
            <w:pPr>
              <w:pStyle w:val="Captiontitle"/>
              <w:spacing w:after="0"/>
              <w:ind w:firstLine="0"/>
              <w:jc w:val="right"/>
              <w:rPr>
                <w:b/>
                <w:bCs/>
                <w:sz w:val="20"/>
                <w:szCs w:val="20"/>
              </w:rPr>
            </w:pPr>
            <w:r w:rsidRPr="005D1E1A">
              <w:rPr>
                <w:sz w:val="20"/>
                <w:szCs w:val="20"/>
              </w:rPr>
              <w:t>19,295</w:t>
            </w:r>
          </w:p>
        </w:tc>
        <w:tc>
          <w:tcPr>
            <w:tcW w:w="1016" w:type="dxa"/>
            <w:tcBorders>
              <w:top w:val="nil"/>
              <w:left w:val="nil"/>
              <w:bottom w:val="nil"/>
              <w:right w:val="nil"/>
            </w:tcBorders>
            <w:vAlign w:val="center"/>
          </w:tcPr>
          <w:p w14:paraId="4193C04E" w14:textId="5DADD1D9" w:rsidR="00A3288A" w:rsidRPr="005D1E1A" w:rsidRDefault="00A3288A" w:rsidP="002F2E9A">
            <w:pPr>
              <w:pStyle w:val="Captiontitle"/>
              <w:spacing w:after="0"/>
              <w:ind w:firstLine="0"/>
              <w:jc w:val="right"/>
              <w:rPr>
                <w:b/>
                <w:bCs/>
                <w:sz w:val="20"/>
                <w:szCs w:val="20"/>
              </w:rPr>
            </w:pPr>
            <w:r w:rsidRPr="005D1E1A">
              <w:rPr>
                <w:sz w:val="20"/>
                <w:szCs w:val="20"/>
              </w:rPr>
              <w:t>23,852</w:t>
            </w:r>
          </w:p>
        </w:tc>
        <w:tc>
          <w:tcPr>
            <w:tcW w:w="1016" w:type="dxa"/>
            <w:tcBorders>
              <w:top w:val="nil"/>
              <w:left w:val="nil"/>
              <w:bottom w:val="nil"/>
              <w:right w:val="nil"/>
            </w:tcBorders>
            <w:vAlign w:val="center"/>
          </w:tcPr>
          <w:p w14:paraId="5C453C50" w14:textId="07EE450E" w:rsidR="00A3288A" w:rsidRPr="005D1E1A" w:rsidRDefault="00A3288A" w:rsidP="002F2E9A">
            <w:pPr>
              <w:pStyle w:val="Captiontitle"/>
              <w:spacing w:after="0"/>
              <w:ind w:firstLine="0"/>
              <w:jc w:val="right"/>
              <w:rPr>
                <w:b/>
                <w:bCs/>
                <w:sz w:val="20"/>
                <w:szCs w:val="20"/>
              </w:rPr>
            </w:pPr>
            <w:r w:rsidRPr="005D1E1A">
              <w:rPr>
                <w:sz w:val="20"/>
                <w:szCs w:val="20"/>
              </w:rPr>
              <w:t>18,643</w:t>
            </w:r>
          </w:p>
        </w:tc>
        <w:tc>
          <w:tcPr>
            <w:tcW w:w="1016" w:type="dxa"/>
            <w:tcBorders>
              <w:top w:val="nil"/>
              <w:left w:val="nil"/>
              <w:bottom w:val="nil"/>
            </w:tcBorders>
            <w:vAlign w:val="center"/>
          </w:tcPr>
          <w:p w14:paraId="6727A9F1" w14:textId="3F8AB217" w:rsidR="00A3288A" w:rsidRPr="005D1E1A" w:rsidRDefault="00A3288A" w:rsidP="002F2E9A">
            <w:pPr>
              <w:pStyle w:val="Captiontitle"/>
              <w:spacing w:after="0"/>
              <w:ind w:firstLine="0"/>
              <w:jc w:val="right"/>
              <w:rPr>
                <w:sz w:val="20"/>
                <w:szCs w:val="20"/>
              </w:rPr>
            </w:pPr>
            <w:r w:rsidRPr="005D1E1A">
              <w:rPr>
                <w:sz w:val="20"/>
                <w:szCs w:val="20"/>
              </w:rPr>
              <w:t>17,245</w:t>
            </w:r>
          </w:p>
        </w:tc>
        <w:tc>
          <w:tcPr>
            <w:tcW w:w="1016" w:type="dxa"/>
            <w:tcBorders>
              <w:top w:val="nil"/>
              <w:left w:val="nil"/>
              <w:bottom w:val="nil"/>
            </w:tcBorders>
            <w:vAlign w:val="center"/>
          </w:tcPr>
          <w:p w14:paraId="0BC7B09D" w14:textId="4167FE75" w:rsidR="00A3288A" w:rsidRPr="005D1E1A" w:rsidRDefault="00A3288A" w:rsidP="002F2E9A">
            <w:pPr>
              <w:pStyle w:val="Captiontitle"/>
              <w:spacing w:after="0"/>
              <w:ind w:firstLine="0"/>
              <w:jc w:val="right"/>
              <w:rPr>
                <w:sz w:val="20"/>
                <w:szCs w:val="20"/>
              </w:rPr>
            </w:pPr>
            <w:r w:rsidRPr="005D1E1A">
              <w:rPr>
                <w:sz w:val="20"/>
                <w:szCs w:val="20"/>
              </w:rPr>
              <w:t>15,010</w:t>
            </w:r>
          </w:p>
        </w:tc>
        <w:tc>
          <w:tcPr>
            <w:tcW w:w="222" w:type="dxa"/>
            <w:tcBorders>
              <w:top w:val="nil"/>
              <w:left w:val="nil"/>
              <w:bottom w:val="nil"/>
            </w:tcBorders>
          </w:tcPr>
          <w:p w14:paraId="68D9B831" w14:textId="77777777" w:rsidR="00A3288A" w:rsidRPr="005D1E1A" w:rsidRDefault="00A3288A" w:rsidP="002F2E9A">
            <w:pPr>
              <w:pStyle w:val="Captiontitle"/>
              <w:spacing w:after="0"/>
              <w:ind w:firstLine="0"/>
              <w:jc w:val="right"/>
              <w:rPr>
                <w:sz w:val="20"/>
                <w:szCs w:val="20"/>
              </w:rPr>
            </w:pPr>
          </w:p>
        </w:tc>
      </w:tr>
      <w:tr w:rsidR="00A3288A" w:rsidRPr="005D1E1A" w14:paraId="5728DC50" w14:textId="037C19E7" w:rsidTr="00A3288A">
        <w:trPr>
          <w:trHeight w:val="288"/>
        </w:trPr>
        <w:tc>
          <w:tcPr>
            <w:tcW w:w="3132" w:type="dxa"/>
            <w:tcBorders>
              <w:top w:val="nil"/>
              <w:bottom w:val="nil"/>
              <w:right w:val="nil"/>
            </w:tcBorders>
            <w:vAlign w:val="bottom"/>
          </w:tcPr>
          <w:p w14:paraId="226BE0F8" w14:textId="77777777" w:rsidR="00A3288A" w:rsidRPr="005D1E1A" w:rsidRDefault="00A3288A" w:rsidP="002F2E9A">
            <w:pPr>
              <w:pStyle w:val="Captiontitle"/>
              <w:spacing w:after="0"/>
              <w:ind w:firstLine="0"/>
              <w:jc w:val="left"/>
              <w:rPr>
                <w:b/>
                <w:bCs/>
                <w:sz w:val="20"/>
                <w:szCs w:val="20"/>
              </w:rPr>
            </w:pPr>
            <w:r w:rsidRPr="005D1E1A">
              <w:rPr>
                <w:sz w:val="20"/>
                <w:szCs w:val="20"/>
              </w:rPr>
              <w:t>Total decrements</w:t>
            </w:r>
          </w:p>
        </w:tc>
        <w:tc>
          <w:tcPr>
            <w:tcW w:w="1016" w:type="dxa"/>
            <w:tcBorders>
              <w:top w:val="nil"/>
              <w:left w:val="nil"/>
              <w:bottom w:val="nil"/>
              <w:right w:val="nil"/>
            </w:tcBorders>
            <w:vAlign w:val="center"/>
          </w:tcPr>
          <w:p w14:paraId="31AD32D8" w14:textId="70198A8B" w:rsidR="00A3288A" w:rsidRPr="005D1E1A" w:rsidRDefault="00A3288A" w:rsidP="002F2E9A">
            <w:pPr>
              <w:pStyle w:val="Captiontitle"/>
              <w:spacing w:after="0"/>
              <w:ind w:firstLine="0"/>
              <w:jc w:val="right"/>
              <w:rPr>
                <w:b/>
                <w:bCs/>
                <w:sz w:val="20"/>
                <w:szCs w:val="20"/>
              </w:rPr>
            </w:pPr>
            <w:r w:rsidRPr="005D1E1A">
              <w:rPr>
                <w:sz w:val="20"/>
                <w:szCs w:val="20"/>
              </w:rPr>
              <w:t>108,740</w:t>
            </w:r>
          </w:p>
        </w:tc>
        <w:tc>
          <w:tcPr>
            <w:tcW w:w="1016" w:type="dxa"/>
            <w:tcBorders>
              <w:top w:val="nil"/>
              <w:left w:val="nil"/>
              <w:bottom w:val="nil"/>
              <w:right w:val="nil"/>
            </w:tcBorders>
            <w:vAlign w:val="center"/>
          </w:tcPr>
          <w:p w14:paraId="5C8463F4" w14:textId="4FE78DA3" w:rsidR="00A3288A" w:rsidRPr="005D1E1A" w:rsidRDefault="00A3288A" w:rsidP="002F2E9A">
            <w:pPr>
              <w:pStyle w:val="Captiontitle"/>
              <w:spacing w:after="0"/>
              <w:ind w:firstLine="0"/>
              <w:jc w:val="right"/>
              <w:rPr>
                <w:b/>
                <w:bCs/>
                <w:sz w:val="20"/>
                <w:szCs w:val="20"/>
              </w:rPr>
            </w:pPr>
            <w:r w:rsidRPr="005D1E1A">
              <w:rPr>
                <w:sz w:val="20"/>
                <w:szCs w:val="20"/>
              </w:rPr>
              <w:t>117,189</w:t>
            </w:r>
          </w:p>
        </w:tc>
        <w:tc>
          <w:tcPr>
            <w:tcW w:w="1016" w:type="dxa"/>
            <w:tcBorders>
              <w:top w:val="nil"/>
              <w:left w:val="nil"/>
              <w:bottom w:val="nil"/>
              <w:right w:val="nil"/>
            </w:tcBorders>
            <w:vAlign w:val="center"/>
          </w:tcPr>
          <w:p w14:paraId="5DFB7F86" w14:textId="6426FDF4" w:rsidR="00A3288A" w:rsidRPr="005D1E1A" w:rsidRDefault="00A3288A" w:rsidP="002F2E9A">
            <w:pPr>
              <w:pStyle w:val="Captiontitle"/>
              <w:spacing w:after="0"/>
              <w:ind w:firstLine="0"/>
              <w:jc w:val="right"/>
              <w:rPr>
                <w:b/>
                <w:bCs/>
                <w:sz w:val="20"/>
                <w:szCs w:val="20"/>
              </w:rPr>
            </w:pPr>
            <w:r w:rsidRPr="005D1E1A">
              <w:rPr>
                <w:sz w:val="20"/>
                <w:szCs w:val="20"/>
              </w:rPr>
              <w:t>209,681</w:t>
            </w:r>
          </w:p>
        </w:tc>
        <w:tc>
          <w:tcPr>
            <w:tcW w:w="1016" w:type="dxa"/>
            <w:tcBorders>
              <w:top w:val="nil"/>
              <w:left w:val="nil"/>
              <w:bottom w:val="nil"/>
              <w:right w:val="nil"/>
            </w:tcBorders>
            <w:vAlign w:val="center"/>
          </w:tcPr>
          <w:p w14:paraId="14582980" w14:textId="023CBB6A" w:rsidR="00A3288A" w:rsidRPr="005D1E1A" w:rsidRDefault="00A3288A" w:rsidP="002F2E9A">
            <w:pPr>
              <w:pStyle w:val="Captiontitle"/>
              <w:spacing w:after="0"/>
              <w:ind w:firstLine="0"/>
              <w:jc w:val="right"/>
              <w:rPr>
                <w:b/>
                <w:bCs/>
                <w:sz w:val="20"/>
                <w:szCs w:val="20"/>
              </w:rPr>
            </w:pPr>
            <w:r w:rsidRPr="005D1E1A">
              <w:rPr>
                <w:sz w:val="20"/>
                <w:szCs w:val="20"/>
              </w:rPr>
              <w:t>179,450</w:t>
            </w:r>
          </w:p>
        </w:tc>
        <w:tc>
          <w:tcPr>
            <w:tcW w:w="1016" w:type="dxa"/>
            <w:tcBorders>
              <w:top w:val="nil"/>
              <w:left w:val="nil"/>
              <w:bottom w:val="nil"/>
            </w:tcBorders>
            <w:vAlign w:val="center"/>
          </w:tcPr>
          <w:p w14:paraId="153CC39B" w14:textId="515EF2FA" w:rsidR="00A3288A" w:rsidRPr="005D1E1A" w:rsidRDefault="00A3288A" w:rsidP="002F2E9A">
            <w:pPr>
              <w:pStyle w:val="Captiontitle"/>
              <w:spacing w:after="0"/>
              <w:ind w:firstLine="0"/>
              <w:jc w:val="right"/>
              <w:rPr>
                <w:sz w:val="20"/>
                <w:szCs w:val="20"/>
              </w:rPr>
            </w:pPr>
            <w:r w:rsidRPr="005D1E1A">
              <w:rPr>
                <w:sz w:val="20"/>
                <w:szCs w:val="20"/>
              </w:rPr>
              <w:t>266,631</w:t>
            </w:r>
          </w:p>
        </w:tc>
        <w:tc>
          <w:tcPr>
            <w:tcW w:w="1016" w:type="dxa"/>
            <w:tcBorders>
              <w:top w:val="nil"/>
              <w:left w:val="nil"/>
              <w:bottom w:val="nil"/>
            </w:tcBorders>
            <w:vAlign w:val="center"/>
          </w:tcPr>
          <w:p w14:paraId="52D5A9D3" w14:textId="745E3AE9" w:rsidR="00A3288A" w:rsidRPr="005D1E1A" w:rsidRDefault="00A3288A" w:rsidP="002F2E9A">
            <w:pPr>
              <w:pStyle w:val="Captiontitle"/>
              <w:spacing w:after="0"/>
              <w:ind w:firstLine="0"/>
              <w:jc w:val="right"/>
              <w:rPr>
                <w:sz w:val="20"/>
                <w:szCs w:val="20"/>
              </w:rPr>
            </w:pPr>
            <w:r w:rsidRPr="005D1E1A">
              <w:rPr>
                <w:sz w:val="20"/>
                <w:szCs w:val="20"/>
              </w:rPr>
              <w:t>290,765</w:t>
            </w:r>
          </w:p>
        </w:tc>
        <w:tc>
          <w:tcPr>
            <w:tcW w:w="222" w:type="dxa"/>
            <w:tcBorders>
              <w:top w:val="nil"/>
              <w:left w:val="nil"/>
              <w:bottom w:val="nil"/>
            </w:tcBorders>
          </w:tcPr>
          <w:p w14:paraId="4AFA6E30" w14:textId="77777777" w:rsidR="00A3288A" w:rsidRPr="005D1E1A" w:rsidRDefault="00A3288A" w:rsidP="002F2E9A">
            <w:pPr>
              <w:pStyle w:val="Captiontitle"/>
              <w:spacing w:after="0"/>
              <w:ind w:firstLine="0"/>
              <w:jc w:val="right"/>
              <w:rPr>
                <w:sz w:val="20"/>
                <w:szCs w:val="20"/>
              </w:rPr>
            </w:pPr>
          </w:p>
        </w:tc>
      </w:tr>
      <w:tr w:rsidR="00A3288A" w:rsidRPr="005D1E1A" w14:paraId="478AFB5A" w14:textId="0461F4EB" w:rsidTr="00A3288A">
        <w:trPr>
          <w:trHeight w:val="288"/>
        </w:trPr>
        <w:tc>
          <w:tcPr>
            <w:tcW w:w="3132" w:type="dxa"/>
            <w:tcBorders>
              <w:top w:val="nil"/>
              <w:bottom w:val="nil"/>
              <w:right w:val="nil"/>
            </w:tcBorders>
            <w:vAlign w:val="bottom"/>
          </w:tcPr>
          <w:p w14:paraId="5598BC15" w14:textId="77777777" w:rsidR="00A3288A" w:rsidRPr="005D1E1A" w:rsidRDefault="00A3288A" w:rsidP="002F2E9A">
            <w:pPr>
              <w:pStyle w:val="Captiontitle"/>
              <w:spacing w:after="0"/>
              <w:ind w:firstLine="0"/>
              <w:jc w:val="left"/>
              <w:rPr>
                <w:b/>
                <w:bCs/>
                <w:sz w:val="20"/>
                <w:szCs w:val="20"/>
              </w:rPr>
            </w:pPr>
            <w:r w:rsidRPr="005D1E1A">
              <w:rPr>
                <w:sz w:val="20"/>
                <w:szCs w:val="20"/>
              </w:rPr>
              <w:t>Annual harvest objective</w:t>
            </w:r>
          </w:p>
        </w:tc>
        <w:tc>
          <w:tcPr>
            <w:tcW w:w="1016" w:type="dxa"/>
            <w:tcBorders>
              <w:top w:val="nil"/>
              <w:left w:val="nil"/>
              <w:bottom w:val="nil"/>
              <w:right w:val="nil"/>
            </w:tcBorders>
            <w:vAlign w:val="center"/>
          </w:tcPr>
          <w:p w14:paraId="0CFB7B33" w14:textId="7F29EF90" w:rsidR="00A3288A" w:rsidRPr="005D1E1A" w:rsidRDefault="00A3288A" w:rsidP="002F2E9A">
            <w:pPr>
              <w:pStyle w:val="Captiontitle"/>
              <w:spacing w:after="0"/>
              <w:ind w:firstLine="0"/>
              <w:jc w:val="right"/>
              <w:rPr>
                <w:b/>
                <w:bCs/>
                <w:sz w:val="20"/>
                <w:szCs w:val="20"/>
              </w:rPr>
            </w:pPr>
            <w:r w:rsidRPr="005D1E1A">
              <w:rPr>
                <w:sz w:val="20"/>
                <w:szCs w:val="20"/>
              </w:rPr>
              <w:t>1,108,003</w:t>
            </w:r>
          </w:p>
        </w:tc>
        <w:tc>
          <w:tcPr>
            <w:tcW w:w="1016" w:type="dxa"/>
            <w:tcBorders>
              <w:top w:val="nil"/>
              <w:left w:val="nil"/>
              <w:bottom w:val="nil"/>
              <w:right w:val="nil"/>
            </w:tcBorders>
            <w:vAlign w:val="center"/>
          </w:tcPr>
          <w:p w14:paraId="26B1FFA9" w14:textId="35A394BD" w:rsidR="00A3288A" w:rsidRPr="005D1E1A" w:rsidRDefault="00A3288A" w:rsidP="002F2E9A">
            <w:pPr>
              <w:pStyle w:val="Captiontitle"/>
              <w:spacing w:after="0"/>
              <w:ind w:firstLine="0"/>
              <w:jc w:val="right"/>
              <w:rPr>
                <w:b/>
                <w:bCs/>
                <w:sz w:val="20"/>
                <w:szCs w:val="20"/>
              </w:rPr>
            </w:pPr>
            <w:r w:rsidRPr="005D1E1A">
              <w:rPr>
                <w:sz w:val="20"/>
                <w:szCs w:val="20"/>
              </w:rPr>
              <w:t>1,137,867</w:t>
            </w:r>
          </w:p>
        </w:tc>
        <w:tc>
          <w:tcPr>
            <w:tcW w:w="1016" w:type="dxa"/>
            <w:tcBorders>
              <w:top w:val="nil"/>
              <w:left w:val="nil"/>
              <w:bottom w:val="nil"/>
              <w:right w:val="nil"/>
            </w:tcBorders>
            <w:vAlign w:val="center"/>
          </w:tcPr>
          <w:p w14:paraId="15A9CFB6" w14:textId="6061F1ED" w:rsidR="00A3288A" w:rsidRPr="005D1E1A" w:rsidRDefault="00A3288A" w:rsidP="002F2E9A">
            <w:pPr>
              <w:pStyle w:val="Captiontitle"/>
              <w:spacing w:after="0"/>
              <w:ind w:firstLine="0"/>
              <w:jc w:val="right"/>
              <w:rPr>
                <w:b/>
                <w:bCs/>
                <w:sz w:val="20"/>
                <w:szCs w:val="20"/>
              </w:rPr>
            </w:pPr>
            <w:r w:rsidRPr="005D1E1A">
              <w:rPr>
                <w:sz w:val="20"/>
                <w:szCs w:val="20"/>
              </w:rPr>
              <w:t>1,233,633</w:t>
            </w:r>
          </w:p>
        </w:tc>
        <w:tc>
          <w:tcPr>
            <w:tcW w:w="1016" w:type="dxa"/>
            <w:tcBorders>
              <w:top w:val="nil"/>
              <w:left w:val="nil"/>
              <w:bottom w:val="nil"/>
              <w:right w:val="nil"/>
            </w:tcBorders>
            <w:vAlign w:val="center"/>
          </w:tcPr>
          <w:p w14:paraId="2E924060" w14:textId="7489292D" w:rsidR="00A3288A" w:rsidRPr="005D1E1A" w:rsidRDefault="00A3288A" w:rsidP="002F2E9A">
            <w:pPr>
              <w:pStyle w:val="Captiontitle"/>
              <w:spacing w:after="0"/>
              <w:ind w:firstLine="0"/>
              <w:jc w:val="right"/>
              <w:rPr>
                <w:b/>
                <w:bCs/>
                <w:sz w:val="20"/>
                <w:szCs w:val="20"/>
              </w:rPr>
            </w:pPr>
            <w:r w:rsidRPr="005D1E1A">
              <w:rPr>
                <w:sz w:val="20"/>
                <w:szCs w:val="20"/>
              </w:rPr>
              <w:t>1,393,659</w:t>
            </w:r>
          </w:p>
        </w:tc>
        <w:tc>
          <w:tcPr>
            <w:tcW w:w="1016" w:type="dxa"/>
            <w:tcBorders>
              <w:top w:val="nil"/>
              <w:left w:val="nil"/>
              <w:bottom w:val="nil"/>
            </w:tcBorders>
            <w:vAlign w:val="center"/>
          </w:tcPr>
          <w:p w14:paraId="3BBC72C0" w14:textId="371F6513" w:rsidR="00A3288A" w:rsidRPr="005D1E1A" w:rsidRDefault="00A3288A" w:rsidP="002F2E9A">
            <w:pPr>
              <w:pStyle w:val="Captiontitle"/>
              <w:spacing w:after="0"/>
              <w:ind w:firstLine="0"/>
              <w:jc w:val="right"/>
              <w:rPr>
                <w:sz w:val="20"/>
                <w:szCs w:val="20"/>
              </w:rPr>
            </w:pPr>
            <w:r w:rsidRPr="005D1E1A">
              <w:rPr>
                <w:sz w:val="20"/>
                <w:szCs w:val="20"/>
              </w:rPr>
              <w:t>1,542,444</w:t>
            </w:r>
          </w:p>
        </w:tc>
        <w:tc>
          <w:tcPr>
            <w:tcW w:w="1016" w:type="dxa"/>
            <w:tcBorders>
              <w:top w:val="nil"/>
              <w:left w:val="nil"/>
              <w:bottom w:val="nil"/>
            </w:tcBorders>
            <w:vAlign w:val="center"/>
          </w:tcPr>
          <w:p w14:paraId="730297EB" w14:textId="124BD97E" w:rsidR="00A3288A" w:rsidRPr="005D1E1A" w:rsidRDefault="00A3288A" w:rsidP="002F2E9A">
            <w:pPr>
              <w:pStyle w:val="Captiontitle"/>
              <w:spacing w:after="0"/>
              <w:ind w:firstLine="0"/>
              <w:jc w:val="right"/>
              <w:rPr>
                <w:sz w:val="20"/>
                <w:szCs w:val="20"/>
              </w:rPr>
            </w:pPr>
            <w:r w:rsidRPr="005D1E1A">
              <w:rPr>
                <w:sz w:val="20"/>
                <w:szCs w:val="20"/>
              </w:rPr>
              <w:t>1,789,671</w:t>
            </w:r>
          </w:p>
        </w:tc>
        <w:tc>
          <w:tcPr>
            <w:tcW w:w="222" w:type="dxa"/>
            <w:tcBorders>
              <w:top w:val="nil"/>
              <w:left w:val="nil"/>
              <w:bottom w:val="nil"/>
            </w:tcBorders>
          </w:tcPr>
          <w:p w14:paraId="3CFD87CE" w14:textId="77777777" w:rsidR="00A3288A" w:rsidRPr="005D1E1A" w:rsidRDefault="00A3288A" w:rsidP="002F2E9A">
            <w:pPr>
              <w:pStyle w:val="Captiontitle"/>
              <w:spacing w:after="0"/>
              <w:ind w:firstLine="0"/>
              <w:jc w:val="right"/>
              <w:rPr>
                <w:sz w:val="20"/>
                <w:szCs w:val="20"/>
              </w:rPr>
            </w:pPr>
          </w:p>
        </w:tc>
      </w:tr>
      <w:tr w:rsidR="00A3288A" w:rsidRPr="005D1E1A" w14:paraId="461FA6CD" w14:textId="654FB8A9" w:rsidTr="00A3288A">
        <w:trPr>
          <w:trHeight w:val="288"/>
        </w:trPr>
        <w:tc>
          <w:tcPr>
            <w:tcW w:w="3132" w:type="dxa"/>
            <w:tcBorders>
              <w:top w:val="nil"/>
              <w:bottom w:val="nil"/>
              <w:right w:val="nil"/>
            </w:tcBorders>
            <w:vAlign w:val="bottom"/>
          </w:tcPr>
          <w:p w14:paraId="39D9901A" w14:textId="77777777" w:rsidR="00A3288A" w:rsidRPr="005D1E1A" w:rsidRDefault="00A3288A" w:rsidP="002F2E9A">
            <w:pPr>
              <w:pStyle w:val="Captiontitle"/>
              <w:spacing w:after="0"/>
              <w:ind w:firstLine="0"/>
              <w:jc w:val="left"/>
              <w:rPr>
                <w:b/>
                <w:bCs/>
                <w:sz w:val="20"/>
                <w:szCs w:val="20"/>
              </w:rPr>
            </w:pPr>
            <w:r w:rsidRPr="005D1E1A">
              <w:rPr>
                <w:sz w:val="20"/>
                <w:szCs w:val="20"/>
              </w:rPr>
              <w:t>Permit holders</w:t>
            </w:r>
          </w:p>
        </w:tc>
        <w:tc>
          <w:tcPr>
            <w:tcW w:w="1016" w:type="dxa"/>
            <w:tcBorders>
              <w:top w:val="nil"/>
              <w:left w:val="nil"/>
              <w:bottom w:val="nil"/>
              <w:right w:val="nil"/>
            </w:tcBorders>
            <w:vAlign w:val="center"/>
          </w:tcPr>
          <w:p w14:paraId="6433DD06" w14:textId="135DEEC3" w:rsidR="00A3288A" w:rsidRPr="005D1E1A" w:rsidRDefault="00A3288A" w:rsidP="002F2E9A">
            <w:pPr>
              <w:pStyle w:val="Captiontitle"/>
              <w:spacing w:after="0"/>
              <w:ind w:firstLine="0"/>
              <w:jc w:val="right"/>
              <w:rPr>
                <w:b/>
                <w:bCs/>
                <w:sz w:val="20"/>
                <w:szCs w:val="20"/>
              </w:rPr>
            </w:pPr>
            <w:r w:rsidRPr="005D1E1A">
              <w:rPr>
                <w:sz w:val="20"/>
                <w:szCs w:val="20"/>
              </w:rPr>
              <w:t>75</w:t>
            </w:r>
          </w:p>
        </w:tc>
        <w:tc>
          <w:tcPr>
            <w:tcW w:w="1016" w:type="dxa"/>
            <w:tcBorders>
              <w:top w:val="nil"/>
              <w:left w:val="nil"/>
              <w:bottom w:val="nil"/>
              <w:right w:val="nil"/>
            </w:tcBorders>
            <w:vAlign w:val="center"/>
          </w:tcPr>
          <w:p w14:paraId="34B30BDE" w14:textId="50E2F9D5" w:rsidR="00A3288A" w:rsidRPr="005D1E1A" w:rsidRDefault="00A3288A" w:rsidP="002F2E9A">
            <w:pPr>
              <w:pStyle w:val="Captiontitle"/>
              <w:spacing w:after="0"/>
              <w:ind w:firstLine="0"/>
              <w:jc w:val="right"/>
              <w:rPr>
                <w:b/>
                <w:bCs/>
                <w:sz w:val="20"/>
                <w:szCs w:val="20"/>
              </w:rPr>
            </w:pPr>
            <w:r w:rsidRPr="005D1E1A">
              <w:rPr>
                <w:sz w:val="20"/>
                <w:szCs w:val="20"/>
              </w:rPr>
              <w:t>73</w:t>
            </w:r>
          </w:p>
        </w:tc>
        <w:tc>
          <w:tcPr>
            <w:tcW w:w="1016" w:type="dxa"/>
            <w:tcBorders>
              <w:top w:val="nil"/>
              <w:left w:val="nil"/>
              <w:bottom w:val="nil"/>
              <w:right w:val="nil"/>
            </w:tcBorders>
            <w:vAlign w:val="center"/>
          </w:tcPr>
          <w:p w14:paraId="53DB1193" w14:textId="7A146E59" w:rsidR="00A3288A" w:rsidRPr="005D1E1A" w:rsidRDefault="00A3288A" w:rsidP="002F2E9A">
            <w:pPr>
              <w:pStyle w:val="Captiontitle"/>
              <w:spacing w:after="0"/>
              <w:ind w:firstLine="0"/>
              <w:jc w:val="right"/>
              <w:rPr>
                <w:b/>
                <w:bCs/>
                <w:sz w:val="20"/>
                <w:szCs w:val="20"/>
              </w:rPr>
            </w:pPr>
            <w:r w:rsidRPr="005D1E1A">
              <w:rPr>
                <w:sz w:val="20"/>
                <w:szCs w:val="20"/>
              </w:rPr>
              <w:t>73</w:t>
            </w:r>
          </w:p>
        </w:tc>
        <w:tc>
          <w:tcPr>
            <w:tcW w:w="1016" w:type="dxa"/>
            <w:tcBorders>
              <w:top w:val="nil"/>
              <w:left w:val="nil"/>
              <w:bottom w:val="nil"/>
              <w:right w:val="nil"/>
            </w:tcBorders>
            <w:vAlign w:val="center"/>
          </w:tcPr>
          <w:p w14:paraId="163E0AA6" w14:textId="5F29C4C2" w:rsidR="00A3288A" w:rsidRPr="005D1E1A" w:rsidRDefault="00A3288A" w:rsidP="002F2E9A">
            <w:pPr>
              <w:pStyle w:val="Captiontitle"/>
              <w:spacing w:after="0"/>
              <w:ind w:firstLine="0"/>
              <w:jc w:val="right"/>
              <w:rPr>
                <w:b/>
                <w:bCs/>
                <w:sz w:val="20"/>
                <w:szCs w:val="20"/>
              </w:rPr>
            </w:pPr>
            <w:r w:rsidRPr="005D1E1A">
              <w:rPr>
                <w:sz w:val="20"/>
                <w:szCs w:val="20"/>
              </w:rPr>
              <w:t>73</w:t>
            </w:r>
          </w:p>
        </w:tc>
        <w:tc>
          <w:tcPr>
            <w:tcW w:w="1016" w:type="dxa"/>
            <w:tcBorders>
              <w:top w:val="nil"/>
              <w:left w:val="nil"/>
              <w:bottom w:val="nil"/>
            </w:tcBorders>
            <w:vAlign w:val="center"/>
          </w:tcPr>
          <w:p w14:paraId="652B3867" w14:textId="7C9E0C4D" w:rsidR="00A3288A" w:rsidRPr="005D1E1A" w:rsidRDefault="00A3288A" w:rsidP="002F2E9A">
            <w:pPr>
              <w:pStyle w:val="Captiontitle"/>
              <w:spacing w:after="0"/>
              <w:ind w:firstLine="0"/>
              <w:jc w:val="right"/>
              <w:rPr>
                <w:sz w:val="20"/>
                <w:szCs w:val="20"/>
              </w:rPr>
            </w:pPr>
            <w:r w:rsidRPr="005D1E1A">
              <w:rPr>
                <w:sz w:val="20"/>
                <w:szCs w:val="20"/>
              </w:rPr>
              <w:t>73</w:t>
            </w:r>
          </w:p>
        </w:tc>
        <w:tc>
          <w:tcPr>
            <w:tcW w:w="1016" w:type="dxa"/>
            <w:tcBorders>
              <w:top w:val="nil"/>
              <w:left w:val="nil"/>
              <w:bottom w:val="nil"/>
            </w:tcBorders>
            <w:vAlign w:val="center"/>
          </w:tcPr>
          <w:p w14:paraId="7EE4F628" w14:textId="6AA6D166" w:rsidR="00A3288A" w:rsidRPr="005D1E1A" w:rsidRDefault="00A3288A" w:rsidP="002F2E9A">
            <w:pPr>
              <w:pStyle w:val="Captiontitle"/>
              <w:spacing w:after="0"/>
              <w:ind w:firstLine="0"/>
              <w:jc w:val="right"/>
              <w:rPr>
                <w:sz w:val="20"/>
                <w:szCs w:val="20"/>
              </w:rPr>
            </w:pPr>
            <w:r w:rsidRPr="005D1E1A">
              <w:rPr>
                <w:sz w:val="20"/>
                <w:szCs w:val="20"/>
              </w:rPr>
              <w:t>73</w:t>
            </w:r>
          </w:p>
        </w:tc>
        <w:tc>
          <w:tcPr>
            <w:tcW w:w="222" w:type="dxa"/>
            <w:tcBorders>
              <w:top w:val="nil"/>
              <w:left w:val="nil"/>
              <w:bottom w:val="nil"/>
            </w:tcBorders>
          </w:tcPr>
          <w:p w14:paraId="3E6C0888" w14:textId="77777777" w:rsidR="00A3288A" w:rsidRPr="005D1E1A" w:rsidRDefault="00A3288A" w:rsidP="002F2E9A">
            <w:pPr>
              <w:pStyle w:val="Captiontitle"/>
              <w:spacing w:after="0"/>
              <w:ind w:firstLine="0"/>
              <w:jc w:val="right"/>
              <w:rPr>
                <w:sz w:val="20"/>
                <w:szCs w:val="20"/>
              </w:rPr>
            </w:pPr>
          </w:p>
        </w:tc>
      </w:tr>
      <w:tr w:rsidR="00A3288A" w:rsidRPr="005D1E1A" w14:paraId="50CB4BF9" w14:textId="51901AC7" w:rsidTr="00A3288A">
        <w:trPr>
          <w:trHeight w:val="279"/>
        </w:trPr>
        <w:tc>
          <w:tcPr>
            <w:tcW w:w="3132" w:type="dxa"/>
            <w:tcBorders>
              <w:top w:val="nil"/>
              <w:bottom w:val="single" w:sz="4" w:space="0" w:color="auto"/>
              <w:right w:val="nil"/>
            </w:tcBorders>
            <w:vAlign w:val="bottom"/>
          </w:tcPr>
          <w:p w14:paraId="474EE914" w14:textId="77777777" w:rsidR="00A3288A" w:rsidRPr="005D1E1A" w:rsidRDefault="00A3288A" w:rsidP="002F2E9A">
            <w:pPr>
              <w:pStyle w:val="Captiontitle"/>
              <w:spacing w:after="0"/>
              <w:ind w:firstLine="0"/>
              <w:jc w:val="left"/>
              <w:rPr>
                <w:b/>
                <w:bCs/>
                <w:sz w:val="20"/>
                <w:szCs w:val="20"/>
              </w:rPr>
            </w:pPr>
            <w:r w:rsidRPr="005D1E1A">
              <w:rPr>
                <w:sz w:val="20"/>
                <w:szCs w:val="20"/>
              </w:rPr>
              <w:t>Equal quota share</w:t>
            </w:r>
          </w:p>
        </w:tc>
        <w:tc>
          <w:tcPr>
            <w:tcW w:w="1016" w:type="dxa"/>
            <w:tcBorders>
              <w:top w:val="nil"/>
              <w:bottom w:val="single" w:sz="4" w:space="0" w:color="auto"/>
            </w:tcBorders>
            <w:vAlign w:val="center"/>
          </w:tcPr>
          <w:p w14:paraId="603C20E4" w14:textId="109B730C" w:rsidR="00A3288A" w:rsidRPr="005D1E1A" w:rsidRDefault="00A3288A" w:rsidP="002F2E9A">
            <w:pPr>
              <w:pStyle w:val="Captiontitle"/>
              <w:spacing w:after="0"/>
              <w:ind w:firstLine="0"/>
              <w:jc w:val="right"/>
              <w:rPr>
                <w:b/>
                <w:bCs/>
                <w:sz w:val="20"/>
                <w:szCs w:val="20"/>
              </w:rPr>
            </w:pPr>
            <w:r w:rsidRPr="005D1E1A">
              <w:rPr>
                <w:sz w:val="20"/>
                <w:szCs w:val="20"/>
              </w:rPr>
              <w:t>14,773</w:t>
            </w:r>
          </w:p>
        </w:tc>
        <w:tc>
          <w:tcPr>
            <w:tcW w:w="1016" w:type="dxa"/>
            <w:tcBorders>
              <w:top w:val="nil"/>
              <w:bottom w:val="single" w:sz="4" w:space="0" w:color="auto"/>
            </w:tcBorders>
            <w:vAlign w:val="center"/>
          </w:tcPr>
          <w:p w14:paraId="7DC6C4E2" w14:textId="34898B86" w:rsidR="00A3288A" w:rsidRPr="005D1E1A" w:rsidRDefault="00A3288A" w:rsidP="002F2E9A">
            <w:pPr>
              <w:pStyle w:val="Captiontitle"/>
              <w:spacing w:after="0"/>
              <w:ind w:firstLine="0"/>
              <w:jc w:val="right"/>
              <w:rPr>
                <w:b/>
                <w:bCs/>
                <w:sz w:val="20"/>
                <w:szCs w:val="20"/>
              </w:rPr>
            </w:pPr>
            <w:r w:rsidRPr="005D1E1A">
              <w:rPr>
                <w:sz w:val="20"/>
                <w:szCs w:val="20"/>
              </w:rPr>
              <w:t>15,587</w:t>
            </w:r>
          </w:p>
        </w:tc>
        <w:tc>
          <w:tcPr>
            <w:tcW w:w="1016" w:type="dxa"/>
            <w:tcBorders>
              <w:top w:val="nil"/>
              <w:bottom w:val="single" w:sz="4" w:space="0" w:color="auto"/>
            </w:tcBorders>
            <w:vAlign w:val="center"/>
          </w:tcPr>
          <w:p w14:paraId="4D7C0E2F" w14:textId="573C9930" w:rsidR="00A3288A" w:rsidRPr="005D1E1A" w:rsidRDefault="00A3288A" w:rsidP="002F2E9A">
            <w:pPr>
              <w:pStyle w:val="Captiontitle"/>
              <w:spacing w:after="0"/>
              <w:ind w:firstLine="0"/>
              <w:jc w:val="right"/>
              <w:rPr>
                <w:b/>
                <w:bCs/>
                <w:sz w:val="20"/>
                <w:szCs w:val="20"/>
              </w:rPr>
            </w:pPr>
            <w:r w:rsidRPr="005D1E1A">
              <w:rPr>
                <w:sz w:val="20"/>
                <w:szCs w:val="20"/>
              </w:rPr>
              <w:t>16,899</w:t>
            </w:r>
          </w:p>
        </w:tc>
        <w:tc>
          <w:tcPr>
            <w:tcW w:w="1016" w:type="dxa"/>
            <w:tcBorders>
              <w:top w:val="nil"/>
              <w:bottom w:val="single" w:sz="4" w:space="0" w:color="auto"/>
            </w:tcBorders>
            <w:vAlign w:val="center"/>
          </w:tcPr>
          <w:p w14:paraId="2B38F31F" w14:textId="51C644B5" w:rsidR="00A3288A" w:rsidRPr="005D1E1A" w:rsidRDefault="00A3288A" w:rsidP="002F2E9A">
            <w:pPr>
              <w:pStyle w:val="Captiontitle"/>
              <w:spacing w:after="0"/>
              <w:ind w:firstLine="0"/>
              <w:jc w:val="right"/>
              <w:rPr>
                <w:b/>
                <w:bCs/>
                <w:sz w:val="20"/>
                <w:szCs w:val="20"/>
              </w:rPr>
            </w:pPr>
            <w:r w:rsidRPr="005D1E1A">
              <w:rPr>
                <w:sz w:val="20"/>
                <w:szCs w:val="20"/>
              </w:rPr>
              <w:t>19,091</w:t>
            </w:r>
          </w:p>
        </w:tc>
        <w:tc>
          <w:tcPr>
            <w:tcW w:w="1016" w:type="dxa"/>
            <w:tcBorders>
              <w:top w:val="nil"/>
              <w:bottom w:val="single" w:sz="4" w:space="0" w:color="auto"/>
            </w:tcBorders>
            <w:vAlign w:val="center"/>
          </w:tcPr>
          <w:p w14:paraId="42D3C221" w14:textId="3B4FF16E" w:rsidR="00A3288A" w:rsidRPr="005D1E1A" w:rsidRDefault="00A3288A" w:rsidP="002F2E9A">
            <w:pPr>
              <w:pStyle w:val="Captiontitle"/>
              <w:spacing w:after="0"/>
              <w:ind w:firstLine="0"/>
              <w:jc w:val="right"/>
              <w:rPr>
                <w:sz w:val="20"/>
                <w:szCs w:val="20"/>
              </w:rPr>
            </w:pPr>
            <w:r w:rsidRPr="005D1E1A">
              <w:rPr>
                <w:sz w:val="20"/>
                <w:szCs w:val="20"/>
              </w:rPr>
              <w:t>21,129</w:t>
            </w:r>
          </w:p>
        </w:tc>
        <w:tc>
          <w:tcPr>
            <w:tcW w:w="1016" w:type="dxa"/>
            <w:tcBorders>
              <w:top w:val="nil"/>
              <w:bottom w:val="single" w:sz="4" w:space="0" w:color="auto"/>
            </w:tcBorders>
            <w:vAlign w:val="center"/>
          </w:tcPr>
          <w:p w14:paraId="74D0B087" w14:textId="38B15FB2" w:rsidR="00A3288A" w:rsidRPr="005D1E1A" w:rsidRDefault="00A3288A" w:rsidP="002F2E9A">
            <w:pPr>
              <w:pStyle w:val="Captiontitle"/>
              <w:spacing w:after="0"/>
              <w:ind w:firstLine="0"/>
              <w:jc w:val="right"/>
              <w:rPr>
                <w:sz w:val="20"/>
                <w:szCs w:val="20"/>
              </w:rPr>
            </w:pPr>
            <w:r w:rsidRPr="005D1E1A">
              <w:rPr>
                <w:sz w:val="20"/>
                <w:szCs w:val="20"/>
              </w:rPr>
              <w:t>24,516</w:t>
            </w:r>
          </w:p>
        </w:tc>
        <w:tc>
          <w:tcPr>
            <w:tcW w:w="222" w:type="dxa"/>
            <w:tcBorders>
              <w:top w:val="nil"/>
              <w:bottom w:val="single" w:sz="4" w:space="0" w:color="auto"/>
            </w:tcBorders>
          </w:tcPr>
          <w:p w14:paraId="2060282D" w14:textId="77777777" w:rsidR="00A3288A" w:rsidRPr="005D1E1A" w:rsidRDefault="00A3288A" w:rsidP="002F2E9A">
            <w:pPr>
              <w:pStyle w:val="Captiontitle"/>
              <w:spacing w:after="0"/>
              <w:ind w:firstLine="0"/>
              <w:jc w:val="right"/>
              <w:rPr>
                <w:sz w:val="20"/>
                <w:szCs w:val="20"/>
              </w:rPr>
            </w:pPr>
          </w:p>
        </w:tc>
      </w:tr>
    </w:tbl>
    <w:p w14:paraId="4C40B251" w14:textId="052F7274" w:rsidR="00BE3F31" w:rsidRPr="00AE2167" w:rsidRDefault="00BE3F31" w:rsidP="00AE2167">
      <w:pPr>
        <w:pStyle w:val="Table-Footnote"/>
        <w:rPr>
          <w:sz w:val="18"/>
          <w:szCs w:val="18"/>
        </w:rPr>
      </w:pPr>
      <w:bookmarkStart w:id="126" w:name="_Toc16157671"/>
      <w:r w:rsidRPr="00AE2167">
        <w:rPr>
          <w:i/>
          <w:iCs/>
          <w:sz w:val="18"/>
          <w:szCs w:val="18"/>
        </w:rPr>
        <w:t>Note:</w:t>
      </w:r>
      <w:r w:rsidRPr="00AE2167">
        <w:rPr>
          <w:sz w:val="18"/>
          <w:szCs w:val="18"/>
        </w:rPr>
        <w:t xml:space="preserve"> </w:t>
      </w:r>
      <w:r w:rsidR="001D0FC6" w:rsidRPr="00AE2167">
        <w:rPr>
          <w:sz w:val="18"/>
          <w:szCs w:val="18"/>
        </w:rPr>
        <w:t>Asterisk (</w:t>
      </w:r>
      <w:r w:rsidRPr="00AE2167">
        <w:rPr>
          <w:sz w:val="18"/>
          <w:szCs w:val="18"/>
        </w:rPr>
        <w:t>*</w:t>
      </w:r>
      <w:r w:rsidR="001D0FC6" w:rsidRPr="00AE2167">
        <w:rPr>
          <w:sz w:val="18"/>
          <w:szCs w:val="18"/>
        </w:rPr>
        <w:t xml:space="preserve">) indicates data </w:t>
      </w:r>
      <w:r w:rsidRPr="00AE2167">
        <w:rPr>
          <w:sz w:val="18"/>
          <w:szCs w:val="18"/>
        </w:rPr>
        <w:t xml:space="preserve">excludes catch retained by permit holders for their equal quota share. </w:t>
      </w:r>
      <w:r w:rsidR="00617B17" w:rsidRPr="00AE2167">
        <w:rPr>
          <w:sz w:val="18"/>
          <w:szCs w:val="18"/>
        </w:rPr>
        <w:t xml:space="preserve">NA </w:t>
      </w:r>
      <w:r w:rsidR="001D0FC6" w:rsidRPr="00AE2167">
        <w:rPr>
          <w:sz w:val="18"/>
          <w:szCs w:val="18"/>
        </w:rPr>
        <w:t>indicates</w:t>
      </w:r>
      <w:r w:rsidRPr="00AE2167">
        <w:rPr>
          <w:sz w:val="18"/>
          <w:szCs w:val="18"/>
        </w:rPr>
        <w:t xml:space="preserve"> </w:t>
      </w:r>
      <w:r w:rsidR="001D0FC6" w:rsidRPr="00AE2167">
        <w:rPr>
          <w:sz w:val="18"/>
          <w:szCs w:val="18"/>
        </w:rPr>
        <w:t>f</w:t>
      </w:r>
      <w:r w:rsidR="00617B17" w:rsidRPr="00AE2167">
        <w:rPr>
          <w:sz w:val="18"/>
          <w:szCs w:val="18"/>
        </w:rPr>
        <w:t>rom 2020 onward, mortality from fishery releases were included in the model instead of estimated separately.</w:t>
      </w:r>
    </w:p>
    <w:p w14:paraId="222E5D16" w14:textId="6D115041" w:rsidR="00C64739" w:rsidRPr="00AE2167" w:rsidRDefault="00C64739" w:rsidP="00AE2167">
      <w:pPr>
        <w:pStyle w:val="Table-Footnote"/>
        <w:rPr>
          <w:sz w:val="18"/>
          <w:szCs w:val="18"/>
        </w:rPr>
      </w:pPr>
      <w:r w:rsidRPr="00AE2167">
        <w:rPr>
          <w:sz w:val="18"/>
          <w:szCs w:val="18"/>
          <w:vertAlign w:val="superscript"/>
        </w:rPr>
        <w:t xml:space="preserve">a </w:t>
      </w:r>
      <w:r w:rsidRPr="00AE2167">
        <w:rPr>
          <w:sz w:val="18"/>
          <w:szCs w:val="18"/>
        </w:rPr>
        <w:t>Projected estimate of mortality for the current season.</w:t>
      </w:r>
    </w:p>
    <w:p w14:paraId="67575BBA" w14:textId="77777777" w:rsidR="00D1715A" w:rsidRPr="00AE2167" w:rsidRDefault="00C64739" w:rsidP="00AE2167">
      <w:pPr>
        <w:pStyle w:val="Table-Footnote"/>
        <w:rPr>
          <w:sz w:val="18"/>
          <w:szCs w:val="18"/>
        </w:rPr>
      </w:pPr>
      <w:r w:rsidRPr="00AE2167">
        <w:rPr>
          <w:sz w:val="18"/>
          <w:szCs w:val="18"/>
          <w:vertAlign w:val="superscript"/>
        </w:rPr>
        <w:t>b</w:t>
      </w:r>
      <w:r w:rsidRPr="00AE2167">
        <w:rPr>
          <w:sz w:val="18"/>
          <w:szCs w:val="18"/>
        </w:rPr>
        <w:t xml:space="preserve"> Estimate of mortality that occurred during the previous season and is applied as decrement for the current season.</w:t>
      </w:r>
    </w:p>
    <w:p w14:paraId="0DE09644" w14:textId="77777777" w:rsidR="00D1715A" w:rsidRPr="004636D3" w:rsidRDefault="00D1715A" w:rsidP="00C64739">
      <w:pPr>
        <w:spacing w:after="0"/>
        <w:jc w:val="left"/>
        <w:rPr>
          <w:sz w:val="18"/>
          <w:szCs w:val="18"/>
        </w:rPr>
      </w:pPr>
    </w:p>
    <w:p w14:paraId="3A4F3B2F" w14:textId="5ECD759F" w:rsidR="00165757" w:rsidRPr="005D1E1A" w:rsidRDefault="00D1715A">
      <w:pPr>
        <w:spacing w:after="0"/>
        <w:jc w:val="left"/>
        <w:rPr>
          <w:sz w:val="18"/>
          <w:szCs w:val="18"/>
        </w:rPr>
      </w:pPr>
      <w:r w:rsidRPr="004636D3">
        <w:rPr>
          <w:sz w:val="18"/>
          <w:szCs w:val="18"/>
        </w:rPr>
        <w:br w:type="page"/>
      </w:r>
    </w:p>
    <w:p w14:paraId="58433024" w14:textId="559A1F5B" w:rsidR="00D1715A" w:rsidRPr="004636D3" w:rsidRDefault="00DA78CC" w:rsidP="003B1C2A">
      <w:pPr>
        <w:pStyle w:val="Caption"/>
        <w:rPr>
          <w:szCs w:val="22"/>
        </w:rPr>
      </w:pPr>
      <w:bookmarkStart w:id="127" w:name="_Toc204337299"/>
      <w:bookmarkStart w:id="128" w:name="_Hlk198631610"/>
      <w:r w:rsidRPr="004636D3">
        <w:rPr>
          <w:szCs w:val="22"/>
          <w:shd w:val="clear" w:color="auto" w:fill="FFFFFF"/>
        </w:rPr>
        <w:lastRenderedPageBreak/>
        <w:t xml:space="preserve">Table </w:t>
      </w:r>
      <w:r w:rsidR="003B1C2A">
        <w:rPr>
          <w:szCs w:val="22"/>
          <w:shd w:val="clear" w:color="auto" w:fill="FFFFFF"/>
        </w:rPr>
        <w:fldChar w:fldCharType="begin"/>
      </w:r>
      <w:r w:rsidR="003B1C2A">
        <w:rPr>
          <w:szCs w:val="22"/>
          <w:shd w:val="clear" w:color="auto" w:fill="FFFFFF"/>
        </w:rPr>
        <w:instrText xml:space="preserve"> SEQ Table \* ARABIC </w:instrText>
      </w:r>
      <w:r w:rsidR="003B1C2A">
        <w:rPr>
          <w:szCs w:val="22"/>
          <w:shd w:val="clear" w:color="auto" w:fill="FFFFFF"/>
        </w:rPr>
        <w:fldChar w:fldCharType="separate"/>
      </w:r>
      <w:r w:rsidR="00B8502C">
        <w:rPr>
          <w:noProof/>
          <w:szCs w:val="22"/>
          <w:shd w:val="clear" w:color="auto" w:fill="FFFFFF"/>
        </w:rPr>
        <w:t>4</w:t>
      </w:r>
      <w:r w:rsidR="003B1C2A">
        <w:rPr>
          <w:szCs w:val="22"/>
          <w:shd w:val="clear" w:color="auto" w:fill="FFFFFF"/>
        </w:rPr>
        <w:fldChar w:fldCharType="end"/>
      </w:r>
      <w:r w:rsidR="00D87094" w:rsidRPr="004636D3">
        <w:rPr>
          <w:szCs w:val="22"/>
        </w:rPr>
        <w:t>.–</w:t>
      </w:r>
      <w:r w:rsidRPr="004636D3">
        <w:rPr>
          <w:szCs w:val="22"/>
          <w:shd w:val="clear" w:color="auto" w:fill="FFFFFF"/>
        </w:rPr>
        <w:t>Variable definitions for the statistical catch-at-age model</w:t>
      </w:r>
      <w:r w:rsidR="009449B2" w:rsidRPr="004636D3">
        <w:rPr>
          <w:szCs w:val="22"/>
          <w:shd w:val="clear" w:color="auto" w:fill="FFFFFF"/>
        </w:rPr>
        <w:t>,</w:t>
      </w:r>
      <w:r w:rsidR="009449B2" w:rsidRPr="004636D3">
        <w:rPr>
          <w:szCs w:val="22"/>
          <w:bdr w:val="none" w:sz="0" w:space="0" w:color="auto" w:frame="1"/>
        </w:rPr>
        <w:t xml:space="preserve"> indexing and model dimensions</w:t>
      </w:r>
      <w:r w:rsidRPr="004636D3">
        <w:rPr>
          <w:szCs w:val="22"/>
          <w:shd w:val="clear" w:color="auto" w:fill="FFFFFF"/>
        </w:rPr>
        <w:t>.</w:t>
      </w:r>
      <w:bookmarkEnd w:id="127"/>
    </w:p>
    <w:tbl>
      <w:tblPr>
        <w:tblW w:w="8206" w:type="dxa"/>
        <w:tblBorders>
          <w:top w:val="single" w:sz="4" w:space="0" w:color="auto"/>
          <w:bottom w:val="single" w:sz="4" w:space="0" w:color="auto"/>
        </w:tblBorders>
        <w:shd w:val="clear" w:color="auto" w:fill="FFFFFF"/>
        <w:tblCellMar>
          <w:top w:w="15" w:type="dxa"/>
          <w:left w:w="15" w:type="dxa"/>
          <w:bottom w:w="15" w:type="dxa"/>
          <w:right w:w="15" w:type="dxa"/>
        </w:tblCellMar>
        <w:tblLook w:val="0600" w:firstRow="0" w:lastRow="0" w:firstColumn="0" w:lastColumn="0" w:noHBand="1" w:noVBand="1"/>
      </w:tblPr>
      <w:tblGrid>
        <w:gridCol w:w="1639"/>
        <w:gridCol w:w="6567"/>
      </w:tblGrid>
      <w:tr w:rsidR="004636D3" w:rsidRPr="004636D3" w14:paraId="1F16CBA4" w14:textId="77777777" w:rsidTr="00AE2167">
        <w:trPr>
          <w:trHeight w:val="221"/>
          <w:tblHeader/>
        </w:trPr>
        <w:tc>
          <w:tcPr>
            <w:tcW w:w="0" w:type="auto"/>
            <w:tcBorders>
              <w:top w:val="single" w:sz="4" w:space="0" w:color="auto"/>
              <w:bottom w:val="single" w:sz="4" w:space="0" w:color="auto"/>
            </w:tcBorders>
            <w:shd w:val="clear" w:color="auto" w:fill="FFFFFF"/>
            <w:tcMar>
              <w:left w:w="120" w:type="dxa"/>
            </w:tcMar>
            <w:vAlign w:val="bottom"/>
            <w:hideMark/>
          </w:tcPr>
          <w:bookmarkEnd w:id="128"/>
          <w:p w14:paraId="5A94CEF9" w14:textId="77777777" w:rsidR="00DA78CC" w:rsidRPr="004636D3" w:rsidRDefault="00DA78CC" w:rsidP="00AE2167">
            <w:pPr>
              <w:spacing w:after="0"/>
              <w:contextualSpacing/>
              <w:jc w:val="left"/>
              <w:rPr>
                <w:sz w:val="20"/>
                <w:szCs w:val="20"/>
              </w:rPr>
            </w:pPr>
            <w:r w:rsidRPr="004636D3">
              <w:rPr>
                <w:sz w:val="20"/>
                <w:szCs w:val="20"/>
              </w:rPr>
              <w:t>Variable</w:t>
            </w:r>
          </w:p>
        </w:tc>
        <w:tc>
          <w:tcPr>
            <w:tcW w:w="0" w:type="auto"/>
            <w:tcBorders>
              <w:top w:val="single" w:sz="4" w:space="0" w:color="auto"/>
              <w:bottom w:val="single" w:sz="4" w:space="0" w:color="auto"/>
            </w:tcBorders>
            <w:shd w:val="clear" w:color="auto" w:fill="FFFFFF"/>
            <w:tcMar>
              <w:left w:w="120" w:type="dxa"/>
            </w:tcMar>
            <w:vAlign w:val="bottom"/>
            <w:hideMark/>
          </w:tcPr>
          <w:p w14:paraId="19D5186D" w14:textId="77777777" w:rsidR="00DA78CC" w:rsidRPr="004636D3" w:rsidRDefault="00DA78CC" w:rsidP="00AE2167">
            <w:pPr>
              <w:spacing w:after="0"/>
              <w:contextualSpacing/>
              <w:jc w:val="left"/>
              <w:rPr>
                <w:sz w:val="20"/>
                <w:szCs w:val="20"/>
              </w:rPr>
            </w:pPr>
            <w:r w:rsidRPr="004636D3">
              <w:rPr>
                <w:sz w:val="20"/>
                <w:szCs w:val="20"/>
              </w:rPr>
              <w:t>Definition</w:t>
            </w:r>
          </w:p>
        </w:tc>
      </w:tr>
      <w:tr w:rsidR="004636D3" w:rsidRPr="004636D3" w14:paraId="49738167" w14:textId="77777777" w:rsidTr="00AE2167">
        <w:trPr>
          <w:trHeight w:val="25"/>
        </w:trPr>
        <w:tc>
          <w:tcPr>
            <w:tcW w:w="0" w:type="auto"/>
            <w:tcBorders>
              <w:top w:val="single" w:sz="4" w:space="0" w:color="auto"/>
            </w:tcBorders>
            <w:shd w:val="clear" w:color="auto" w:fill="FFFFFF"/>
            <w:tcMar>
              <w:left w:w="480" w:type="dxa"/>
            </w:tcMar>
            <w:hideMark/>
          </w:tcPr>
          <w:p w14:paraId="10270591" w14:textId="47156A36" w:rsidR="00DA78CC" w:rsidRPr="004636D3" w:rsidRDefault="00DA78CC" w:rsidP="00AE2167">
            <w:pPr>
              <w:spacing w:after="0"/>
              <w:contextualSpacing/>
              <w:jc w:val="left"/>
              <w:rPr>
                <w:i/>
                <w:iCs/>
                <w:sz w:val="20"/>
                <w:szCs w:val="20"/>
              </w:rPr>
            </w:pPr>
            <w:r w:rsidRPr="004636D3">
              <w:rPr>
                <w:rFonts w:ascii="MathJax_Math-italic" w:hAnsi="MathJax_Math-italic"/>
                <w:i/>
                <w:iCs/>
                <w:sz w:val="20"/>
                <w:szCs w:val="20"/>
                <w:bdr w:val="none" w:sz="0" w:space="0" w:color="auto" w:frame="1"/>
              </w:rPr>
              <w:t>T</w:t>
            </w:r>
          </w:p>
        </w:tc>
        <w:tc>
          <w:tcPr>
            <w:tcW w:w="0" w:type="auto"/>
            <w:tcBorders>
              <w:top w:val="single" w:sz="4" w:space="0" w:color="auto"/>
            </w:tcBorders>
            <w:shd w:val="clear" w:color="auto" w:fill="FFFFFF"/>
            <w:tcMar>
              <w:left w:w="120" w:type="dxa"/>
            </w:tcMar>
            <w:hideMark/>
          </w:tcPr>
          <w:p w14:paraId="440D333D" w14:textId="77777777" w:rsidR="00DA78CC" w:rsidRPr="004636D3" w:rsidRDefault="00DA78CC" w:rsidP="00AE2167">
            <w:pPr>
              <w:spacing w:after="0"/>
              <w:contextualSpacing/>
              <w:jc w:val="left"/>
              <w:rPr>
                <w:sz w:val="20"/>
                <w:szCs w:val="20"/>
              </w:rPr>
            </w:pPr>
            <w:r w:rsidRPr="004636D3">
              <w:rPr>
                <w:sz w:val="20"/>
                <w:szCs w:val="20"/>
              </w:rPr>
              <w:t>Number of years in the model</w:t>
            </w:r>
          </w:p>
        </w:tc>
      </w:tr>
      <w:tr w:rsidR="004636D3" w:rsidRPr="004636D3" w14:paraId="0607CAF2" w14:textId="77777777" w:rsidTr="00AE2167">
        <w:trPr>
          <w:trHeight w:val="245"/>
        </w:trPr>
        <w:tc>
          <w:tcPr>
            <w:tcW w:w="0" w:type="auto"/>
            <w:shd w:val="clear" w:color="auto" w:fill="FFFFFF"/>
            <w:tcMar>
              <w:left w:w="480" w:type="dxa"/>
            </w:tcMar>
            <w:hideMark/>
          </w:tcPr>
          <w:p w14:paraId="6F3828E0" w14:textId="404A9B6E" w:rsidR="00DA78CC" w:rsidRPr="004636D3" w:rsidRDefault="00DA78CC" w:rsidP="00AE2167">
            <w:pPr>
              <w:spacing w:after="0"/>
              <w:contextualSpacing/>
              <w:jc w:val="left"/>
              <w:rPr>
                <w:i/>
                <w:iCs/>
                <w:sz w:val="20"/>
                <w:szCs w:val="20"/>
              </w:rPr>
            </w:pPr>
            <w:r w:rsidRPr="004636D3">
              <w:rPr>
                <w:rFonts w:ascii="MathJax_Math-italic" w:hAnsi="MathJax_Math-italic"/>
                <w:i/>
                <w:iCs/>
                <w:sz w:val="20"/>
                <w:szCs w:val="20"/>
                <w:bdr w:val="none" w:sz="0" w:space="0" w:color="auto" w:frame="1"/>
              </w:rPr>
              <w:t>t</w:t>
            </w:r>
          </w:p>
        </w:tc>
        <w:tc>
          <w:tcPr>
            <w:tcW w:w="0" w:type="auto"/>
            <w:shd w:val="clear" w:color="auto" w:fill="FFFFFF"/>
            <w:tcMar>
              <w:left w:w="120" w:type="dxa"/>
            </w:tcMar>
            <w:hideMark/>
          </w:tcPr>
          <w:p w14:paraId="58851F1F" w14:textId="77777777" w:rsidR="00DA78CC" w:rsidRPr="004636D3" w:rsidRDefault="00DA78CC" w:rsidP="00AE2167">
            <w:pPr>
              <w:spacing w:after="0"/>
              <w:contextualSpacing/>
              <w:jc w:val="left"/>
              <w:rPr>
                <w:sz w:val="20"/>
                <w:szCs w:val="20"/>
              </w:rPr>
            </w:pPr>
            <w:r w:rsidRPr="004636D3">
              <w:rPr>
                <w:sz w:val="20"/>
                <w:szCs w:val="20"/>
              </w:rPr>
              <w:t>Index for year in model equations</w:t>
            </w:r>
          </w:p>
        </w:tc>
      </w:tr>
      <w:tr w:rsidR="004636D3" w:rsidRPr="004636D3" w14:paraId="3C934E1C" w14:textId="77777777" w:rsidTr="00AE2167">
        <w:trPr>
          <w:trHeight w:val="245"/>
        </w:trPr>
        <w:tc>
          <w:tcPr>
            <w:tcW w:w="0" w:type="auto"/>
            <w:shd w:val="clear" w:color="auto" w:fill="FFFFFF"/>
            <w:tcMar>
              <w:left w:w="480" w:type="dxa"/>
            </w:tcMar>
            <w:hideMark/>
          </w:tcPr>
          <w:p w14:paraId="740161DB" w14:textId="09399CF0" w:rsidR="00DA78CC" w:rsidRPr="004636D3" w:rsidRDefault="00DA78CC" w:rsidP="00AE2167">
            <w:pPr>
              <w:spacing w:after="0"/>
              <w:contextualSpacing/>
              <w:jc w:val="left"/>
              <w:rPr>
                <w:i/>
                <w:iCs/>
                <w:sz w:val="20"/>
                <w:szCs w:val="20"/>
              </w:rPr>
            </w:pPr>
            <w:r w:rsidRPr="004636D3">
              <w:rPr>
                <w:rFonts w:ascii="MathJax_Math-italic" w:hAnsi="MathJax_Math-italic"/>
                <w:i/>
                <w:iCs/>
                <w:sz w:val="20"/>
                <w:szCs w:val="20"/>
                <w:bdr w:val="none" w:sz="0" w:space="0" w:color="auto" w:frame="1"/>
              </w:rPr>
              <w:t>A</w:t>
            </w:r>
          </w:p>
        </w:tc>
        <w:tc>
          <w:tcPr>
            <w:tcW w:w="0" w:type="auto"/>
            <w:shd w:val="clear" w:color="auto" w:fill="FFFFFF"/>
            <w:tcMar>
              <w:left w:w="120" w:type="dxa"/>
            </w:tcMar>
            <w:hideMark/>
          </w:tcPr>
          <w:p w14:paraId="7413F462" w14:textId="77777777" w:rsidR="00DA78CC" w:rsidRPr="004636D3" w:rsidRDefault="00DA78CC" w:rsidP="00AE2167">
            <w:pPr>
              <w:spacing w:after="0"/>
              <w:contextualSpacing/>
              <w:jc w:val="left"/>
              <w:rPr>
                <w:sz w:val="20"/>
                <w:szCs w:val="20"/>
              </w:rPr>
            </w:pPr>
            <w:r w:rsidRPr="004636D3">
              <w:rPr>
                <w:sz w:val="20"/>
                <w:szCs w:val="20"/>
              </w:rPr>
              <w:t>Number of ages in the model</w:t>
            </w:r>
          </w:p>
        </w:tc>
      </w:tr>
      <w:tr w:rsidR="004636D3" w:rsidRPr="004636D3" w14:paraId="4CEF6941" w14:textId="77777777" w:rsidTr="00AE2167">
        <w:trPr>
          <w:trHeight w:val="245"/>
        </w:trPr>
        <w:tc>
          <w:tcPr>
            <w:tcW w:w="0" w:type="auto"/>
            <w:shd w:val="clear" w:color="auto" w:fill="FFFFFF"/>
            <w:tcMar>
              <w:left w:w="480" w:type="dxa"/>
            </w:tcMar>
            <w:hideMark/>
          </w:tcPr>
          <w:p w14:paraId="7A286169" w14:textId="5DD3DC4F" w:rsidR="00DA78CC" w:rsidRPr="004636D3" w:rsidRDefault="00DA78CC" w:rsidP="00AE2167">
            <w:pPr>
              <w:spacing w:after="0"/>
              <w:contextualSpacing/>
              <w:jc w:val="left"/>
              <w:rPr>
                <w:i/>
                <w:iCs/>
                <w:sz w:val="20"/>
                <w:szCs w:val="20"/>
              </w:rPr>
            </w:pPr>
            <w:r w:rsidRPr="004636D3">
              <w:rPr>
                <w:rFonts w:ascii="MathJax_Math-italic" w:hAnsi="MathJax_Math-italic"/>
                <w:i/>
                <w:iCs/>
                <w:sz w:val="20"/>
                <w:szCs w:val="20"/>
                <w:bdr w:val="none" w:sz="0" w:space="0" w:color="auto" w:frame="1"/>
              </w:rPr>
              <w:t>a</w:t>
            </w:r>
          </w:p>
        </w:tc>
        <w:tc>
          <w:tcPr>
            <w:tcW w:w="0" w:type="auto"/>
            <w:shd w:val="clear" w:color="auto" w:fill="FFFFFF"/>
            <w:tcMar>
              <w:left w:w="120" w:type="dxa"/>
            </w:tcMar>
            <w:hideMark/>
          </w:tcPr>
          <w:p w14:paraId="7A2DDFCB" w14:textId="77777777" w:rsidR="00DA78CC" w:rsidRPr="004636D3" w:rsidRDefault="00DA78CC" w:rsidP="00AE2167">
            <w:pPr>
              <w:spacing w:after="0"/>
              <w:contextualSpacing/>
              <w:jc w:val="left"/>
              <w:rPr>
                <w:sz w:val="20"/>
                <w:szCs w:val="20"/>
              </w:rPr>
            </w:pPr>
            <w:r w:rsidRPr="004636D3">
              <w:rPr>
                <w:sz w:val="20"/>
                <w:szCs w:val="20"/>
              </w:rPr>
              <w:t>Index for age in model equations</w:t>
            </w:r>
          </w:p>
        </w:tc>
      </w:tr>
      <w:tr w:rsidR="004636D3" w:rsidRPr="004636D3" w14:paraId="2F6FD8D4" w14:textId="77777777" w:rsidTr="00AE2167">
        <w:trPr>
          <w:trHeight w:val="245"/>
        </w:trPr>
        <w:tc>
          <w:tcPr>
            <w:tcW w:w="0" w:type="auto"/>
            <w:shd w:val="clear" w:color="auto" w:fill="FFFFFF"/>
            <w:tcMar>
              <w:left w:w="480" w:type="dxa"/>
            </w:tcMar>
            <w:hideMark/>
          </w:tcPr>
          <w:p w14:paraId="17A5BBDB" w14:textId="1E9719EA" w:rsidR="00DA78CC" w:rsidRPr="004636D3" w:rsidRDefault="00DA78CC" w:rsidP="00AE2167">
            <w:pPr>
              <w:spacing w:after="0"/>
              <w:contextualSpacing/>
              <w:jc w:val="left"/>
              <w:rPr>
                <w:i/>
                <w:iCs/>
                <w:sz w:val="20"/>
                <w:szCs w:val="20"/>
              </w:rPr>
            </w:pPr>
            <w:r w:rsidRPr="004636D3">
              <w:rPr>
                <w:rFonts w:ascii="MathJax_Math-italic" w:hAnsi="MathJax_Math-italic"/>
                <w:i/>
                <w:iCs/>
                <w:sz w:val="20"/>
                <w:szCs w:val="20"/>
                <w:bdr w:val="none" w:sz="0" w:space="0" w:color="auto" w:frame="1"/>
              </w:rPr>
              <w:t>a</w:t>
            </w:r>
            <w:r w:rsidRPr="004636D3">
              <w:rPr>
                <w:rFonts w:ascii="MathJax_Math-italic" w:hAnsi="MathJax_Math-italic"/>
                <w:i/>
                <w:iCs/>
                <w:sz w:val="20"/>
                <w:szCs w:val="20"/>
                <w:bdr w:val="none" w:sz="0" w:space="0" w:color="auto" w:frame="1"/>
                <w:vertAlign w:val="subscript"/>
              </w:rPr>
              <w:t>0</w:t>
            </w:r>
          </w:p>
        </w:tc>
        <w:tc>
          <w:tcPr>
            <w:tcW w:w="0" w:type="auto"/>
            <w:shd w:val="clear" w:color="auto" w:fill="FFFFFF"/>
            <w:tcMar>
              <w:left w:w="120" w:type="dxa"/>
            </w:tcMar>
            <w:hideMark/>
          </w:tcPr>
          <w:p w14:paraId="4C2480D9" w14:textId="77777777" w:rsidR="00DA78CC" w:rsidRPr="004636D3" w:rsidRDefault="00DA78CC" w:rsidP="00AE2167">
            <w:pPr>
              <w:spacing w:after="0"/>
              <w:contextualSpacing/>
              <w:jc w:val="left"/>
              <w:rPr>
                <w:sz w:val="20"/>
                <w:szCs w:val="20"/>
              </w:rPr>
            </w:pPr>
            <w:r w:rsidRPr="004636D3">
              <w:rPr>
                <w:sz w:val="20"/>
                <w:szCs w:val="20"/>
              </w:rPr>
              <w:t>Recruitment age (age-2)</w:t>
            </w:r>
          </w:p>
        </w:tc>
      </w:tr>
      <w:tr w:rsidR="004636D3" w:rsidRPr="004636D3" w14:paraId="3FD68538" w14:textId="77777777" w:rsidTr="00AE2167">
        <w:trPr>
          <w:trHeight w:val="245"/>
        </w:trPr>
        <w:tc>
          <w:tcPr>
            <w:tcW w:w="0" w:type="auto"/>
            <w:shd w:val="clear" w:color="auto" w:fill="FFFFFF"/>
            <w:tcMar>
              <w:left w:w="480" w:type="dxa"/>
            </w:tcMar>
            <w:hideMark/>
          </w:tcPr>
          <w:p w14:paraId="70DE083E" w14:textId="3EAB0684" w:rsidR="00DA78CC" w:rsidRPr="004636D3" w:rsidRDefault="00DA78CC" w:rsidP="00AE2167">
            <w:pPr>
              <w:spacing w:after="0"/>
              <w:contextualSpacing/>
              <w:jc w:val="left"/>
              <w:rPr>
                <w:i/>
                <w:iCs/>
                <w:sz w:val="20"/>
                <w:szCs w:val="20"/>
              </w:rPr>
            </w:pPr>
            <w:r w:rsidRPr="004636D3">
              <w:rPr>
                <w:rFonts w:ascii="MathJax_Math-italic" w:hAnsi="MathJax_Math-italic"/>
                <w:i/>
                <w:iCs/>
                <w:sz w:val="20"/>
                <w:szCs w:val="20"/>
                <w:bdr w:val="none" w:sz="0" w:space="0" w:color="auto" w:frame="1"/>
              </w:rPr>
              <w:t>a</w:t>
            </w:r>
            <w:r w:rsidRPr="004636D3">
              <w:rPr>
                <w:rFonts w:ascii="MathJax_Main" w:hAnsi="MathJax_Main"/>
                <w:i/>
                <w:iCs/>
                <w:sz w:val="20"/>
                <w:szCs w:val="20"/>
                <w:bdr w:val="none" w:sz="0" w:space="0" w:color="auto" w:frame="1"/>
              </w:rPr>
              <w:t>+</w:t>
            </w:r>
          </w:p>
        </w:tc>
        <w:tc>
          <w:tcPr>
            <w:tcW w:w="0" w:type="auto"/>
            <w:shd w:val="clear" w:color="auto" w:fill="FFFFFF"/>
            <w:tcMar>
              <w:left w:w="120" w:type="dxa"/>
            </w:tcMar>
            <w:hideMark/>
          </w:tcPr>
          <w:p w14:paraId="10EF1A74" w14:textId="77777777" w:rsidR="00DA78CC" w:rsidRPr="004636D3" w:rsidRDefault="00DA78CC" w:rsidP="00AE2167">
            <w:pPr>
              <w:spacing w:after="0"/>
              <w:contextualSpacing/>
              <w:jc w:val="left"/>
              <w:rPr>
                <w:sz w:val="20"/>
                <w:szCs w:val="20"/>
              </w:rPr>
            </w:pPr>
            <w:r w:rsidRPr="004636D3">
              <w:rPr>
                <w:sz w:val="20"/>
                <w:szCs w:val="20"/>
              </w:rPr>
              <w:t>Plus group age (age-31)</w:t>
            </w:r>
          </w:p>
        </w:tc>
      </w:tr>
      <w:tr w:rsidR="004636D3" w:rsidRPr="004636D3" w14:paraId="75014B32" w14:textId="77777777" w:rsidTr="00AE2167">
        <w:trPr>
          <w:trHeight w:val="245"/>
        </w:trPr>
        <w:tc>
          <w:tcPr>
            <w:tcW w:w="0" w:type="auto"/>
            <w:shd w:val="clear" w:color="auto" w:fill="FFFFFF"/>
            <w:tcMar>
              <w:left w:w="480" w:type="dxa"/>
            </w:tcMar>
            <w:hideMark/>
          </w:tcPr>
          <w:p w14:paraId="23C18E36" w14:textId="4225C1DB" w:rsidR="00DA78CC" w:rsidRPr="004636D3" w:rsidRDefault="00DA78CC" w:rsidP="00AE2167">
            <w:pPr>
              <w:spacing w:after="0"/>
              <w:contextualSpacing/>
              <w:jc w:val="left"/>
              <w:rPr>
                <w:i/>
                <w:iCs/>
                <w:sz w:val="20"/>
                <w:szCs w:val="20"/>
              </w:rPr>
            </w:pPr>
            <w:r w:rsidRPr="004636D3">
              <w:rPr>
                <w:rFonts w:ascii="MathJax_Math-italic" w:hAnsi="MathJax_Math-italic"/>
                <w:i/>
                <w:iCs/>
                <w:sz w:val="20"/>
                <w:szCs w:val="20"/>
                <w:bdr w:val="none" w:sz="0" w:space="0" w:color="auto" w:frame="1"/>
              </w:rPr>
              <w:t>l</w:t>
            </w:r>
          </w:p>
        </w:tc>
        <w:tc>
          <w:tcPr>
            <w:tcW w:w="0" w:type="auto"/>
            <w:shd w:val="clear" w:color="auto" w:fill="FFFFFF"/>
            <w:tcMar>
              <w:left w:w="120" w:type="dxa"/>
            </w:tcMar>
            <w:hideMark/>
          </w:tcPr>
          <w:p w14:paraId="5379716D" w14:textId="77777777" w:rsidR="00DA78CC" w:rsidRPr="004636D3" w:rsidRDefault="00DA78CC" w:rsidP="00AE2167">
            <w:pPr>
              <w:spacing w:after="0"/>
              <w:contextualSpacing/>
              <w:jc w:val="left"/>
              <w:rPr>
                <w:sz w:val="20"/>
                <w:szCs w:val="20"/>
              </w:rPr>
            </w:pPr>
            <w:r w:rsidRPr="004636D3">
              <w:rPr>
                <w:sz w:val="20"/>
                <w:szCs w:val="20"/>
              </w:rPr>
              <w:t>Index for length bin in model equations</w:t>
            </w:r>
          </w:p>
        </w:tc>
      </w:tr>
      <w:tr w:rsidR="004636D3" w:rsidRPr="004636D3" w14:paraId="3077819B" w14:textId="77777777" w:rsidTr="00AE2167">
        <w:trPr>
          <w:trHeight w:val="245"/>
        </w:trPr>
        <w:tc>
          <w:tcPr>
            <w:tcW w:w="0" w:type="auto"/>
            <w:shd w:val="clear" w:color="auto" w:fill="FFFFFF"/>
            <w:tcMar>
              <w:left w:w="480" w:type="dxa"/>
            </w:tcMar>
            <w:hideMark/>
          </w:tcPr>
          <w:p w14:paraId="4DAEACE2" w14:textId="21001A47" w:rsidR="00DA78CC" w:rsidRPr="004636D3" w:rsidRDefault="00DA78CC" w:rsidP="00AE2167">
            <w:pPr>
              <w:spacing w:after="0"/>
              <w:contextualSpacing/>
              <w:jc w:val="left"/>
              <w:rPr>
                <w:i/>
                <w:iCs/>
                <w:sz w:val="20"/>
                <w:szCs w:val="20"/>
              </w:rPr>
            </w:pPr>
            <w:r w:rsidRPr="004636D3">
              <w:rPr>
                <w:rFonts w:ascii="MathJax_Math-italic" w:hAnsi="MathJax_Math-italic"/>
                <w:i/>
                <w:iCs/>
                <w:sz w:val="20"/>
                <w:szCs w:val="20"/>
                <w:bdr w:val="none" w:sz="0" w:space="0" w:color="auto" w:frame="1"/>
              </w:rPr>
              <w:t>l</w:t>
            </w:r>
            <w:r w:rsidRPr="004636D3">
              <w:rPr>
                <w:rFonts w:ascii="MathJax_Main" w:hAnsi="MathJax_Main"/>
                <w:i/>
                <w:iCs/>
                <w:sz w:val="20"/>
                <w:szCs w:val="20"/>
                <w:bdr w:val="none" w:sz="0" w:space="0" w:color="auto" w:frame="1"/>
                <w:vertAlign w:val="subscript"/>
              </w:rPr>
              <w:t>0</w:t>
            </w:r>
          </w:p>
        </w:tc>
        <w:tc>
          <w:tcPr>
            <w:tcW w:w="0" w:type="auto"/>
            <w:shd w:val="clear" w:color="auto" w:fill="FFFFFF"/>
            <w:tcMar>
              <w:left w:w="120" w:type="dxa"/>
            </w:tcMar>
            <w:hideMark/>
          </w:tcPr>
          <w:p w14:paraId="412B2D59" w14:textId="77777777" w:rsidR="00DA78CC" w:rsidRPr="004636D3" w:rsidRDefault="00DA78CC" w:rsidP="00AE2167">
            <w:pPr>
              <w:spacing w:after="0"/>
              <w:contextualSpacing/>
              <w:jc w:val="left"/>
              <w:rPr>
                <w:sz w:val="20"/>
                <w:szCs w:val="20"/>
              </w:rPr>
            </w:pPr>
            <w:r w:rsidRPr="004636D3">
              <w:rPr>
                <w:sz w:val="20"/>
                <w:szCs w:val="20"/>
              </w:rPr>
              <w:t>Recruitment length bin (41 cm)</w:t>
            </w:r>
          </w:p>
        </w:tc>
      </w:tr>
      <w:tr w:rsidR="004636D3" w:rsidRPr="004636D3" w14:paraId="7DD5A4FA" w14:textId="77777777" w:rsidTr="00AE2167">
        <w:trPr>
          <w:trHeight w:val="245"/>
        </w:trPr>
        <w:tc>
          <w:tcPr>
            <w:tcW w:w="0" w:type="auto"/>
            <w:shd w:val="clear" w:color="auto" w:fill="FFFFFF"/>
            <w:tcMar>
              <w:left w:w="480" w:type="dxa"/>
            </w:tcMar>
            <w:hideMark/>
          </w:tcPr>
          <w:p w14:paraId="73B3DBB7" w14:textId="0C1B19E2" w:rsidR="00DA78CC" w:rsidRPr="004636D3" w:rsidRDefault="00DA78CC" w:rsidP="00AE2167">
            <w:pPr>
              <w:spacing w:after="0"/>
              <w:contextualSpacing/>
              <w:jc w:val="left"/>
              <w:rPr>
                <w:i/>
                <w:iCs/>
                <w:sz w:val="20"/>
                <w:szCs w:val="20"/>
              </w:rPr>
            </w:pPr>
            <w:r w:rsidRPr="004636D3">
              <w:rPr>
                <w:rFonts w:ascii="MathJax_Math-italic" w:hAnsi="MathJax_Math-italic"/>
                <w:i/>
                <w:iCs/>
                <w:sz w:val="20"/>
                <w:szCs w:val="20"/>
                <w:bdr w:val="none" w:sz="0" w:space="0" w:color="auto" w:frame="1"/>
              </w:rPr>
              <w:t>l+</w:t>
            </w:r>
          </w:p>
        </w:tc>
        <w:tc>
          <w:tcPr>
            <w:tcW w:w="0" w:type="auto"/>
            <w:shd w:val="clear" w:color="auto" w:fill="FFFFFF"/>
            <w:tcMar>
              <w:left w:w="120" w:type="dxa"/>
            </w:tcMar>
            <w:hideMark/>
          </w:tcPr>
          <w:p w14:paraId="5600F576" w14:textId="77777777" w:rsidR="00DA78CC" w:rsidRPr="004636D3" w:rsidRDefault="00DA78CC" w:rsidP="00AE2167">
            <w:pPr>
              <w:spacing w:after="0"/>
              <w:contextualSpacing/>
              <w:jc w:val="left"/>
              <w:rPr>
                <w:sz w:val="20"/>
                <w:szCs w:val="20"/>
              </w:rPr>
            </w:pPr>
            <w:r w:rsidRPr="004636D3">
              <w:rPr>
                <w:sz w:val="20"/>
                <w:szCs w:val="20"/>
              </w:rPr>
              <w:t>Plus group length bin (99 cm)</w:t>
            </w:r>
          </w:p>
        </w:tc>
      </w:tr>
      <w:tr w:rsidR="004636D3" w:rsidRPr="004636D3" w14:paraId="4BA51DAF" w14:textId="77777777" w:rsidTr="00AE2167">
        <w:trPr>
          <w:trHeight w:val="245"/>
        </w:trPr>
        <w:tc>
          <w:tcPr>
            <w:tcW w:w="0" w:type="auto"/>
            <w:shd w:val="clear" w:color="auto" w:fill="FFFFFF"/>
            <w:tcMar>
              <w:left w:w="480" w:type="dxa"/>
            </w:tcMar>
            <w:hideMark/>
          </w:tcPr>
          <w:p w14:paraId="0827075B" w14:textId="366761E1" w:rsidR="00DA78CC" w:rsidRPr="004636D3" w:rsidRDefault="00DA78CC" w:rsidP="00AE2167">
            <w:pPr>
              <w:spacing w:after="0"/>
              <w:contextualSpacing/>
              <w:jc w:val="left"/>
              <w:rPr>
                <w:i/>
                <w:iCs/>
                <w:sz w:val="20"/>
                <w:szCs w:val="20"/>
              </w:rPr>
            </w:pPr>
            <w:r w:rsidRPr="004636D3">
              <w:rPr>
                <w:rFonts w:ascii="MathJax_Math-italic" w:hAnsi="MathJax_Math-italic"/>
                <w:i/>
                <w:iCs/>
                <w:sz w:val="20"/>
                <w:szCs w:val="20"/>
                <w:bdr w:val="none" w:sz="0" w:space="0" w:color="auto" w:frame="1"/>
              </w:rPr>
              <w:t>fsh</w:t>
            </w:r>
          </w:p>
        </w:tc>
        <w:tc>
          <w:tcPr>
            <w:tcW w:w="0" w:type="auto"/>
            <w:shd w:val="clear" w:color="auto" w:fill="FFFFFF"/>
            <w:tcMar>
              <w:left w:w="120" w:type="dxa"/>
            </w:tcMar>
            <w:hideMark/>
          </w:tcPr>
          <w:p w14:paraId="5C51DD56" w14:textId="77777777" w:rsidR="00DA78CC" w:rsidRPr="004636D3" w:rsidRDefault="00DA78CC" w:rsidP="00AE2167">
            <w:pPr>
              <w:spacing w:after="0"/>
              <w:contextualSpacing/>
              <w:jc w:val="left"/>
              <w:rPr>
                <w:sz w:val="20"/>
                <w:szCs w:val="20"/>
              </w:rPr>
            </w:pPr>
            <w:r w:rsidRPr="004636D3">
              <w:rPr>
                <w:sz w:val="20"/>
                <w:szCs w:val="20"/>
              </w:rPr>
              <w:t>NSEI longline fishery</w:t>
            </w:r>
          </w:p>
        </w:tc>
      </w:tr>
      <w:tr w:rsidR="004636D3" w:rsidRPr="004636D3" w14:paraId="4B5C71E2" w14:textId="77777777" w:rsidTr="00AE2167">
        <w:trPr>
          <w:trHeight w:val="245"/>
        </w:trPr>
        <w:tc>
          <w:tcPr>
            <w:tcW w:w="0" w:type="auto"/>
            <w:shd w:val="clear" w:color="auto" w:fill="FFFFFF"/>
            <w:tcMar>
              <w:left w:w="480" w:type="dxa"/>
            </w:tcMar>
            <w:hideMark/>
          </w:tcPr>
          <w:p w14:paraId="18709C91" w14:textId="6B7E0DD6" w:rsidR="00DA78CC" w:rsidRPr="004636D3" w:rsidRDefault="00DA78CC" w:rsidP="00AE2167">
            <w:pPr>
              <w:spacing w:after="0"/>
              <w:contextualSpacing/>
              <w:jc w:val="left"/>
              <w:rPr>
                <w:i/>
                <w:iCs/>
                <w:sz w:val="20"/>
                <w:szCs w:val="20"/>
              </w:rPr>
            </w:pPr>
            <w:r w:rsidRPr="004636D3">
              <w:rPr>
                <w:rFonts w:ascii="MathJax_Math-italic" w:hAnsi="MathJax_Math-italic"/>
                <w:i/>
                <w:iCs/>
                <w:sz w:val="20"/>
                <w:szCs w:val="20"/>
                <w:bdr w:val="none" w:sz="0" w:space="0" w:color="auto" w:frame="1"/>
              </w:rPr>
              <w:t>srv</w:t>
            </w:r>
          </w:p>
        </w:tc>
        <w:tc>
          <w:tcPr>
            <w:tcW w:w="0" w:type="auto"/>
            <w:shd w:val="clear" w:color="auto" w:fill="FFFFFF"/>
            <w:tcMar>
              <w:left w:w="120" w:type="dxa"/>
            </w:tcMar>
            <w:hideMark/>
          </w:tcPr>
          <w:p w14:paraId="33331FEC" w14:textId="3484A604" w:rsidR="00DA78CC" w:rsidRPr="004636D3" w:rsidRDefault="00DA78CC" w:rsidP="00AE2167">
            <w:pPr>
              <w:spacing w:after="0"/>
              <w:contextualSpacing/>
              <w:jc w:val="left"/>
              <w:rPr>
                <w:sz w:val="20"/>
                <w:szCs w:val="20"/>
              </w:rPr>
            </w:pPr>
            <w:r w:rsidRPr="004636D3">
              <w:rPr>
                <w:sz w:val="20"/>
                <w:szCs w:val="20"/>
              </w:rPr>
              <w:t>ADF&amp;G longline survey</w:t>
            </w:r>
          </w:p>
        </w:tc>
      </w:tr>
      <w:tr w:rsidR="004636D3" w:rsidRPr="004636D3" w14:paraId="7B5320F2" w14:textId="77777777" w:rsidTr="00AE2167">
        <w:trPr>
          <w:trHeight w:val="245"/>
        </w:trPr>
        <w:tc>
          <w:tcPr>
            <w:tcW w:w="0" w:type="auto"/>
            <w:shd w:val="clear" w:color="auto" w:fill="FFFFFF"/>
            <w:tcMar>
              <w:left w:w="480" w:type="dxa"/>
            </w:tcMar>
            <w:hideMark/>
          </w:tcPr>
          <w:p w14:paraId="3489BA14" w14:textId="32174802" w:rsidR="00DA78CC" w:rsidRPr="004636D3" w:rsidRDefault="00DA78CC" w:rsidP="00AE2167">
            <w:pPr>
              <w:spacing w:after="0"/>
              <w:contextualSpacing/>
              <w:jc w:val="left"/>
              <w:rPr>
                <w:i/>
                <w:iCs/>
                <w:sz w:val="20"/>
                <w:szCs w:val="20"/>
              </w:rPr>
            </w:pPr>
            <w:r w:rsidRPr="004636D3">
              <w:rPr>
                <w:rFonts w:ascii="MathJax_Math-italic" w:hAnsi="MathJax_Math-italic"/>
                <w:i/>
                <w:iCs/>
                <w:sz w:val="20"/>
                <w:szCs w:val="20"/>
                <w:bdr w:val="none" w:sz="0" w:space="0" w:color="auto" w:frame="1"/>
              </w:rPr>
              <w:t>MR</w:t>
            </w:r>
          </w:p>
        </w:tc>
        <w:tc>
          <w:tcPr>
            <w:tcW w:w="0" w:type="auto"/>
            <w:shd w:val="clear" w:color="auto" w:fill="FFFFFF"/>
            <w:tcMar>
              <w:left w:w="120" w:type="dxa"/>
            </w:tcMar>
            <w:hideMark/>
          </w:tcPr>
          <w:p w14:paraId="22B455FA" w14:textId="3103A96D" w:rsidR="00DA78CC" w:rsidRPr="004636D3" w:rsidRDefault="004E6411" w:rsidP="00AE2167">
            <w:pPr>
              <w:spacing w:after="0"/>
              <w:contextualSpacing/>
              <w:jc w:val="left"/>
              <w:rPr>
                <w:sz w:val="20"/>
                <w:szCs w:val="20"/>
              </w:rPr>
            </w:pPr>
            <w:r w:rsidRPr="004636D3">
              <w:rPr>
                <w:sz w:val="20"/>
                <w:szCs w:val="20"/>
              </w:rPr>
              <w:t>Mark–recapture</w:t>
            </w:r>
            <w:r w:rsidR="00DA78CC" w:rsidRPr="004636D3">
              <w:rPr>
                <w:sz w:val="20"/>
                <w:szCs w:val="20"/>
              </w:rPr>
              <w:t xml:space="preserve"> abundance</w:t>
            </w:r>
          </w:p>
        </w:tc>
      </w:tr>
    </w:tbl>
    <w:p w14:paraId="4FC03B44" w14:textId="77777777" w:rsidR="00A37B45" w:rsidRPr="004636D3" w:rsidRDefault="00A37B45">
      <w:r w:rsidRPr="004636D3">
        <w:br w:type="page"/>
      </w:r>
    </w:p>
    <w:p w14:paraId="18C2BE5A" w14:textId="70E9D882" w:rsidR="00CD06B6" w:rsidRPr="003B1C2A" w:rsidRDefault="00B144F9" w:rsidP="003B1C2A">
      <w:pPr>
        <w:pStyle w:val="Caption"/>
      </w:pPr>
      <w:bookmarkStart w:id="129" w:name="_Toc204337300"/>
      <w:bookmarkStart w:id="130" w:name="_Hlk198631616"/>
      <w:r w:rsidRPr="004636D3">
        <w:rPr>
          <w:szCs w:val="22"/>
        </w:rPr>
        <w:lastRenderedPageBreak/>
        <w:t xml:space="preserve">Table </w:t>
      </w:r>
      <w:r w:rsidR="00B8502C">
        <w:fldChar w:fldCharType="begin"/>
      </w:r>
      <w:r w:rsidR="00B8502C">
        <w:instrText xml:space="preserve"> SEQ Table \* ARABIC </w:instrText>
      </w:r>
      <w:r w:rsidR="00B8502C">
        <w:fldChar w:fldCharType="separate"/>
      </w:r>
      <w:r w:rsidR="00B8502C">
        <w:rPr>
          <w:noProof/>
        </w:rPr>
        <w:t>5</w:t>
      </w:r>
      <w:r w:rsidR="00B8502C">
        <w:rPr>
          <w:noProof/>
        </w:rPr>
        <w:fldChar w:fldCharType="end"/>
      </w:r>
      <w:r w:rsidRPr="004636D3">
        <w:rPr>
          <w:szCs w:val="22"/>
        </w:rPr>
        <w:t>.–</w:t>
      </w:r>
      <w:r w:rsidRPr="004636D3">
        <w:rPr>
          <w:szCs w:val="22"/>
          <w:shd w:val="clear" w:color="auto" w:fill="FFFFFF"/>
        </w:rPr>
        <w:t xml:space="preserve"> Variable definitions for the statistical catch-at-age model,</w:t>
      </w:r>
      <w:r w:rsidRPr="004636D3">
        <w:rPr>
          <w:szCs w:val="22"/>
          <w:bdr w:val="none" w:sz="0" w:space="0" w:color="auto" w:frame="1"/>
        </w:rPr>
        <w:t xml:space="preserve"> </w:t>
      </w:r>
      <w:r w:rsidR="00CD06B6" w:rsidRPr="004636D3">
        <w:rPr>
          <w:szCs w:val="22"/>
          <w:bdr w:val="none" w:sz="0" w:space="0" w:color="auto" w:frame="1"/>
        </w:rPr>
        <w:t>parameters</w:t>
      </w:r>
      <w:r w:rsidR="00292A2F" w:rsidRPr="004636D3">
        <w:rPr>
          <w:szCs w:val="22"/>
          <w:bdr w:val="none" w:sz="0" w:space="0" w:color="auto" w:frame="1"/>
        </w:rPr>
        <w:t>.</w:t>
      </w:r>
      <w:bookmarkEnd w:id="129"/>
    </w:p>
    <w:tbl>
      <w:tblPr>
        <w:tblW w:w="8206" w:type="dxa"/>
        <w:shd w:val="clear" w:color="auto" w:fill="FFFFFF"/>
        <w:tblCellMar>
          <w:top w:w="15" w:type="dxa"/>
          <w:left w:w="15" w:type="dxa"/>
          <w:bottom w:w="15" w:type="dxa"/>
          <w:right w:w="15" w:type="dxa"/>
        </w:tblCellMar>
        <w:tblLook w:val="0600" w:firstRow="0" w:lastRow="0" w:firstColumn="0" w:lastColumn="0" w:noHBand="1" w:noVBand="1"/>
      </w:tblPr>
      <w:tblGrid>
        <w:gridCol w:w="1110"/>
        <w:gridCol w:w="7096"/>
      </w:tblGrid>
      <w:tr w:rsidR="004636D3" w:rsidRPr="004636D3" w14:paraId="5CBAE525" w14:textId="77777777" w:rsidTr="00AE2167">
        <w:trPr>
          <w:trHeight w:val="288"/>
          <w:tblHeader/>
        </w:trPr>
        <w:tc>
          <w:tcPr>
            <w:tcW w:w="0" w:type="auto"/>
            <w:tcBorders>
              <w:top w:val="single" w:sz="4" w:space="0" w:color="auto"/>
              <w:bottom w:val="single" w:sz="12" w:space="0" w:color="DDDDDD"/>
            </w:tcBorders>
            <w:shd w:val="clear" w:color="auto" w:fill="FFFFFF"/>
            <w:tcMar>
              <w:left w:w="120" w:type="dxa"/>
            </w:tcMar>
            <w:vAlign w:val="bottom"/>
            <w:hideMark/>
          </w:tcPr>
          <w:bookmarkEnd w:id="130"/>
          <w:p w14:paraId="57322F40" w14:textId="77777777" w:rsidR="00C93A4B" w:rsidRPr="004636D3" w:rsidRDefault="00C93A4B" w:rsidP="004E6411">
            <w:pPr>
              <w:spacing w:after="0"/>
              <w:jc w:val="left"/>
              <w:rPr>
                <w:sz w:val="20"/>
                <w:szCs w:val="20"/>
              </w:rPr>
            </w:pPr>
            <w:r w:rsidRPr="004636D3">
              <w:rPr>
                <w:sz w:val="20"/>
                <w:szCs w:val="20"/>
              </w:rPr>
              <w:t>Variable</w:t>
            </w:r>
          </w:p>
        </w:tc>
        <w:tc>
          <w:tcPr>
            <w:tcW w:w="0" w:type="auto"/>
            <w:tcBorders>
              <w:top w:val="single" w:sz="4" w:space="0" w:color="auto"/>
              <w:bottom w:val="single" w:sz="12" w:space="0" w:color="DDDDDD"/>
            </w:tcBorders>
            <w:shd w:val="clear" w:color="auto" w:fill="FFFFFF"/>
            <w:tcMar>
              <w:left w:w="120" w:type="dxa"/>
            </w:tcMar>
            <w:vAlign w:val="bottom"/>
            <w:hideMark/>
          </w:tcPr>
          <w:p w14:paraId="3B4B8F07" w14:textId="77777777" w:rsidR="00C93A4B" w:rsidRPr="004636D3" w:rsidRDefault="00C93A4B" w:rsidP="004E6411">
            <w:pPr>
              <w:spacing w:after="0"/>
              <w:jc w:val="left"/>
              <w:rPr>
                <w:sz w:val="20"/>
                <w:szCs w:val="20"/>
              </w:rPr>
            </w:pPr>
            <w:r w:rsidRPr="004636D3">
              <w:rPr>
                <w:sz w:val="20"/>
                <w:szCs w:val="20"/>
              </w:rPr>
              <w:t>Definition</w:t>
            </w:r>
          </w:p>
        </w:tc>
      </w:tr>
      <w:tr w:rsidR="004636D3" w:rsidRPr="004636D3" w14:paraId="3EDEF57F" w14:textId="77777777" w:rsidTr="00AE2167">
        <w:tc>
          <w:tcPr>
            <w:tcW w:w="0" w:type="auto"/>
            <w:shd w:val="clear" w:color="auto" w:fill="FFFFFF"/>
            <w:tcMar>
              <w:left w:w="480" w:type="dxa"/>
            </w:tcMar>
            <w:hideMark/>
          </w:tcPr>
          <w:p w14:paraId="0AD8F81F" w14:textId="77777777" w:rsidR="00C93A4B" w:rsidRPr="0094413B" w:rsidRDefault="00C93A4B" w:rsidP="004E6411">
            <w:pPr>
              <w:spacing w:after="0"/>
              <w:jc w:val="left"/>
              <w:rPr>
                <w:i/>
                <w:iCs/>
                <w:sz w:val="20"/>
                <w:szCs w:val="20"/>
              </w:rPr>
            </w:pPr>
            <w:r w:rsidRPr="0094413B">
              <w:rPr>
                <w:i/>
                <w:iCs/>
                <w:sz w:val="20"/>
                <w:szCs w:val="20"/>
                <w:bdr w:val="none" w:sz="0" w:space="0" w:color="auto" w:frame="1"/>
              </w:rPr>
              <w:t>M</w:t>
            </w:r>
          </w:p>
        </w:tc>
        <w:tc>
          <w:tcPr>
            <w:tcW w:w="0" w:type="auto"/>
            <w:shd w:val="clear" w:color="auto" w:fill="FFFFFF"/>
            <w:tcMar>
              <w:left w:w="120" w:type="dxa"/>
            </w:tcMar>
            <w:hideMark/>
          </w:tcPr>
          <w:p w14:paraId="40B37010" w14:textId="77777777" w:rsidR="00C93A4B" w:rsidRPr="004636D3" w:rsidRDefault="00C93A4B" w:rsidP="004E6411">
            <w:pPr>
              <w:spacing w:after="0"/>
              <w:jc w:val="left"/>
              <w:rPr>
                <w:sz w:val="20"/>
                <w:szCs w:val="20"/>
              </w:rPr>
            </w:pPr>
            <w:r w:rsidRPr="004636D3">
              <w:rPr>
                <w:sz w:val="20"/>
                <w:szCs w:val="20"/>
              </w:rPr>
              <w:t>Instantaneous natural mortality</w:t>
            </w:r>
          </w:p>
        </w:tc>
      </w:tr>
      <w:tr w:rsidR="004636D3" w:rsidRPr="004636D3" w14:paraId="17A7D1AE" w14:textId="77777777" w:rsidTr="00AE2167">
        <w:tc>
          <w:tcPr>
            <w:tcW w:w="0" w:type="auto"/>
            <w:tcBorders>
              <w:top w:val="single" w:sz="6" w:space="0" w:color="DDDDDD"/>
            </w:tcBorders>
            <w:shd w:val="clear" w:color="auto" w:fill="FFFFFF"/>
            <w:tcMar>
              <w:left w:w="480" w:type="dxa"/>
            </w:tcMar>
            <w:hideMark/>
          </w:tcPr>
          <w:p w14:paraId="0A7CE142" w14:textId="77777777" w:rsidR="00C93A4B" w:rsidRPr="0094413B" w:rsidRDefault="00C93A4B" w:rsidP="004E6411">
            <w:pPr>
              <w:spacing w:after="0"/>
              <w:jc w:val="left"/>
              <w:rPr>
                <w:i/>
                <w:iCs/>
                <w:sz w:val="20"/>
                <w:szCs w:val="20"/>
              </w:rPr>
            </w:pPr>
            <w:r w:rsidRPr="0094413B">
              <w:rPr>
                <w:i/>
                <w:iCs/>
                <w:sz w:val="20"/>
                <w:szCs w:val="20"/>
                <w:bdr w:val="none" w:sz="0" w:space="0" w:color="auto" w:frame="1"/>
              </w:rPr>
              <w:t>F</w:t>
            </w:r>
          </w:p>
        </w:tc>
        <w:tc>
          <w:tcPr>
            <w:tcW w:w="0" w:type="auto"/>
            <w:tcBorders>
              <w:top w:val="single" w:sz="6" w:space="0" w:color="DDDDDD"/>
            </w:tcBorders>
            <w:shd w:val="clear" w:color="auto" w:fill="FFFFFF"/>
            <w:tcMar>
              <w:left w:w="120" w:type="dxa"/>
            </w:tcMar>
            <w:hideMark/>
          </w:tcPr>
          <w:p w14:paraId="73DA4577" w14:textId="77777777" w:rsidR="00C93A4B" w:rsidRPr="004636D3" w:rsidRDefault="00C93A4B" w:rsidP="004E6411">
            <w:pPr>
              <w:spacing w:after="0"/>
              <w:jc w:val="left"/>
              <w:rPr>
                <w:sz w:val="20"/>
                <w:szCs w:val="20"/>
              </w:rPr>
            </w:pPr>
            <w:r w:rsidRPr="004636D3">
              <w:rPr>
                <w:sz w:val="20"/>
                <w:szCs w:val="20"/>
              </w:rPr>
              <w:t>Instantaneous fishing mortality</w:t>
            </w:r>
          </w:p>
        </w:tc>
      </w:tr>
      <w:tr w:rsidR="004636D3" w:rsidRPr="004636D3" w14:paraId="64F27F62" w14:textId="77777777" w:rsidTr="00AE2167">
        <w:tc>
          <w:tcPr>
            <w:tcW w:w="0" w:type="auto"/>
            <w:tcBorders>
              <w:top w:val="single" w:sz="6" w:space="0" w:color="DDDDDD"/>
            </w:tcBorders>
            <w:shd w:val="clear" w:color="auto" w:fill="FFFFFF"/>
            <w:tcMar>
              <w:left w:w="480" w:type="dxa"/>
            </w:tcMar>
            <w:hideMark/>
          </w:tcPr>
          <w:p w14:paraId="1C23C5F9" w14:textId="77777777" w:rsidR="00C93A4B" w:rsidRPr="0094413B" w:rsidRDefault="00C93A4B" w:rsidP="004E6411">
            <w:pPr>
              <w:spacing w:after="0"/>
              <w:jc w:val="left"/>
              <w:rPr>
                <w:i/>
                <w:iCs/>
                <w:sz w:val="20"/>
                <w:szCs w:val="20"/>
              </w:rPr>
            </w:pPr>
            <w:r w:rsidRPr="0094413B">
              <w:rPr>
                <w:i/>
                <w:iCs/>
                <w:sz w:val="20"/>
                <w:szCs w:val="20"/>
                <w:bdr w:val="none" w:sz="0" w:space="0" w:color="auto" w:frame="1"/>
              </w:rPr>
              <w:t>Z</w:t>
            </w:r>
          </w:p>
        </w:tc>
        <w:tc>
          <w:tcPr>
            <w:tcW w:w="0" w:type="auto"/>
            <w:tcBorders>
              <w:top w:val="single" w:sz="6" w:space="0" w:color="DDDDDD"/>
            </w:tcBorders>
            <w:shd w:val="clear" w:color="auto" w:fill="FFFFFF"/>
            <w:tcMar>
              <w:left w:w="120" w:type="dxa"/>
            </w:tcMar>
            <w:hideMark/>
          </w:tcPr>
          <w:p w14:paraId="236E990E" w14:textId="77777777" w:rsidR="00C93A4B" w:rsidRPr="004636D3" w:rsidRDefault="00C93A4B" w:rsidP="004E6411">
            <w:pPr>
              <w:spacing w:after="0"/>
              <w:jc w:val="left"/>
              <w:rPr>
                <w:sz w:val="20"/>
                <w:szCs w:val="20"/>
              </w:rPr>
            </w:pPr>
            <w:r w:rsidRPr="004636D3">
              <w:rPr>
                <w:sz w:val="20"/>
                <w:szCs w:val="20"/>
              </w:rPr>
              <w:t>Total instantaneous mortality</w:t>
            </w:r>
          </w:p>
        </w:tc>
      </w:tr>
      <w:tr w:rsidR="004636D3" w:rsidRPr="004636D3" w14:paraId="7576541C" w14:textId="77777777" w:rsidTr="00AE2167">
        <w:tc>
          <w:tcPr>
            <w:tcW w:w="0" w:type="auto"/>
            <w:tcBorders>
              <w:top w:val="single" w:sz="6" w:space="0" w:color="DDDDDD"/>
            </w:tcBorders>
            <w:shd w:val="clear" w:color="auto" w:fill="FFFFFF"/>
            <w:tcMar>
              <w:left w:w="480" w:type="dxa"/>
            </w:tcMar>
            <w:hideMark/>
          </w:tcPr>
          <w:p w14:paraId="460DAF83" w14:textId="77777777" w:rsidR="00C93A4B" w:rsidRPr="0094413B" w:rsidRDefault="00C93A4B" w:rsidP="004E6411">
            <w:pPr>
              <w:spacing w:after="0"/>
              <w:jc w:val="left"/>
              <w:rPr>
                <w:i/>
                <w:iCs/>
                <w:sz w:val="20"/>
                <w:szCs w:val="20"/>
              </w:rPr>
            </w:pPr>
            <w:r w:rsidRPr="0094413B">
              <w:rPr>
                <w:i/>
                <w:iCs/>
                <w:sz w:val="20"/>
                <w:szCs w:val="20"/>
                <w:bdr w:val="none" w:sz="0" w:space="0" w:color="auto" w:frame="1"/>
              </w:rPr>
              <w:t>S</w:t>
            </w:r>
          </w:p>
        </w:tc>
        <w:tc>
          <w:tcPr>
            <w:tcW w:w="0" w:type="auto"/>
            <w:tcBorders>
              <w:top w:val="single" w:sz="6" w:space="0" w:color="DDDDDD"/>
            </w:tcBorders>
            <w:shd w:val="clear" w:color="auto" w:fill="FFFFFF"/>
            <w:tcMar>
              <w:left w:w="120" w:type="dxa"/>
            </w:tcMar>
            <w:hideMark/>
          </w:tcPr>
          <w:p w14:paraId="1613176C" w14:textId="77777777" w:rsidR="00C93A4B" w:rsidRPr="004636D3" w:rsidRDefault="00C93A4B" w:rsidP="004E6411">
            <w:pPr>
              <w:spacing w:after="0"/>
              <w:jc w:val="left"/>
              <w:rPr>
                <w:sz w:val="20"/>
                <w:szCs w:val="20"/>
              </w:rPr>
            </w:pPr>
            <w:r w:rsidRPr="004636D3">
              <w:rPr>
                <w:sz w:val="20"/>
                <w:szCs w:val="20"/>
              </w:rPr>
              <w:t>Total annual survival</w:t>
            </w:r>
          </w:p>
        </w:tc>
      </w:tr>
      <w:tr w:rsidR="004636D3" w:rsidRPr="004636D3" w14:paraId="40D92CA7" w14:textId="77777777" w:rsidTr="00AE2167">
        <w:tc>
          <w:tcPr>
            <w:tcW w:w="0" w:type="auto"/>
            <w:tcBorders>
              <w:top w:val="single" w:sz="6" w:space="0" w:color="DDDDDD"/>
            </w:tcBorders>
            <w:shd w:val="clear" w:color="auto" w:fill="FFFFFF"/>
            <w:tcMar>
              <w:left w:w="480" w:type="dxa"/>
            </w:tcMar>
            <w:hideMark/>
          </w:tcPr>
          <w:p w14:paraId="5785BA1F" w14:textId="77777777" w:rsidR="00C93A4B" w:rsidRPr="0094413B" w:rsidRDefault="00C93A4B" w:rsidP="004E6411">
            <w:pPr>
              <w:spacing w:after="0"/>
              <w:jc w:val="left"/>
              <w:rPr>
                <w:i/>
                <w:iCs/>
                <w:sz w:val="20"/>
                <w:szCs w:val="20"/>
              </w:rPr>
            </w:pPr>
            <w:r w:rsidRPr="0094413B">
              <w:rPr>
                <w:i/>
                <w:iCs/>
                <w:sz w:val="20"/>
                <w:szCs w:val="20"/>
                <w:bdr w:val="none" w:sz="0" w:space="0" w:color="auto" w:frame="1"/>
              </w:rPr>
              <w:t>D</w:t>
            </w:r>
          </w:p>
        </w:tc>
        <w:tc>
          <w:tcPr>
            <w:tcW w:w="0" w:type="auto"/>
            <w:tcBorders>
              <w:top w:val="single" w:sz="6" w:space="0" w:color="DDDDDD"/>
            </w:tcBorders>
            <w:shd w:val="clear" w:color="auto" w:fill="FFFFFF"/>
            <w:tcMar>
              <w:left w:w="120" w:type="dxa"/>
            </w:tcMar>
            <w:hideMark/>
          </w:tcPr>
          <w:p w14:paraId="40420C28" w14:textId="77777777" w:rsidR="00C93A4B" w:rsidRPr="004636D3" w:rsidRDefault="00C93A4B" w:rsidP="004E6411">
            <w:pPr>
              <w:spacing w:after="0"/>
              <w:jc w:val="left"/>
              <w:rPr>
                <w:sz w:val="20"/>
                <w:szCs w:val="20"/>
              </w:rPr>
            </w:pPr>
            <w:r w:rsidRPr="004636D3">
              <w:rPr>
                <w:sz w:val="20"/>
                <w:szCs w:val="20"/>
              </w:rPr>
              <w:t>Discard mortality</w:t>
            </w:r>
          </w:p>
        </w:tc>
      </w:tr>
      <w:tr w:rsidR="004636D3" w:rsidRPr="004636D3" w14:paraId="15EE3493" w14:textId="77777777" w:rsidTr="00AE2167">
        <w:tc>
          <w:tcPr>
            <w:tcW w:w="0" w:type="auto"/>
            <w:tcBorders>
              <w:top w:val="single" w:sz="6" w:space="0" w:color="DDDDDD"/>
            </w:tcBorders>
            <w:shd w:val="clear" w:color="auto" w:fill="FFFFFF"/>
            <w:tcMar>
              <w:left w:w="480" w:type="dxa"/>
            </w:tcMar>
            <w:hideMark/>
          </w:tcPr>
          <w:p w14:paraId="6692DF81" w14:textId="77777777" w:rsidR="00C93A4B" w:rsidRPr="0094413B" w:rsidRDefault="00C93A4B" w:rsidP="004E6411">
            <w:pPr>
              <w:spacing w:after="0"/>
              <w:jc w:val="left"/>
              <w:rPr>
                <w:i/>
                <w:iCs/>
                <w:sz w:val="20"/>
                <w:szCs w:val="20"/>
              </w:rPr>
            </w:pPr>
            <w:r w:rsidRPr="0094413B">
              <w:rPr>
                <w:i/>
                <w:iCs/>
                <w:sz w:val="20"/>
                <w:szCs w:val="20"/>
                <w:bdr w:val="none" w:sz="0" w:space="0" w:color="auto" w:frame="1"/>
              </w:rPr>
              <w:t>S</w:t>
            </w:r>
            <w:r w:rsidRPr="0094413B">
              <w:rPr>
                <w:i/>
                <w:iCs/>
                <w:sz w:val="20"/>
                <w:szCs w:val="20"/>
                <w:bdr w:val="none" w:sz="0" w:space="0" w:color="auto" w:frame="1"/>
                <w:vertAlign w:val="subscript"/>
              </w:rPr>
              <w:t>50</w:t>
            </w:r>
          </w:p>
        </w:tc>
        <w:tc>
          <w:tcPr>
            <w:tcW w:w="0" w:type="auto"/>
            <w:tcBorders>
              <w:top w:val="single" w:sz="6" w:space="0" w:color="DDDDDD"/>
            </w:tcBorders>
            <w:shd w:val="clear" w:color="auto" w:fill="FFFFFF"/>
            <w:tcMar>
              <w:left w:w="120" w:type="dxa"/>
            </w:tcMar>
            <w:hideMark/>
          </w:tcPr>
          <w:p w14:paraId="2B9533BA" w14:textId="77777777" w:rsidR="00C93A4B" w:rsidRPr="004636D3" w:rsidRDefault="00C93A4B" w:rsidP="004E6411">
            <w:pPr>
              <w:spacing w:after="0"/>
              <w:jc w:val="left"/>
              <w:rPr>
                <w:sz w:val="20"/>
                <w:szCs w:val="20"/>
              </w:rPr>
            </w:pPr>
            <w:r w:rsidRPr="004636D3">
              <w:rPr>
                <w:sz w:val="20"/>
                <w:szCs w:val="20"/>
              </w:rPr>
              <w:t>Age at which 50% of individuals are selected to the gear</w:t>
            </w:r>
          </w:p>
        </w:tc>
      </w:tr>
      <w:tr w:rsidR="004636D3" w:rsidRPr="004636D3" w14:paraId="5F9805B0" w14:textId="77777777" w:rsidTr="00AE2167">
        <w:tc>
          <w:tcPr>
            <w:tcW w:w="0" w:type="auto"/>
            <w:tcBorders>
              <w:top w:val="single" w:sz="6" w:space="0" w:color="DDDDDD"/>
            </w:tcBorders>
            <w:shd w:val="clear" w:color="auto" w:fill="FFFFFF"/>
            <w:tcMar>
              <w:left w:w="480" w:type="dxa"/>
            </w:tcMar>
            <w:hideMark/>
          </w:tcPr>
          <w:p w14:paraId="6E63A23F" w14:textId="77777777" w:rsidR="00C93A4B" w:rsidRPr="0094413B" w:rsidRDefault="00C93A4B" w:rsidP="004E6411">
            <w:pPr>
              <w:spacing w:after="0"/>
              <w:jc w:val="left"/>
              <w:rPr>
                <w:i/>
                <w:iCs/>
                <w:sz w:val="20"/>
                <w:szCs w:val="20"/>
              </w:rPr>
            </w:pPr>
            <w:r w:rsidRPr="0094413B">
              <w:rPr>
                <w:i/>
                <w:iCs/>
                <w:sz w:val="20"/>
                <w:szCs w:val="20"/>
                <w:bdr w:val="none" w:sz="0" w:space="0" w:color="auto" w:frame="1"/>
              </w:rPr>
              <w:t>S</w:t>
            </w:r>
            <w:r w:rsidRPr="0094413B">
              <w:rPr>
                <w:i/>
                <w:iCs/>
                <w:sz w:val="20"/>
                <w:szCs w:val="20"/>
                <w:bdr w:val="none" w:sz="0" w:space="0" w:color="auto" w:frame="1"/>
                <w:vertAlign w:val="subscript"/>
              </w:rPr>
              <w:t>95</w:t>
            </w:r>
          </w:p>
        </w:tc>
        <w:tc>
          <w:tcPr>
            <w:tcW w:w="0" w:type="auto"/>
            <w:tcBorders>
              <w:top w:val="single" w:sz="6" w:space="0" w:color="DDDDDD"/>
            </w:tcBorders>
            <w:shd w:val="clear" w:color="auto" w:fill="FFFFFF"/>
            <w:tcMar>
              <w:left w:w="120" w:type="dxa"/>
            </w:tcMar>
            <w:hideMark/>
          </w:tcPr>
          <w:p w14:paraId="7F544996" w14:textId="77777777" w:rsidR="00C93A4B" w:rsidRPr="004636D3" w:rsidRDefault="00C93A4B" w:rsidP="004E6411">
            <w:pPr>
              <w:spacing w:after="0"/>
              <w:jc w:val="left"/>
              <w:rPr>
                <w:sz w:val="20"/>
                <w:szCs w:val="20"/>
              </w:rPr>
            </w:pPr>
            <w:r w:rsidRPr="004636D3">
              <w:rPr>
                <w:sz w:val="20"/>
                <w:szCs w:val="20"/>
              </w:rPr>
              <w:t>Age at which 95% of individuals are selected to the gear</w:t>
            </w:r>
          </w:p>
        </w:tc>
      </w:tr>
      <w:tr w:rsidR="004636D3" w:rsidRPr="004636D3" w14:paraId="01BDC431" w14:textId="77777777" w:rsidTr="00AE2167">
        <w:tc>
          <w:tcPr>
            <w:tcW w:w="0" w:type="auto"/>
            <w:tcBorders>
              <w:top w:val="single" w:sz="6" w:space="0" w:color="DDDDDD"/>
            </w:tcBorders>
            <w:shd w:val="clear" w:color="auto" w:fill="FFFFFF"/>
            <w:tcMar>
              <w:left w:w="480" w:type="dxa"/>
            </w:tcMar>
            <w:hideMark/>
          </w:tcPr>
          <w:p w14:paraId="661F1710" w14:textId="77777777" w:rsidR="00C93A4B" w:rsidRPr="004636D3" w:rsidRDefault="00C93A4B" w:rsidP="004E6411">
            <w:pPr>
              <w:spacing w:after="0"/>
              <w:jc w:val="left"/>
              <w:rPr>
                <w:i/>
                <w:iCs/>
                <w:sz w:val="20"/>
                <w:szCs w:val="20"/>
              </w:rPr>
            </w:pPr>
            <w:r w:rsidRPr="004636D3">
              <w:rPr>
                <w:i/>
                <w:iCs/>
                <w:sz w:val="20"/>
                <w:szCs w:val="20"/>
                <w:bdr w:val="none" w:sz="0" w:space="0" w:color="auto" w:frame="1"/>
              </w:rPr>
              <w:t>δ</w:t>
            </w:r>
          </w:p>
        </w:tc>
        <w:tc>
          <w:tcPr>
            <w:tcW w:w="0" w:type="auto"/>
            <w:tcBorders>
              <w:top w:val="single" w:sz="6" w:space="0" w:color="DDDDDD"/>
            </w:tcBorders>
            <w:shd w:val="clear" w:color="auto" w:fill="FFFFFF"/>
            <w:tcMar>
              <w:left w:w="120" w:type="dxa"/>
            </w:tcMar>
            <w:hideMark/>
          </w:tcPr>
          <w:p w14:paraId="51C4B0C1" w14:textId="77777777" w:rsidR="00C93A4B" w:rsidRPr="004636D3" w:rsidRDefault="00C93A4B" w:rsidP="004E6411">
            <w:pPr>
              <w:spacing w:after="0"/>
              <w:jc w:val="left"/>
              <w:rPr>
                <w:sz w:val="20"/>
                <w:szCs w:val="20"/>
              </w:rPr>
            </w:pPr>
            <w:r w:rsidRPr="004636D3">
              <w:rPr>
                <w:sz w:val="20"/>
                <w:szCs w:val="20"/>
              </w:rPr>
              <w:t>Slope parameter in the logistic selectivity curve</w:t>
            </w:r>
          </w:p>
        </w:tc>
      </w:tr>
      <w:tr w:rsidR="004636D3" w:rsidRPr="004636D3" w14:paraId="6FC806E4" w14:textId="77777777" w:rsidTr="00AE2167">
        <w:tc>
          <w:tcPr>
            <w:tcW w:w="0" w:type="auto"/>
            <w:tcBorders>
              <w:top w:val="single" w:sz="6" w:space="0" w:color="DDDDDD"/>
            </w:tcBorders>
            <w:shd w:val="clear" w:color="auto" w:fill="FFFFFF"/>
            <w:tcMar>
              <w:left w:w="480" w:type="dxa"/>
            </w:tcMar>
            <w:hideMark/>
          </w:tcPr>
          <w:p w14:paraId="681C4ABD" w14:textId="77777777" w:rsidR="00C93A4B" w:rsidRPr="004636D3" w:rsidRDefault="00C93A4B" w:rsidP="004E6411">
            <w:pPr>
              <w:spacing w:after="0"/>
              <w:jc w:val="left"/>
              <w:rPr>
                <w:i/>
                <w:iCs/>
                <w:sz w:val="20"/>
                <w:szCs w:val="20"/>
              </w:rPr>
            </w:pPr>
            <w:r w:rsidRPr="004636D3">
              <w:rPr>
                <w:i/>
                <w:iCs/>
                <w:sz w:val="20"/>
                <w:szCs w:val="20"/>
                <w:bdr w:val="none" w:sz="0" w:space="0" w:color="auto" w:frame="1"/>
              </w:rPr>
              <w:t>q</w:t>
            </w:r>
          </w:p>
        </w:tc>
        <w:tc>
          <w:tcPr>
            <w:tcW w:w="0" w:type="auto"/>
            <w:tcBorders>
              <w:top w:val="single" w:sz="6" w:space="0" w:color="DDDDDD"/>
            </w:tcBorders>
            <w:shd w:val="clear" w:color="auto" w:fill="FFFFFF"/>
            <w:tcMar>
              <w:left w:w="120" w:type="dxa"/>
            </w:tcMar>
            <w:hideMark/>
          </w:tcPr>
          <w:p w14:paraId="206C24AF" w14:textId="77777777" w:rsidR="00C93A4B" w:rsidRPr="004636D3" w:rsidRDefault="00C93A4B" w:rsidP="004E6411">
            <w:pPr>
              <w:spacing w:after="0"/>
              <w:jc w:val="left"/>
              <w:rPr>
                <w:sz w:val="20"/>
                <w:szCs w:val="20"/>
              </w:rPr>
            </w:pPr>
            <w:r w:rsidRPr="004636D3">
              <w:rPr>
                <w:sz w:val="20"/>
                <w:szCs w:val="20"/>
              </w:rPr>
              <w:t>Catchability</w:t>
            </w:r>
          </w:p>
        </w:tc>
      </w:tr>
      <w:tr w:rsidR="004636D3" w:rsidRPr="004636D3" w14:paraId="40DED8AC" w14:textId="77777777" w:rsidTr="00AE2167">
        <w:tc>
          <w:tcPr>
            <w:tcW w:w="0" w:type="auto"/>
            <w:tcBorders>
              <w:top w:val="single" w:sz="6" w:space="0" w:color="DDDDDD"/>
            </w:tcBorders>
            <w:shd w:val="clear" w:color="auto" w:fill="FFFFFF"/>
            <w:tcMar>
              <w:left w:w="480" w:type="dxa"/>
            </w:tcMar>
            <w:hideMark/>
          </w:tcPr>
          <w:p w14:paraId="67BD574E" w14:textId="77777777" w:rsidR="00C93A4B" w:rsidRPr="004636D3" w:rsidRDefault="00C93A4B" w:rsidP="004E6411">
            <w:pPr>
              <w:spacing w:after="0"/>
              <w:jc w:val="left"/>
              <w:rPr>
                <w:i/>
                <w:iCs/>
                <w:sz w:val="20"/>
                <w:szCs w:val="20"/>
              </w:rPr>
            </w:pPr>
            <w:r w:rsidRPr="004636D3">
              <w:rPr>
                <w:i/>
                <w:iCs/>
                <w:sz w:val="20"/>
                <w:szCs w:val="20"/>
                <w:bdr w:val="none" w:sz="0" w:space="0" w:color="auto" w:frame="1"/>
              </w:rPr>
              <w:t>μ</w:t>
            </w:r>
            <w:r w:rsidRPr="004636D3">
              <w:rPr>
                <w:i/>
                <w:iCs/>
                <w:sz w:val="20"/>
                <w:szCs w:val="20"/>
                <w:bdr w:val="none" w:sz="0" w:space="0" w:color="auto" w:frame="1"/>
                <w:vertAlign w:val="subscript"/>
              </w:rPr>
              <w:t>R</w:t>
            </w:r>
          </w:p>
        </w:tc>
        <w:tc>
          <w:tcPr>
            <w:tcW w:w="0" w:type="auto"/>
            <w:tcBorders>
              <w:top w:val="single" w:sz="6" w:space="0" w:color="DDDDDD"/>
            </w:tcBorders>
            <w:shd w:val="clear" w:color="auto" w:fill="FFFFFF"/>
            <w:tcMar>
              <w:left w:w="120" w:type="dxa"/>
            </w:tcMar>
            <w:hideMark/>
          </w:tcPr>
          <w:p w14:paraId="65CB3C8D" w14:textId="77777777" w:rsidR="00C93A4B" w:rsidRPr="004636D3" w:rsidRDefault="00C93A4B" w:rsidP="004E6411">
            <w:pPr>
              <w:spacing w:after="0"/>
              <w:jc w:val="left"/>
              <w:rPr>
                <w:sz w:val="20"/>
                <w:szCs w:val="20"/>
              </w:rPr>
            </w:pPr>
            <w:r w:rsidRPr="004636D3">
              <w:rPr>
                <w:sz w:val="20"/>
                <w:szCs w:val="20"/>
              </w:rPr>
              <w:t>Mean log recruitment</w:t>
            </w:r>
          </w:p>
        </w:tc>
      </w:tr>
      <w:tr w:rsidR="004636D3" w:rsidRPr="004636D3" w14:paraId="7F493E8F" w14:textId="77777777" w:rsidTr="00AE2167">
        <w:tc>
          <w:tcPr>
            <w:tcW w:w="0" w:type="auto"/>
            <w:tcBorders>
              <w:top w:val="single" w:sz="6" w:space="0" w:color="DDDDDD"/>
            </w:tcBorders>
            <w:shd w:val="clear" w:color="auto" w:fill="FFFFFF"/>
            <w:tcMar>
              <w:left w:w="480" w:type="dxa"/>
            </w:tcMar>
            <w:hideMark/>
          </w:tcPr>
          <w:p w14:paraId="402B0418" w14:textId="77777777" w:rsidR="00C93A4B" w:rsidRPr="004636D3" w:rsidRDefault="00C93A4B" w:rsidP="004E6411">
            <w:pPr>
              <w:spacing w:after="0"/>
              <w:jc w:val="left"/>
              <w:rPr>
                <w:i/>
                <w:iCs/>
                <w:sz w:val="20"/>
                <w:szCs w:val="20"/>
              </w:rPr>
            </w:pPr>
            <w:r w:rsidRPr="004636D3">
              <w:rPr>
                <w:i/>
                <w:iCs/>
                <w:sz w:val="20"/>
                <w:szCs w:val="20"/>
                <w:bdr w:val="none" w:sz="0" w:space="0" w:color="auto" w:frame="1"/>
              </w:rPr>
              <w:t>τ</w:t>
            </w:r>
            <w:r w:rsidRPr="004636D3">
              <w:rPr>
                <w:i/>
                <w:iCs/>
                <w:sz w:val="20"/>
                <w:szCs w:val="20"/>
                <w:bdr w:val="none" w:sz="0" w:space="0" w:color="auto" w:frame="1"/>
                <w:vertAlign w:val="subscript"/>
              </w:rPr>
              <w:t>t</w:t>
            </w:r>
          </w:p>
        </w:tc>
        <w:tc>
          <w:tcPr>
            <w:tcW w:w="0" w:type="auto"/>
            <w:tcBorders>
              <w:top w:val="single" w:sz="6" w:space="0" w:color="DDDDDD"/>
            </w:tcBorders>
            <w:shd w:val="clear" w:color="auto" w:fill="FFFFFF"/>
            <w:tcMar>
              <w:left w:w="120" w:type="dxa"/>
            </w:tcMar>
            <w:hideMark/>
          </w:tcPr>
          <w:p w14:paraId="4D48DCBE" w14:textId="77777777" w:rsidR="00C93A4B" w:rsidRPr="004636D3" w:rsidRDefault="00C93A4B" w:rsidP="004E6411">
            <w:pPr>
              <w:spacing w:after="0"/>
              <w:jc w:val="left"/>
              <w:rPr>
                <w:sz w:val="20"/>
                <w:szCs w:val="20"/>
              </w:rPr>
            </w:pPr>
            <w:r w:rsidRPr="004636D3">
              <w:rPr>
                <w:sz w:val="20"/>
                <w:szCs w:val="20"/>
              </w:rPr>
              <w:t>Log recruitment deviations</w:t>
            </w:r>
          </w:p>
        </w:tc>
      </w:tr>
      <w:tr w:rsidR="004636D3" w:rsidRPr="004636D3" w14:paraId="2AB39CD9" w14:textId="77777777" w:rsidTr="00AE2167">
        <w:tc>
          <w:tcPr>
            <w:tcW w:w="0" w:type="auto"/>
            <w:tcBorders>
              <w:top w:val="single" w:sz="6" w:space="0" w:color="DDDDDD"/>
            </w:tcBorders>
            <w:shd w:val="clear" w:color="auto" w:fill="FFFFFF"/>
            <w:tcMar>
              <w:left w:w="480" w:type="dxa"/>
            </w:tcMar>
            <w:hideMark/>
          </w:tcPr>
          <w:p w14:paraId="37F1F67A" w14:textId="77777777" w:rsidR="00C93A4B" w:rsidRPr="004636D3" w:rsidRDefault="00C93A4B" w:rsidP="004E6411">
            <w:pPr>
              <w:spacing w:after="0"/>
              <w:jc w:val="left"/>
              <w:rPr>
                <w:i/>
                <w:iCs/>
                <w:sz w:val="20"/>
                <w:szCs w:val="20"/>
              </w:rPr>
            </w:pPr>
            <w:r w:rsidRPr="004636D3">
              <w:rPr>
                <w:i/>
                <w:iCs/>
                <w:sz w:val="20"/>
                <w:szCs w:val="20"/>
                <w:bdr w:val="none" w:sz="0" w:space="0" w:color="auto" w:frame="1"/>
              </w:rPr>
              <w:t>μ</w:t>
            </w:r>
            <w:r w:rsidRPr="004636D3">
              <w:rPr>
                <w:i/>
                <w:iCs/>
                <w:sz w:val="20"/>
                <w:szCs w:val="20"/>
                <w:bdr w:val="none" w:sz="0" w:space="0" w:color="auto" w:frame="1"/>
                <w:vertAlign w:val="subscript"/>
              </w:rPr>
              <w:t>N</w:t>
            </w:r>
          </w:p>
        </w:tc>
        <w:tc>
          <w:tcPr>
            <w:tcW w:w="0" w:type="auto"/>
            <w:tcBorders>
              <w:top w:val="single" w:sz="6" w:space="0" w:color="DDDDDD"/>
            </w:tcBorders>
            <w:shd w:val="clear" w:color="auto" w:fill="FFFFFF"/>
            <w:tcMar>
              <w:left w:w="120" w:type="dxa"/>
            </w:tcMar>
            <w:hideMark/>
          </w:tcPr>
          <w:p w14:paraId="588969FB" w14:textId="77777777" w:rsidR="00C93A4B" w:rsidRPr="004636D3" w:rsidRDefault="00C93A4B" w:rsidP="004E6411">
            <w:pPr>
              <w:spacing w:after="0"/>
              <w:jc w:val="left"/>
              <w:rPr>
                <w:sz w:val="20"/>
                <w:szCs w:val="20"/>
              </w:rPr>
            </w:pPr>
            <w:r w:rsidRPr="004636D3">
              <w:rPr>
                <w:sz w:val="20"/>
                <w:szCs w:val="20"/>
              </w:rPr>
              <w:t>Mean log initial numbers-at-age</w:t>
            </w:r>
          </w:p>
        </w:tc>
      </w:tr>
      <w:tr w:rsidR="004636D3" w:rsidRPr="004636D3" w14:paraId="02CD69F4" w14:textId="77777777" w:rsidTr="00AE2167">
        <w:tc>
          <w:tcPr>
            <w:tcW w:w="0" w:type="auto"/>
            <w:tcBorders>
              <w:top w:val="single" w:sz="6" w:space="0" w:color="DDDDDD"/>
            </w:tcBorders>
            <w:shd w:val="clear" w:color="auto" w:fill="FFFFFF"/>
            <w:tcMar>
              <w:left w:w="480" w:type="dxa"/>
            </w:tcMar>
            <w:hideMark/>
          </w:tcPr>
          <w:p w14:paraId="4795026E" w14:textId="77777777" w:rsidR="00C93A4B" w:rsidRPr="004636D3" w:rsidRDefault="00C93A4B" w:rsidP="004E6411">
            <w:pPr>
              <w:spacing w:after="0"/>
              <w:jc w:val="left"/>
              <w:rPr>
                <w:i/>
                <w:iCs/>
                <w:sz w:val="20"/>
                <w:szCs w:val="20"/>
              </w:rPr>
            </w:pPr>
            <w:r w:rsidRPr="004636D3">
              <w:rPr>
                <w:i/>
                <w:iCs/>
                <w:sz w:val="20"/>
                <w:szCs w:val="20"/>
                <w:bdr w:val="none" w:sz="0" w:space="0" w:color="auto" w:frame="1"/>
              </w:rPr>
              <w:t>ψ</w:t>
            </w:r>
            <w:r w:rsidRPr="004636D3">
              <w:rPr>
                <w:i/>
                <w:iCs/>
                <w:sz w:val="20"/>
                <w:szCs w:val="20"/>
                <w:bdr w:val="none" w:sz="0" w:space="0" w:color="auto" w:frame="1"/>
                <w:vertAlign w:val="subscript"/>
              </w:rPr>
              <w:t>a</w:t>
            </w:r>
          </w:p>
        </w:tc>
        <w:tc>
          <w:tcPr>
            <w:tcW w:w="0" w:type="auto"/>
            <w:tcBorders>
              <w:top w:val="single" w:sz="6" w:space="0" w:color="DDDDDD"/>
            </w:tcBorders>
            <w:shd w:val="clear" w:color="auto" w:fill="FFFFFF"/>
            <w:tcMar>
              <w:left w:w="120" w:type="dxa"/>
            </w:tcMar>
            <w:hideMark/>
          </w:tcPr>
          <w:p w14:paraId="3A8B0862" w14:textId="77777777" w:rsidR="00C93A4B" w:rsidRPr="004636D3" w:rsidRDefault="00C93A4B" w:rsidP="004E6411">
            <w:pPr>
              <w:spacing w:after="0"/>
              <w:jc w:val="left"/>
              <w:rPr>
                <w:sz w:val="20"/>
                <w:szCs w:val="20"/>
              </w:rPr>
            </w:pPr>
            <w:r w:rsidRPr="004636D3">
              <w:rPr>
                <w:sz w:val="20"/>
                <w:szCs w:val="20"/>
              </w:rPr>
              <w:t>Log deviations of initial numbers-at-age</w:t>
            </w:r>
          </w:p>
        </w:tc>
      </w:tr>
      <w:tr w:rsidR="004636D3" w:rsidRPr="004636D3" w14:paraId="67247D88" w14:textId="77777777" w:rsidTr="00AE2167">
        <w:tc>
          <w:tcPr>
            <w:tcW w:w="0" w:type="auto"/>
            <w:tcBorders>
              <w:top w:val="single" w:sz="6" w:space="0" w:color="DDDDDD"/>
            </w:tcBorders>
            <w:shd w:val="clear" w:color="auto" w:fill="FFFFFF"/>
            <w:tcMar>
              <w:left w:w="480" w:type="dxa"/>
            </w:tcMar>
            <w:hideMark/>
          </w:tcPr>
          <w:p w14:paraId="1D665AA8" w14:textId="77777777" w:rsidR="00C93A4B" w:rsidRPr="004636D3" w:rsidRDefault="00C93A4B" w:rsidP="004E6411">
            <w:pPr>
              <w:spacing w:after="0"/>
              <w:jc w:val="left"/>
              <w:rPr>
                <w:i/>
                <w:iCs/>
                <w:sz w:val="20"/>
                <w:szCs w:val="20"/>
              </w:rPr>
            </w:pPr>
            <w:r w:rsidRPr="004636D3">
              <w:rPr>
                <w:i/>
                <w:iCs/>
                <w:sz w:val="20"/>
                <w:szCs w:val="20"/>
                <w:bdr w:val="none" w:sz="0" w:space="0" w:color="auto" w:frame="1"/>
              </w:rPr>
              <w:t>σ</w:t>
            </w:r>
            <w:r w:rsidRPr="004636D3">
              <w:rPr>
                <w:i/>
                <w:iCs/>
                <w:sz w:val="20"/>
                <w:szCs w:val="20"/>
                <w:bdr w:val="none" w:sz="0" w:space="0" w:color="auto" w:frame="1"/>
                <w:vertAlign w:val="subscript"/>
              </w:rPr>
              <w:t>R</w:t>
            </w:r>
          </w:p>
        </w:tc>
        <w:tc>
          <w:tcPr>
            <w:tcW w:w="0" w:type="auto"/>
            <w:tcBorders>
              <w:top w:val="single" w:sz="6" w:space="0" w:color="DDDDDD"/>
            </w:tcBorders>
            <w:shd w:val="clear" w:color="auto" w:fill="FFFFFF"/>
            <w:tcMar>
              <w:left w:w="120" w:type="dxa"/>
            </w:tcMar>
            <w:hideMark/>
          </w:tcPr>
          <w:p w14:paraId="7AB0AE87" w14:textId="77777777" w:rsidR="00C93A4B" w:rsidRPr="004636D3" w:rsidRDefault="00C93A4B" w:rsidP="004E6411">
            <w:pPr>
              <w:spacing w:after="0"/>
              <w:jc w:val="left"/>
              <w:rPr>
                <w:sz w:val="20"/>
                <w:szCs w:val="20"/>
              </w:rPr>
            </w:pPr>
            <w:r w:rsidRPr="004636D3">
              <w:rPr>
                <w:sz w:val="20"/>
                <w:szCs w:val="20"/>
              </w:rPr>
              <w:t>Variability in recruitment and initial numbers-at-age</w:t>
            </w:r>
          </w:p>
        </w:tc>
      </w:tr>
      <w:tr w:rsidR="004636D3" w:rsidRPr="004636D3" w14:paraId="28737520" w14:textId="77777777" w:rsidTr="00AE2167">
        <w:tc>
          <w:tcPr>
            <w:tcW w:w="0" w:type="auto"/>
            <w:tcBorders>
              <w:top w:val="single" w:sz="6" w:space="0" w:color="DDDDDD"/>
            </w:tcBorders>
            <w:shd w:val="clear" w:color="auto" w:fill="FFFFFF"/>
            <w:tcMar>
              <w:left w:w="480" w:type="dxa"/>
            </w:tcMar>
            <w:hideMark/>
          </w:tcPr>
          <w:p w14:paraId="7DF0BA6C" w14:textId="77777777" w:rsidR="00C93A4B" w:rsidRPr="004636D3" w:rsidRDefault="00C93A4B" w:rsidP="004E6411">
            <w:pPr>
              <w:spacing w:after="0"/>
              <w:jc w:val="left"/>
              <w:rPr>
                <w:i/>
                <w:iCs/>
                <w:sz w:val="20"/>
                <w:szCs w:val="20"/>
              </w:rPr>
            </w:pPr>
            <w:r w:rsidRPr="004636D3">
              <w:rPr>
                <w:i/>
                <w:iCs/>
                <w:sz w:val="20"/>
                <w:szCs w:val="20"/>
                <w:bdr w:val="none" w:sz="0" w:space="0" w:color="auto" w:frame="1"/>
              </w:rPr>
              <w:t>μ</w:t>
            </w:r>
            <w:r w:rsidRPr="004636D3">
              <w:rPr>
                <w:i/>
                <w:iCs/>
                <w:sz w:val="20"/>
                <w:szCs w:val="20"/>
                <w:bdr w:val="none" w:sz="0" w:space="0" w:color="auto" w:frame="1"/>
                <w:vertAlign w:val="subscript"/>
              </w:rPr>
              <w:t>F</w:t>
            </w:r>
          </w:p>
        </w:tc>
        <w:tc>
          <w:tcPr>
            <w:tcW w:w="0" w:type="auto"/>
            <w:tcBorders>
              <w:top w:val="single" w:sz="6" w:space="0" w:color="DDDDDD"/>
            </w:tcBorders>
            <w:shd w:val="clear" w:color="auto" w:fill="FFFFFF"/>
            <w:tcMar>
              <w:left w:w="120" w:type="dxa"/>
            </w:tcMar>
            <w:hideMark/>
          </w:tcPr>
          <w:p w14:paraId="172CB048" w14:textId="77777777" w:rsidR="00C93A4B" w:rsidRPr="004636D3" w:rsidRDefault="00C93A4B" w:rsidP="004E6411">
            <w:pPr>
              <w:spacing w:after="0"/>
              <w:jc w:val="left"/>
              <w:rPr>
                <w:sz w:val="20"/>
                <w:szCs w:val="20"/>
              </w:rPr>
            </w:pPr>
            <w:r w:rsidRPr="004636D3">
              <w:rPr>
                <w:sz w:val="20"/>
                <w:szCs w:val="20"/>
              </w:rPr>
              <w:t>Mean log fishing mortality</w:t>
            </w:r>
          </w:p>
        </w:tc>
      </w:tr>
      <w:tr w:rsidR="004636D3" w:rsidRPr="004636D3" w14:paraId="0C6A441F" w14:textId="77777777" w:rsidTr="00AE2167">
        <w:tc>
          <w:tcPr>
            <w:tcW w:w="0" w:type="auto"/>
            <w:tcBorders>
              <w:top w:val="single" w:sz="6" w:space="0" w:color="DDDDDD"/>
              <w:bottom w:val="single" w:sz="6" w:space="0" w:color="DDDDDD"/>
            </w:tcBorders>
            <w:shd w:val="clear" w:color="auto" w:fill="FFFFFF"/>
            <w:tcMar>
              <w:left w:w="480" w:type="dxa"/>
            </w:tcMar>
            <w:hideMark/>
          </w:tcPr>
          <w:p w14:paraId="70612497" w14:textId="77777777" w:rsidR="00C93A4B" w:rsidRPr="004636D3" w:rsidRDefault="00C93A4B" w:rsidP="004E6411">
            <w:pPr>
              <w:spacing w:after="0"/>
              <w:jc w:val="left"/>
              <w:rPr>
                <w:i/>
                <w:iCs/>
                <w:sz w:val="20"/>
                <w:szCs w:val="20"/>
              </w:rPr>
            </w:pPr>
            <w:r w:rsidRPr="004636D3">
              <w:rPr>
                <w:i/>
                <w:iCs/>
                <w:sz w:val="20"/>
                <w:szCs w:val="20"/>
                <w:bdr w:val="none" w:sz="0" w:space="0" w:color="auto" w:frame="1"/>
              </w:rPr>
              <w:t>ϕ</w:t>
            </w:r>
            <w:r w:rsidRPr="004636D3">
              <w:rPr>
                <w:i/>
                <w:iCs/>
                <w:sz w:val="20"/>
                <w:szCs w:val="20"/>
                <w:bdr w:val="none" w:sz="0" w:space="0" w:color="auto" w:frame="1"/>
                <w:vertAlign w:val="subscript"/>
              </w:rPr>
              <w:t>t</w:t>
            </w:r>
          </w:p>
        </w:tc>
        <w:tc>
          <w:tcPr>
            <w:tcW w:w="0" w:type="auto"/>
            <w:tcBorders>
              <w:top w:val="single" w:sz="6" w:space="0" w:color="DDDDDD"/>
              <w:bottom w:val="single" w:sz="6" w:space="0" w:color="DDDDDD"/>
            </w:tcBorders>
            <w:shd w:val="clear" w:color="auto" w:fill="FFFFFF"/>
            <w:tcMar>
              <w:left w:w="120" w:type="dxa"/>
            </w:tcMar>
            <w:hideMark/>
          </w:tcPr>
          <w:p w14:paraId="59C59822" w14:textId="77777777" w:rsidR="00C93A4B" w:rsidRPr="004636D3" w:rsidRDefault="00C93A4B" w:rsidP="004E6411">
            <w:pPr>
              <w:spacing w:after="0"/>
              <w:jc w:val="left"/>
              <w:rPr>
                <w:sz w:val="20"/>
                <w:szCs w:val="20"/>
              </w:rPr>
            </w:pPr>
            <w:r w:rsidRPr="004636D3">
              <w:rPr>
                <w:sz w:val="20"/>
                <w:szCs w:val="20"/>
              </w:rPr>
              <w:t>Log fishing mortality deviations</w:t>
            </w:r>
          </w:p>
        </w:tc>
      </w:tr>
      <w:tr w:rsidR="004636D3" w:rsidRPr="004636D3" w14:paraId="0CBDBCB8" w14:textId="77777777" w:rsidTr="00AE2167">
        <w:tc>
          <w:tcPr>
            <w:tcW w:w="0" w:type="auto"/>
            <w:tcBorders>
              <w:top w:val="single" w:sz="6" w:space="0" w:color="DDDDDD"/>
              <w:bottom w:val="single" w:sz="4" w:space="0" w:color="auto"/>
            </w:tcBorders>
            <w:shd w:val="clear" w:color="auto" w:fill="FFFFFF"/>
            <w:tcMar>
              <w:left w:w="480" w:type="dxa"/>
            </w:tcMar>
            <w:hideMark/>
          </w:tcPr>
          <w:p w14:paraId="63C3FEB9" w14:textId="77777777" w:rsidR="00C93A4B" w:rsidRPr="004636D3" w:rsidRDefault="00C93A4B" w:rsidP="004E6411">
            <w:pPr>
              <w:spacing w:after="0"/>
              <w:jc w:val="left"/>
              <w:rPr>
                <w:i/>
                <w:iCs/>
                <w:sz w:val="20"/>
                <w:szCs w:val="20"/>
              </w:rPr>
            </w:pPr>
            <w:r w:rsidRPr="004636D3">
              <w:rPr>
                <w:i/>
                <w:iCs/>
                <w:sz w:val="20"/>
                <w:szCs w:val="20"/>
                <w:bdr w:val="none" w:sz="0" w:space="0" w:color="auto" w:frame="1"/>
              </w:rPr>
              <w:t>θ</w:t>
            </w:r>
          </w:p>
        </w:tc>
        <w:tc>
          <w:tcPr>
            <w:tcW w:w="0" w:type="auto"/>
            <w:tcBorders>
              <w:top w:val="single" w:sz="6" w:space="0" w:color="DDDDDD"/>
              <w:bottom w:val="single" w:sz="4" w:space="0" w:color="auto"/>
            </w:tcBorders>
            <w:shd w:val="clear" w:color="auto" w:fill="FFFFFF"/>
            <w:tcMar>
              <w:left w:w="120" w:type="dxa"/>
            </w:tcMar>
            <w:hideMark/>
          </w:tcPr>
          <w:p w14:paraId="710FF883" w14:textId="77777777" w:rsidR="00C93A4B" w:rsidRPr="004636D3" w:rsidRDefault="00C93A4B" w:rsidP="004E6411">
            <w:pPr>
              <w:spacing w:after="0"/>
              <w:jc w:val="left"/>
              <w:rPr>
                <w:sz w:val="20"/>
                <w:szCs w:val="20"/>
              </w:rPr>
            </w:pPr>
            <w:r w:rsidRPr="004636D3">
              <w:rPr>
                <w:sz w:val="20"/>
                <w:szCs w:val="20"/>
              </w:rPr>
              <w:t>Dirichlet-multinomial parameter related to effective sample size</w:t>
            </w:r>
          </w:p>
        </w:tc>
      </w:tr>
    </w:tbl>
    <w:p w14:paraId="4A806E7D" w14:textId="3DC11690" w:rsidR="00DA78CC" w:rsidRPr="004636D3" w:rsidRDefault="00DA78CC" w:rsidP="00B144F9">
      <w:pPr>
        <w:pStyle w:val="Caption"/>
        <w:rPr>
          <w:shd w:val="clear" w:color="auto" w:fill="FFFFFF"/>
        </w:rPr>
      </w:pPr>
    </w:p>
    <w:p w14:paraId="67B5CF5C" w14:textId="440D9613" w:rsidR="00C64739" w:rsidRPr="004636D3" w:rsidRDefault="00C64739" w:rsidP="00C64739">
      <w:pPr>
        <w:spacing w:after="0"/>
        <w:jc w:val="left"/>
      </w:pPr>
      <w:r w:rsidRPr="004636D3">
        <w:br w:type="page"/>
      </w:r>
    </w:p>
    <w:p w14:paraId="369DA1B8" w14:textId="4BBA9DF0" w:rsidR="00C27F9C" w:rsidRPr="004636D3" w:rsidRDefault="00C27F9C" w:rsidP="00C27F9C">
      <w:pPr>
        <w:pStyle w:val="Caption"/>
        <w:rPr>
          <w:szCs w:val="22"/>
        </w:rPr>
      </w:pPr>
      <w:bookmarkStart w:id="131" w:name="_Toc204337301"/>
      <w:bookmarkStart w:id="132" w:name="_Hlk198631621"/>
      <w:bookmarkStart w:id="133" w:name="_Ref224118027"/>
      <w:r>
        <w:lastRenderedPageBreak/>
        <w:t xml:space="preserve">Table </w:t>
      </w:r>
      <w:r w:rsidR="00B8502C">
        <w:fldChar w:fldCharType="begin"/>
      </w:r>
      <w:r w:rsidR="00B8502C">
        <w:instrText xml:space="preserve"> SEQ Table \* ARABIC </w:instrText>
      </w:r>
      <w:r w:rsidR="00B8502C">
        <w:fldChar w:fldCharType="separate"/>
      </w:r>
      <w:r w:rsidR="00B8502C">
        <w:rPr>
          <w:noProof/>
        </w:rPr>
        <w:t>6</w:t>
      </w:r>
      <w:r w:rsidR="00B8502C">
        <w:rPr>
          <w:noProof/>
        </w:rPr>
        <w:fldChar w:fldCharType="end"/>
      </w:r>
      <w:bookmarkEnd w:id="133"/>
      <w:r w:rsidRPr="004636D3">
        <w:rPr>
          <w:szCs w:val="22"/>
        </w:rPr>
        <w:t>.–</w:t>
      </w:r>
      <w:r w:rsidRPr="004636D3">
        <w:rPr>
          <w:szCs w:val="22"/>
          <w:shd w:val="clear" w:color="auto" w:fill="FFFFFF"/>
        </w:rPr>
        <w:t>A summary of data inputs to the mark–recapture models, including total individuals tagged (</w:t>
      </w:r>
      <w:r w:rsidRPr="004636D3">
        <w:rPr>
          <w:rStyle w:val="Emphasis"/>
          <w:szCs w:val="22"/>
          <w:shd w:val="clear" w:color="auto" w:fill="FFFFFF"/>
        </w:rPr>
        <w:t>K</w:t>
      </w:r>
      <w:r w:rsidRPr="004636D3">
        <w:rPr>
          <w:szCs w:val="22"/>
          <w:shd w:val="clear" w:color="auto" w:fill="FFFFFF"/>
        </w:rPr>
        <w:t>), the total number of tags remaining once size selectivity is accounted for (</w:t>
      </w:r>
      <w:r w:rsidRPr="004636D3">
        <w:rPr>
          <w:rStyle w:val="mi"/>
          <w:i/>
          <w:iCs/>
          <w:szCs w:val="22"/>
          <w:bdr w:val="none" w:sz="0" w:space="0" w:color="auto" w:frame="1"/>
          <w:shd w:val="clear" w:color="auto" w:fill="FFFFFF"/>
        </w:rPr>
        <w:t>K</w:t>
      </w:r>
      <w:r w:rsidRPr="004636D3">
        <w:rPr>
          <w:rStyle w:val="mi"/>
          <w:i/>
          <w:iCs/>
          <w:szCs w:val="22"/>
          <w:bdr w:val="none" w:sz="0" w:space="0" w:color="auto" w:frame="1"/>
          <w:shd w:val="clear" w:color="auto" w:fill="FFFFFF"/>
          <w:vertAlign w:val="subscript"/>
        </w:rPr>
        <w:t>0</w:t>
      </w:r>
      <w:r w:rsidRPr="004636D3">
        <w:rPr>
          <w:szCs w:val="22"/>
          <w:shd w:val="clear" w:color="auto" w:fill="FFFFFF"/>
        </w:rPr>
        <w:t>), tags not available to the longline survey or fishery (captured in other fisheries or outside Chatham, </w:t>
      </w:r>
      <w:r w:rsidRPr="004636D3">
        <w:rPr>
          <w:rStyle w:val="mi"/>
          <w:i/>
          <w:iCs/>
          <w:szCs w:val="22"/>
          <w:bdr w:val="none" w:sz="0" w:space="0" w:color="auto" w:frame="1"/>
          <w:shd w:val="clear" w:color="auto" w:fill="FFFFFF"/>
        </w:rPr>
        <w:t>D</w:t>
      </w:r>
      <w:r w:rsidRPr="004636D3">
        <w:rPr>
          <w:rStyle w:val="mi"/>
          <w:i/>
          <w:iCs/>
          <w:szCs w:val="22"/>
          <w:bdr w:val="none" w:sz="0" w:space="0" w:color="auto" w:frame="1"/>
          <w:shd w:val="clear" w:color="auto" w:fill="FFFFFF"/>
          <w:vertAlign w:val="subscript"/>
        </w:rPr>
        <w:t>0</w:t>
      </w:r>
      <w:r w:rsidRPr="004636D3">
        <w:rPr>
          <w:szCs w:val="22"/>
          <w:shd w:val="clear" w:color="auto" w:fill="FFFFFF"/>
        </w:rPr>
        <w:t>), recaptured individuals in the longline survey and fishery (</w:t>
      </w:r>
      <w:r w:rsidRPr="004636D3">
        <w:rPr>
          <w:i/>
          <w:iCs/>
          <w:szCs w:val="22"/>
          <w:shd w:val="clear" w:color="auto" w:fill="FFFFFF"/>
        </w:rPr>
        <w:t>k</w:t>
      </w:r>
      <w:r w:rsidRPr="004636D3">
        <w:rPr>
          <w:i/>
          <w:iCs/>
          <w:szCs w:val="22"/>
          <w:shd w:val="clear" w:color="auto" w:fill="FFFFFF"/>
          <w:vertAlign w:val="subscript"/>
        </w:rPr>
        <w:t>srv</w:t>
      </w:r>
      <w:r w:rsidRPr="004636D3">
        <w:rPr>
          <w:szCs w:val="22"/>
          <w:shd w:val="clear" w:color="auto" w:fill="FFFFFF"/>
        </w:rPr>
        <w:t xml:space="preserve"> and </w:t>
      </w:r>
      <w:r w:rsidRPr="004636D3">
        <w:rPr>
          <w:i/>
          <w:iCs/>
          <w:szCs w:val="22"/>
          <w:shd w:val="clear" w:color="auto" w:fill="FFFFFF"/>
        </w:rPr>
        <w:t>k</w:t>
      </w:r>
      <w:r w:rsidRPr="004636D3">
        <w:rPr>
          <w:i/>
          <w:iCs/>
          <w:szCs w:val="22"/>
          <w:shd w:val="clear" w:color="auto" w:fill="FFFFFF"/>
          <w:vertAlign w:val="subscript"/>
        </w:rPr>
        <w:t>fsh</w:t>
      </w:r>
      <w:r w:rsidRPr="004636D3">
        <w:rPr>
          <w:szCs w:val="22"/>
          <w:shd w:val="clear" w:color="auto" w:fill="FFFFFF"/>
        </w:rPr>
        <w:t>), number of sampled individuals in the longline survey and fishery (</w:t>
      </w:r>
      <w:r w:rsidRPr="004636D3">
        <w:rPr>
          <w:rStyle w:val="mi"/>
          <w:i/>
          <w:iCs/>
          <w:szCs w:val="22"/>
          <w:bdr w:val="none" w:sz="0" w:space="0" w:color="auto" w:frame="1"/>
          <w:shd w:val="clear" w:color="auto" w:fill="FFFFFF"/>
        </w:rPr>
        <w:t>n</w:t>
      </w:r>
      <w:r w:rsidRPr="004636D3">
        <w:rPr>
          <w:rStyle w:val="mi"/>
          <w:i/>
          <w:iCs/>
          <w:szCs w:val="22"/>
          <w:bdr w:val="none" w:sz="0" w:space="0" w:color="auto" w:frame="1"/>
          <w:shd w:val="clear" w:color="auto" w:fill="FFFFFF"/>
          <w:vertAlign w:val="subscript"/>
        </w:rPr>
        <w:t>srv</w:t>
      </w:r>
      <w:r w:rsidRPr="004636D3">
        <w:rPr>
          <w:szCs w:val="22"/>
          <w:shd w:val="clear" w:color="auto" w:fill="FFFFFF"/>
        </w:rPr>
        <w:t> and </w:t>
      </w:r>
      <w:r w:rsidRPr="004636D3">
        <w:rPr>
          <w:rStyle w:val="mi"/>
          <w:i/>
          <w:iCs/>
          <w:szCs w:val="22"/>
          <w:bdr w:val="none" w:sz="0" w:space="0" w:color="auto" w:frame="1"/>
          <w:shd w:val="clear" w:color="auto" w:fill="FFFFFF"/>
        </w:rPr>
        <w:t>n</w:t>
      </w:r>
      <w:r w:rsidRPr="004636D3">
        <w:rPr>
          <w:rStyle w:val="mi"/>
          <w:i/>
          <w:iCs/>
          <w:szCs w:val="22"/>
          <w:bdr w:val="none" w:sz="0" w:space="0" w:color="auto" w:frame="1"/>
          <w:shd w:val="clear" w:color="auto" w:fill="FFFFFF"/>
          <w:vertAlign w:val="subscript"/>
        </w:rPr>
        <w:t>fsh</w:t>
      </w:r>
      <w:r w:rsidRPr="004636D3">
        <w:rPr>
          <w:szCs w:val="22"/>
          <w:shd w:val="clear" w:color="auto" w:fill="FFFFFF"/>
        </w:rPr>
        <w:t>), tags not available to the fishery (captured outside Chatham or in other fisheries during the survey, </w:t>
      </w:r>
      <w:r w:rsidRPr="004636D3">
        <w:rPr>
          <w:rStyle w:val="mi"/>
          <w:i/>
          <w:iCs/>
          <w:szCs w:val="22"/>
          <w:bdr w:val="none" w:sz="0" w:space="0" w:color="auto" w:frame="1"/>
          <w:shd w:val="clear" w:color="auto" w:fill="FFFFFF"/>
        </w:rPr>
        <w:t>D</w:t>
      </w:r>
      <w:r w:rsidRPr="004636D3">
        <w:rPr>
          <w:rStyle w:val="mi"/>
          <w:i/>
          <w:iCs/>
          <w:szCs w:val="22"/>
          <w:bdr w:val="none" w:sz="0" w:space="0" w:color="auto" w:frame="1"/>
          <w:shd w:val="clear" w:color="auto" w:fill="FFFFFF"/>
          <w:vertAlign w:val="subscript"/>
        </w:rPr>
        <w:t>srv</w:t>
      </w:r>
      <w:r w:rsidRPr="004636D3">
        <w:rPr>
          <w:szCs w:val="22"/>
          <w:shd w:val="clear" w:color="auto" w:fill="FFFFFF"/>
        </w:rPr>
        <w:t>, and tags recaptured in other fisheries or outside Chatham during the fishery (</w:t>
      </w:r>
      <w:r w:rsidRPr="004636D3">
        <w:rPr>
          <w:rStyle w:val="mi"/>
          <w:i/>
          <w:iCs/>
          <w:szCs w:val="22"/>
          <w:bdr w:val="none" w:sz="0" w:space="0" w:color="auto" w:frame="1"/>
          <w:shd w:val="clear" w:color="auto" w:fill="FFFFFF"/>
        </w:rPr>
        <w:t>D</w:t>
      </w:r>
      <w:r w:rsidRPr="004636D3">
        <w:rPr>
          <w:rStyle w:val="mi"/>
          <w:i/>
          <w:iCs/>
          <w:szCs w:val="22"/>
          <w:bdr w:val="none" w:sz="0" w:space="0" w:color="auto" w:frame="1"/>
          <w:shd w:val="clear" w:color="auto" w:fill="FFFFFF"/>
          <w:vertAlign w:val="subscript"/>
        </w:rPr>
        <w:t>fsh</w:t>
      </w:r>
      <w:r w:rsidRPr="004636D3">
        <w:rPr>
          <w:szCs w:val="22"/>
          <w:shd w:val="clear" w:color="auto" w:fill="FFFFFF"/>
        </w:rPr>
        <w:t>) for years with a tagging survey, 2005–2022.</w:t>
      </w:r>
      <w:bookmarkEnd w:id="131"/>
      <w:r w:rsidRPr="004636D3">
        <w:rPr>
          <w:szCs w:val="22"/>
          <w:shd w:val="clear" w:color="auto" w:fill="FFFFFF"/>
        </w:rPr>
        <w:t xml:space="preserve"> </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
        <w:gridCol w:w="934"/>
        <w:gridCol w:w="934"/>
        <w:gridCol w:w="925"/>
        <w:gridCol w:w="926"/>
        <w:gridCol w:w="934"/>
        <w:gridCol w:w="927"/>
        <w:gridCol w:w="927"/>
        <w:gridCol w:w="996"/>
        <w:gridCol w:w="927"/>
      </w:tblGrid>
      <w:tr w:rsidR="00C27F9C" w:rsidRPr="004636D3" w14:paraId="2CB8E778" w14:textId="77777777" w:rsidTr="00AE2167">
        <w:trPr>
          <w:trHeight w:val="144"/>
        </w:trPr>
        <w:tc>
          <w:tcPr>
            <w:tcW w:w="930" w:type="dxa"/>
            <w:tcBorders>
              <w:top w:val="single" w:sz="4" w:space="0" w:color="auto"/>
              <w:bottom w:val="single" w:sz="4" w:space="0" w:color="auto"/>
            </w:tcBorders>
            <w:vAlign w:val="bottom"/>
          </w:tcPr>
          <w:p w14:paraId="5851D84C" w14:textId="77777777" w:rsidR="00C27F9C" w:rsidRPr="004636D3" w:rsidRDefault="00C27F9C" w:rsidP="00AE2167">
            <w:pPr>
              <w:spacing w:after="0"/>
              <w:rPr>
                <w:sz w:val="20"/>
                <w:szCs w:val="20"/>
              </w:rPr>
            </w:pPr>
            <w:r w:rsidRPr="004636D3">
              <w:rPr>
                <w:sz w:val="20"/>
                <w:szCs w:val="20"/>
              </w:rPr>
              <w:t>Year</w:t>
            </w:r>
          </w:p>
        </w:tc>
        <w:tc>
          <w:tcPr>
            <w:tcW w:w="934" w:type="dxa"/>
            <w:tcBorders>
              <w:top w:val="single" w:sz="4" w:space="0" w:color="auto"/>
              <w:bottom w:val="single" w:sz="4" w:space="0" w:color="auto"/>
            </w:tcBorders>
            <w:vAlign w:val="center"/>
          </w:tcPr>
          <w:p w14:paraId="56E3CE40" w14:textId="77777777" w:rsidR="00C27F9C" w:rsidRPr="004636D3" w:rsidRDefault="00C27F9C" w:rsidP="00AE2167">
            <w:pPr>
              <w:spacing w:after="0"/>
              <w:jc w:val="center"/>
              <w:rPr>
                <w:i/>
                <w:iCs/>
                <w:sz w:val="20"/>
                <w:szCs w:val="20"/>
              </w:rPr>
            </w:pPr>
            <w:r w:rsidRPr="004636D3">
              <w:rPr>
                <w:rStyle w:val="mi"/>
                <w:rFonts w:ascii="MathJax_Math-italic" w:hAnsi="MathJax_Math-italic"/>
                <w:i/>
                <w:iCs/>
                <w:sz w:val="20"/>
                <w:szCs w:val="20"/>
                <w:bdr w:val="none" w:sz="0" w:space="0" w:color="auto" w:frame="1"/>
              </w:rPr>
              <w:t>K</w:t>
            </w:r>
          </w:p>
        </w:tc>
        <w:tc>
          <w:tcPr>
            <w:tcW w:w="934" w:type="dxa"/>
            <w:tcBorders>
              <w:top w:val="single" w:sz="4" w:space="0" w:color="auto"/>
              <w:bottom w:val="single" w:sz="4" w:space="0" w:color="auto"/>
            </w:tcBorders>
            <w:vAlign w:val="center"/>
          </w:tcPr>
          <w:p w14:paraId="7C6C43A4" w14:textId="77777777" w:rsidR="00C27F9C" w:rsidRPr="004636D3" w:rsidRDefault="00C27F9C" w:rsidP="00AE2167">
            <w:pPr>
              <w:spacing w:after="0"/>
              <w:jc w:val="center"/>
              <w:rPr>
                <w:sz w:val="20"/>
                <w:szCs w:val="20"/>
              </w:rPr>
            </w:pPr>
            <w:r w:rsidRPr="004636D3">
              <w:rPr>
                <w:rStyle w:val="mi"/>
                <w:rFonts w:ascii="MathJax_Math-italic" w:hAnsi="MathJax_Math-italic"/>
                <w:i/>
                <w:iCs/>
                <w:sz w:val="20"/>
                <w:szCs w:val="20"/>
                <w:bdr w:val="none" w:sz="0" w:space="0" w:color="auto" w:frame="1"/>
                <w:shd w:val="clear" w:color="auto" w:fill="FFFFFF"/>
              </w:rPr>
              <w:t>K</w:t>
            </w:r>
            <w:r w:rsidRPr="004636D3">
              <w:rPr>
                <w:rStyle w:val="mi"/>
                <w:rFonts w:ascii="MathJax_Math-italic" w:hAnsi="MathJax_Math-italic"/>
                <w:i/>
                <w:iCs/>
                <w:sz w:val="20"/>
                <w:szCs w:val="20"/>
                <w:bdr w:val="none" w:sz="0" w:space="0" w:color="auto" w:frame="1"/>
                <w:shd w:val="clear" w:color="auto" w:fill="FFFFFF"/>
                <w:vertAlign w:val="subscript"/>
              </w:rPr>
              <w:t>0</w:t>
            </w:r>
          </w:p>
        </w:tc>
        <w:tc>
          <w:tcPr>
            <w:tcW w:w="925" w:type="dxa"/>
            <w:tcBorders>
              <w:top w:val="single" w:sz="4" w:space="0" w:color="auto"/>
              <w:bottom w:val="single" w:sz="4" w:space="0" w:color="auto"/>
            </w:tcBorders>
            <w:vAlign w:val="center"/>
          </w:tcPr>
          <w:p w14:paraId="606BD4FA" w14:textId="77777777" w:rsidR="00C27F9C" w:rsidRPr="004636D3" w:rsidRDefault="00C27F9C" w:rsidP="00AE2167">
            <w:pPr>
              <w:spacing w:after="0"/>
              <w:jc w:val="center"/>
              <w:rPr>
                <w:sz w:val="20"/>
                <w:szCs w:val="20"/>
              </w:rPr>
            </w:pPr>
            <w:r w:rsidRPr="004636D3">
              <w:rPr>
                <w:rStyle w:val="mi"/>
                <w:rFonts w:ascii="MathJax_Math-italic" w:hAnsi="MathJax_Math-italic"/>
                <w:i/>
                <w:iCs/>
                <w:sz w:val="20"/>
                <w:szCs w:val="20"/>
                <w:bdr w:val="none" w:sz="0" w:space="0" w:color="auto" w:frame="1"/>
                <w:shd w:val="clear" w:color="auto" w:fill="FFFFFF"/>
              </w:rPr>
              <w:t>D</w:t>
            </w:r>
            <w:r w:rsidRPr="004636D3">
              <w:rPr>
                <w:rStyle w:val="mi"/>
                <w:rFonts w:ascii="MathJax_Math-italic" w:hAnsi="MathJax_Math-italic"/>
                <w:i/>
                <w:iCs/>
                <w:sz w:val="20"/>
                <w:szCs w:val="20"/>
                <w:bdr w:val="none" w:sz="0" w:space="0" w:color="auto" w:frame="1"/>
                <w:shd w:val="clear" w:color="auto" w:fill="FFFFFF"/>
                <w:vertAlign w:val="subscript"/>
              </w:rPr>
              <w:t>0</w:t>
            </w:r>
          </w:p>
        </w:tc>
        <w:tc>
          <w:tcPr>
            <w:tcW w:w="926" w:type="dxa"/>
            <w:tcBorders>
              <w:top w:val="single" w:sz="4" w:space="0" w:color="auto"/>
              <w:bottom w:val="single" w:sz="4" w:space="0" w:color="auto"/>
            </w:tcBorders>
            <w:vAlign w:val="center"/>
          </w:tcPr>
          <w:p w14:paraId="23D651F7" w14:textId="77777777" w:rsidR="00C27F9C" w:rsidRPr="004636D3" w:rsidRDefault="00C27F9C" w:rsidP="00AE2167">
            <w:pPr>
              <w:spacing w:after="0"/>
              <w:jc w:val="center"/>
              <w:rPr>
                <w:sz w:val="20"/>
                <w:szCs w:val="20"/>
              </w:rPr>
            </w:pPr>
            <w:r w:rsidRPr="004636D3">
              <w:rPr>
                <w:i/>
                <w:iCs/>
                <w:sz w:val="20"/>
                <w:szCs w:val="20"/>
                <w:shd w:val="clear" w:color="auto" w:fill="FFFFFF"/>
              </w:rPr>
              <w:t>k</w:t>
            </w:r>
            <w:r w:rsidRPr="004636D3">
              <w:rPr>
                <w:i/>
                <w:iCs/>
                <w:sz w:val="20"/>
                <w:szCs w:val="20"/>
                <w:shd w:val="clear" w:color="auto" w:fill="FFFFFF"/>
                <w:vertAlign w:val="subscript"/>
              </w:rPr>
              <w:t>srv</w:t>
            </w:r>
          </w:p>
        </w:tc>
        <w:tc>
          <w:tcPr>
            <w:tcW w:w="934" w:type="dxa"/>
            <w:tcBorders>
              <w:top w:val="single" w:sz="4" w:space="0" w:color="auto"/>
              <w:bottom w:val="single" w:sz="4" w:space="0" w:color="auto"/>
            </w:tcBorders>
            <w:vAlign w:val="center"/>
          </w:tcPr>
          <w:p w14:paraId="70132DB8" w14:textId="77777777" w:rsidR="00C27F9C" w:rsidRPr="004636D3" w:rsidRDefault="00C27F9C" w:rsidP="00AE2167">
            <w:pPr>
              <w:spacing w:after="0"/>
              <w:jc w:val="center"/>
              <w:rPr>
                <w:sz w:val="20"/>
                <w:szCs w:val="20"/>
              </w:rPr>
            </w:pPr>
            <w:r w:rsidRPr="004636D3">
              <w:rPr>
                <w:rStyle w:val="mi"/>
                <w:rFonts w:ascii="MathJax_Math-italic" w:hAnsi="MathJax_Math-italic"/>
                <w:i/>
                <w:iCs/>
                <w:sz w:val="20"/>
                <w:szCs w:val="20"/>
                <w:bdr w:val="none" w:sz="0" w:space="0" w:color="auto" w:frame="1"/>
                <w:shd w:val="clear" w:color="auto" w:fill="FFFFFF"/>
              </w:rPr>
              <w:t>n</w:t>
            </w:r>
            <w:r w:rsidRPr="004636D3">
              <w:rPr>
                <w:rStyle w:val="mi"/>
                <w:rFonts w:ascii="MathJax_Math-italic" w:hAnsi="MathJax_Math-italic"/>
                <w:i/>
                <w:iCs/>
                <w:sz w:val="20"/>
                <w:szCs w:val="20"/>
                <w:bdr w:val="none" w:sz="0" w:space="0" w:color="auto" w:frame="1"/>
                <w:shd w:val="clear" w:color="auto" w:fill="FFFFFF"/>
                <w:vertAlign w:val="subscript"/>
              </w:rPr>
              <w:t>srv</w:t>
            </w:r>
          </w:p>
        </w:tc>
        <w:tc>
          <w:tcPr>
            <w:tcW w:w="927" w:type="dxa"/>
            <w:tcBorders>
              <w:top w:val="single" w:sz="4" w:space="0" w:color="auto"/>
              <w:bottom w:val="single" w:sz="4" w:space="0" w:color="auto"/>
            </w:tcBorders>
            <w:vAlign w:val="center"/>
          </w:tcPr>
          <w:p w14:paraId="2ACDE681" w14:textId="77777777" w:rsidR="00C27F9C" w:rsidRPr="004636D3" w:rsidRDefault="00C27F9C" w:rsidP="00AE2167">
            <w:pPr>
              <w:spacing w:after="0"/>
              <w:jc w:val="center"/>
              <w:rPr>
                <w:sz w:val="20"/>
                <w:szCs w:val="20"/>
              </w:rPr>
            </w:pPr>
            <w:r w:rsidRPr="004636D3">
              <w:rPr>
                <w:rStyle w:val="mi"/>
                <w:rFonts w:ascii="MathJax_Math-italic" w:hAnsi="MathJax_Math-italic"/>
                <w:i/>
                <w:iCs/>
                <w:sz w:val="20"/>
                <w:szCs w:val="20"/>
                <w:bdr w:val="none" w:sz="0" w:space="0" w:color="auto" w:frame="1"/>
                <w:shd w:val="clear" w:color="auto" w:fill="FFFFFF"/>
              </w:rPr>
              <w:t>D</w:t>
            </w:r>
            <w:r w:rsidRPr="004636D3">
              <w:rPr>
                <w:rStyle w:val="mi"/>
                <w:rFonts w:ascii="MathJax_Math-italic" w:hAnsi="MathJax_Math-italic"/>
                <w:i/>
                <w:iCs/>
                <w:sz w:val="20"/>
                <w:szCs w:val="20"/>
                <w:bdr w:val="none" w:sz="0" w:space="0" w:color="auto" w:frame="1"/>
                <w:shd w:val="clear" w:color="auto" w:fill="FFFFFF"/>
                <w:vertAlign w:val="subscript"/>
              </w:rPr>
              <w:t>srv</w:t>
            </w:r>
          </w:p>
        </w:tc>
        <w:tc>
          <w:tcPr>
            <w:tcW w:w="927" w:type="dxa"/>
            <w:tcBorders>
              <w:top w:val="single" w:sz="4" w:space="0" w:color="auto"/>
              <w:bottom w:val="single" w:sz="4" w:space="0" w:color="auto"/>
            </w:tcBorders>
            <w:vAlign w:val="center"/>
          </w:tcPr>
          <w:p w14:paraId="3810A3AD" w14:textId="77777777" w:rsidR="00C27F9C" w:rsidRPr="004636D3" w:rsidRDefault="00C27F9C" w:rsidP="00AE2167">
            <w:pPr>
              <w:spacing w:after="0"/>
              <w:jc w:val="center"/>
              <w:rPr>
                <w:sz w:val="20"/>
                <w:szCs w:val="20"/>
              </w:rPr>
            </w:pPr>
            <w:r w:rsidRPr="004636D3">
              <w:rPr>
                <w:i/>
                <w:iCs/>
                <w:sz w:val="20"/>
                <w:szCs w:val="20"/>
                <w:shd w:val="clear" w:color="auto" w:fill="FFFFFF"/>
              </w:rPr>
              <w:t>k</w:t>
            </w:r>
            <w:r w:rsidRPr="004636D3">
              <w:rPr>
                <w:i/>
                <w:iCs/>
                <w:sz w:val="20"/>
                <w:szCs w:val="20"/>
                <w:shd w:val="clear" w:color="auto" w:fill="FFFFFF"/>
                <w:vertAlign w:val="subscript"/>
              </w:rPr>
              <w:t>fsh</w:t>
            </w:r>
          </w:p>
        </w:tc>
        <w:tc>
          <w:tcPr>
            <w:tcW w:w="996" w:type="dxa"/>
            <w:tcBorders>
              <w:top w:val="single" w:sz="4" w:space="0" w:color="auto"/>
              <w:bottom w:val="single" w:sz="4" w:space="0" w:color="auto"/>
            </w:tcBorders>
            <w:vAlign w:val="center"/>
          </w:tcPr>
          <w:p w14:paraId="71640241" w14:textId="77777777" w:rsidR="00C27F9C" w:rsidRPr="004636D3" w:rsidRDefault="00C27F9C" w:rsidP="00AE2167">
            <w:pPr>
              <w:spacing w:after="0"/>
              <w:jc w:val="center"/>
              <w:rPr>
                <w:sz w:val="20"/>
                <w:szCs w:val="20"/>
              </w:rPr>
            </w:pPr>
            <w:r w:rsidRPr="004636D3">
              <w:rPr>
                <w:rStyle w:val="mi"/>
                <w:rFonts w:ascii="MathJax_Math-italic" w:hAnsi="MathJax_Math-italic"/>
                <w:i/>
                <w:iCs/>
                <w:sz w:val="20"/>
                <w:szCs w:val="20"/>
                <w:bdr w:val="none" w:sz="0" w:space="0" w:color="auto" w:frame="1"/>
                <w:shd w:val="clear" w:color="auto" w:fill="FFFFFF"/>
              </w:rPr>
              <w:t>n</w:t>
            </w:r>
            <w:r w:rsidRPr="004636D3">
              <w:rPr>
                <w:rStyle w:val="mi"/>
                <w:rFonts w:ascii="MathJax_Math-italic" w:hAnsi="MathJax_Math-italic"/>
                <w:i/>
                <w:iCs/>
                <w:sz w:val="20"/>
                <w:szCs w:val="20"/>
                <w:bdr w:val="none" w:sz="0" w:space="0" w:color="auto" w:frame="1"/>
                <w:shd w:val="clear" w:color="auto" w:fill="FFFFFF"/>
                <w:vertAlign w:val="subscript"/>
              </w:rPr>
              <w:t>fsh</w:t>
            </w:r>
          </w:p>
        </w:tc>
        <w:tc>
          <w:tcPr>
            <w:tcW w:w="927" w:type="dxa"/>
            <w:tcBorders>
              <w:top w:val="single" w:sz="4" w:space="0" w:color="auto"/>
              <w:bottom w:val="single" w:sz="4" w:space="0" w:color="auto"/>
            </w:tcBorders>
            <w:vAlign w:val="center"/>
          </w:tcPr>
          <w:p w14:paraId="24B772B9" w14:textId="77777777" w:rsidR="00C27F9C" w:rsidRPr="004636D3" w:rsidRDefault="00C27F9C" w:rsidP="00AE2167">
            <w:pPr>
              <w:spacing w:after="0"/>
              <w:jc w:val="center"/>
              <w:rPr>
                <w:sz w:val="20"/>
                <w:szCs w:val="20"/>
              </w:rPr>
            </w:pPr>
            <w:r w:rsidRPr="004636D3">
              <w:rPr>
                <w:rStyle w:val="mi"/>
                <w:rFonts w:ascii="MathJax_Math-italic" w:hAnsi="MathJax_Math-italic"/>
                <w:i/>
                <w:iCs/>
                <w:sz w:val="20"/>
                <w:szCs w:val="20"/>
                <w:bdr w:val="none" w:sz="0" w:space="0" w:color="auto" w:frame="1"/>
                <w:shd w:val="clear" w:color="auto" w:fill="FFFFFF"/>
              </w:rPr>
              <w:t>D</w:t>
            </w:r>
            <w:r w:rsidRPr="004636D3">
              <w:rPr>
                <w:rStyle w:val="mi"/>
                <w:rFonts w:ascii="MathJax_Math-italic" w:hAnsi="MathJax_Math-italic"/>
                <w:i/>
                <w:iCs/>
                <w:sz w:val="20"/>
                <w:szCs w:val="20"/>
                <w:bdr w:val="none" w:sz="0" w:space="0" w:color="auto" w:frame="1"/>
                <w:shd w:val="clear" w:color="auto" w:fill="FFFFFF"/>
                <w:vertAlign w:val="subscript"/>
              </w:rPr>
              <w:t>fsh</w:t>
            </w:r>
          </w:p>
        </w:tc>
      </w:tr>
      <w:tr w:rsidR="00C27F9C" w:rsidRPr="004636D3" w14:paraId="62430EB6" w14:textId="77777777" w:rsidTr="00AE2167">
        <w:trPr>
          <w:trHeight w:val="144"/>
        </w:trPr>
        <w:tc>
          <w:tcPr>
            <w:tcW w:w="930" w:type="dxa"/>
            <w:tcBorders>
              <w:top w:val="single" w:sz="4" w:space="0" w:color="auto"/>
            </w:tcBorders>
          </w:tcPr>
          <w:p w14:paraId="4C94AC47" w14:textId="77777777" w:rsidR="00C27F9C" w:rsidRPr="004636D3" w:rsidRDefault="00C27F9C" w:rsidP="00AE2167">
            <w:pPr>
              <w:spacing w:after="0"/>
              <w:rPr>
                <w:sz w:val="20"/>
                <w:szCs w:val="20"/>
              </w:rPr>
            </w:pPr>
            <w:r w:rsidRPr="004636D3">
              <w:rPr>
                <w:sz w:val="20"/>
                <w:szCs w:val="20"/>
              </w:rPr>
              <w:t>2005</w:t>
            </w:r>
          </w:p>
        </w:tc>
        <w:tc>
          <w:tcPr>
            <w:tcW w:w="934" w:type="dxa"/>
            <w:tcBorders>
              <w:top w:val="single" w:sz="4" w:space="0" w:color="auto"/>
            </w:tcBorders>
            <w:vAlign w:val="center"/>
          </w:tcPr>
          <w:p w14:paraId="7EA1F6C8" w14:textId="77777777" w:rsidR="00C27F9C" w:rsidRPr="004636D3" w:rsidRDefault="00C27F9C" w:rsidP="00AE2167">
            <w:pPr>
              <w:spacing w:after="0"/>
              <w:jc w:val="right"/>
              <w:rPr>
                <w:sz w:val="20"/>
                <w:szCs w:val="20"/>
              </w:rPr>
            </w:pPr>
            <w:r w:rsidRPr="004636D3">
              <w:rPr>
                <w:sz w:val="20"/>
                <w:szCs w:val="20"/>
              </w:rPr>
              <w:t>7,118</w:t>
            </w:r>
          </w:p>
        </w:tc>
        <w:tc>
          <w:tcPr>
            <w:tcW w:w="934" w:type="dxa"/>
            <w:tcBorders>
              <w:top w:val="single" w:sz="4" w:space="0" w:color="auto"/>
            </w:tcBorders>
            <w:vAlign w:val="center"/>
          </w:tcPr>
          <w:p w14:paraId="26855271" w14:textId="77777777" w:rsidR="00C27F9C" w:rsidRPr="004636D3" w:rsidRDefault="00C27F9C" w:rsidP="00AE2167">
            <w:pPr>
              <w:spacing w:after="0"/>
              <w:jc w:val="right"/>
              <w:rPr>
                <w:sz w:val="20"/>
                <w:szCs w:val="20"/>
              </w:rPr>
            </w:pPr>
            <w:r w:rsidRPr="004636D3">
              <w:rPr>
                <w:sz w:val="20"/>
                <w:szCs w:val="20"/>
              </w:rPr>
              <w:t>7,118</w:t>
            </w:r>
          </w:p>
        </w:tc>
        <w:tc>
          <w:tcPr>
            <w:tcW w:w="925" w:type="dxa"/>
            <w:tcBorders>
              <w:top w:val="single" w:sz="4" w:space="0" w:color="auto"/>
            </w:tcBorders>
            <w:vAlign w:val="center"/>
          </w:tcPr>
          <w:p w14:paraId="63B86F39" w14:textId="77777777" w:rsidR="00C27F9C" w:rsidRPr="004636D3" w:rsidRDefault="00C27F9C" w:rsidP="00AE2167">
            <w:pPr>
              <w:spacing w:after="0"/>
              <w:jc w:val="right"/>
              <w:rPr>
                <w:sz w:val="20"/>
                <w:szCs w:val="20"/>
              </w:rPr>
            </w:pPr>
            <w:r w:rsidRPr="004636D3">
              <w:rPr>
                <w:sz w:val="20"/>
                <w:szCs w:val="20"/>
              </w:rPr>
              <w:t>9</w:t>
            </w:r>
          </w:p>
        </w:tc>
        <w:tc>
          <w:tcPr>
            <w:tcW w:w="926" w:type="dxa"/>
            <w:tcBorders>
              <w:top w:val="single" w:sz="4" w:space="0" w:color="auto"/>
            </w:tcBorders>
            <w:vAlign w:val="center"/>
          </w:tcPr>
          <w:p w14:paraId="358FC40F" w14:textId="77777777" w:rsidR="00C27F9C" w:rsidRPr="004636D3" w:rsidRDefault="00C27F9C" w:rsidP="00AE2167">
            <w:pPr>
              <w:spacing w:after="0"/>
              <w:jc w:val="right"/>
              <w:rPr>
                <w:sz w:val="20"/>
                <w:szCs w:val="20"/>
              </w:rPr>
            </w:pPr>
            <w:r w:rsidRPr="004636D3">
              <w:rPr>
                <w:sz w:val="20"/>
                <w:szCs w:val="20"/>
              </w:rPr>
              <w:t>0</w:t>
            </w:r>
          </w:p>
        </w:tc>
        <w:tc>
          <w:tcPr>
            <w:tcW w:w="934" w:type="dxa"/>
            <w:tcBorders>
              <w:top w:val="single" w:sz="4" w:space="0" w:color="auto"/>
            </w:tcBorders>
            <w:vAlign w:val="center"/>
          </w:tcPr>
          <w:p w14:paraId="676151EF" w14:textId="77777777" w:rsidR="00C27F9C" w:rsidRPr="004636D3" w:rsidRDefault="00C27F9C" w:rsidP="00AE2167">
            <w:pPr>
              <w:spacing w:after="0"/>
              <w:jc w:val="right"/>
              <w:rPr>
                <w:sz w:val="20"/>
                <w:szCs w:val="20"/>
              </w:rPr>
            </w:pPr>
            <w:r w:rsidRPr="004636D3">
              <w:rPr>
                <w:sz w:val="20"/>
                <w:szCs w:val="20"/>
              </w:rPr>
              <w:t>0</w:t>
            </w:r>
          </w:p>
        </w:tc>
        <w:tc>
          <w:tcPr>
            <w:tcW w:w="927" w:type="dxa"/>
            <w:tcBorders>
              <w:top w:val="single" w:sz="4" w:space="0" w:color="auto"/>
            </w:tcBorders>
            <w:vAlign w:val="center"/>
          </w:tcPr>
          <w:p w14:paraId="1B91198A" w14:textId="77777777" w:rsidR="00C27F9C" w:rsidRPr="004636D3" w:rsidRDefault="00C27F9C" w:rsidP="00AE2167">
            <w:pPr>
              <w:spacing w:after="0"/>
              <w:jc w:val="right"/>
              <w:rPr>
                <w:sz w:val="20"/>
                <w:szCs w:val="20"/>
              </w:rPr>
            </w:pPr>
            <w:r w:rsidRPr="004636D3">
              <w:rPr>
                <w:sz w:val="20"/>
                <w:szCs w:val="20"/>
              </w:rPr>
              <w:t>104</w:t>
            </w:r>
          </w:p>
        </w:tc>
        <w:tc>
          <w:tcPr>
            <w:tcW w:w="927" w:type="dxa"/>
            <w:tcBorders>
              <w:top w:val="single" w:sz="4" w:space="0" w:color="auto"/>
            </w:tcBorders>
            <w:vAlign w:val="center"/>
          </w:tcPr>
          <w:p w14:paraId="288D8333" w14:textId="77777777" w:rsidR="00C27F9C" w:rsidRPr="004636D3" w:rsidRDefault="00C27F9C" w:rsidP="00AE2167">
            <w:pPr>
              <w:spacing w:after="0"/>
              <w:jc w:val="right"/>
              <w:rPr>
                <w:sz w:val="20"/>
                <w:szCs w:val="20"/>
              </w:rPr>
            </w:pPr>
            <w:r w:rsidRPr="004636D3">
              <w:rPr>
                <w:sz w:val="20"/>
                <w:szCs w:val="20"/>
              </w:rPr>
              <w:t>690</w:t>
            </w:r>
          </w:p>
        </w:tc>
        <w:tc>
          <w:tcPr>
            <w:tcW w:w="996" w:type="dxa"/>
            <w:tcBorders>
              <w:top w:val="single" w:sz="4" w:space="0" w:color="auto"/>
            </w:tcBorders>
            <w:vAlign w:val="center"/>
          </w:tcPr>
          <w:p w14:paraId="57EEFA9E" w14:textId="77777777" w:rsidR="00C27F9C" w:rsidRPr="004636D3" w:rsidRDefault="00C27F9C" w:rsidP="00AE2167">
            <w:pPr>
              <w:spacing w:after="0"/>
              <w:jc w:val="right"/>
              <w:rPr>
                <w:sz w:val="20"/>
                <w:szCs w:val="20"/>
              </w:rPr>
            </w:pPr>
            <w:r w:rsidRPr="004636D3">
              <w:rPr>
                <w:sz w:val="20"/>
                <w:szCs w:val="20"/>
              </w:rPr>
              <w:t>180,999</w:t>
            </w:r>
          </w:p>
        </w:tc>
        <w:tc>
          <w:tcPr>
            <w:tcW w:w="927" w:type="dxa"/>
            <w:tcBorders>
              <w:top w:val="single" w:sz="4" w:space="0" w:color="auto"/>
            </w:tcBorders>
            <w:vAlign w:val="center"/>
          </w:tcPr>
          <w:p w14:paraId="061156FE" w14:textId="77777777" w:rsidR="00C27F9C" w:rsidRPr="004636D3" w:rsidRDefault="00C27F9C" w:rsidP="00AE2167">
            <w:pPr>
              <w:spacing w:after="0"/>
              <w:jc w:val="right"/>
              <w:rPr>
                <w:sz w:val="20"/>
                <w:szCs w:val="20"/>
              </w:rPr>
            </w:pPr>
            <w:r w:rsidRPr="004636D3">
              <w:rPr>
                <w:sz w:val="20"/>
                <w:szCs w:val="20"/>
              </w:rPr>
              <w:t>189</w:t>
            </w:r>
          </w:p>
        </w:tc>
      </w:tr>
      <w:tr w:rsidR="00C27F9C" w:rsidRPr="004636D3" w14:paraId="756A87FC" w14:textId="77777777" w:rsidTr="00AE2167">
        <w:trPr>
          <w:trHeight w:val="144"/>
        </w:trPr>
        <w:tc>
          <w:tcPr>
            <w:tcW w:w="930" w:type="dxa"/>
          </w:tcPr>
          <w:p w14:paraId="41983E0C" w14:textId="77777777" w:rsidR="00C27F9C" w:rsidRPr="004636D3" w:rsidRDefault="00C27F9C" w:rsidP="00AE2167">
            <w:pPr>
              <w:spacing w:after="0"/>
              <w:rPr>
                <w:sz w:val="20"/>
                <w:szCs w:val="20"/>
              </w:rPr>
            </w:pPr>
            <w:r w:rsidRPr="004636D3">
              <w:rPr>
                <w:sz w:val="20"/>
                <w:szCs w:val="20"/>
              </w:rPr>
              <w:t>2006</w:t>
            </w:r>
          </w:p>
        </w:tc>
        <w:tc>
          <w:tcPr>
            <w:tcW w:w="934" w:type="dxa"/>
            <w:vAlign w:val="center"/>
          </w:tcPr>
          <w:p w14:paraId="08913BB6" w14:textId="77777777" w:rsidR="00C27F9C" w:rsidRPr="004636D3" w:rsidRDefault="00C27F9C" w:rsidP="00AE2167">
            <w:pPr>
              <w:spacing w:after="0"/>
              <w:jc w:val="right"/>
              <w:rPr>
                <w:sz w:val="20"/>
                <w:szCs w:val="20"/>
              </w:rPr>
            </w:pPr>
            <w:r w:rsidRPr="004636D3">
              <w:rPr>
                <w:sz w:val="20"/>
                <w:szCs w:val="20"/>
              </w:rPr>
              <w:t>5,325</w:t>
            </w:r>
          </w:p>
        </w:tc>
        <w:tc>
          <w:tcPr>
            <w:tcW w:w="934" w:type="dxa"/>
            <w:vAlign w:val="center"/>
          </w:tcPr>
          <w:p w14:paraId="46AC776E" w14:textId="77777777" w:rsidR="00C27F9C" w:rsidRPr="004636D3" w:rsidRDefault="00C27F9C" w:rsidP="00AE2167">
            <w:pPr>
              <w:spacing w:after="0"/>
              <w:jc w:val="right"/>
              <w:rPr>
                <w:sz w:val="20"/>
                <w:szCs w:val="20"/>
              </w:rPr>
            </w:pPr>
            <w:r w:rsidRPr="004636D3">
              <w:rPr>
                <w:sz w:val="20"/>
                <w:szCs w:val="20"/>
              </w:rPr>
              <w:t>5,325</w:t>
            </w:r>
          </w:p>
        </w:tc>
        <w:tc>
          <w:tcPr>
            <w:tcW w:w="925" w:type="dxa"/>
            <w:vAlign w:val="center"/>
          </w:tcPr>
          <w:p w14:paraId="616E8748" w14:textId="77777777" w:rsidR="00C27F9C" w:rsidRPr="004636D3" w:rsidRDefault="00C27F9C" w:rsidP="00AE2167">
            <w:pPr>
              <w:spacing w:after="0"/>
              <w:jc w:val="right"/>
              <w:rPr>
                <w:sz w:val="20"/>
                <w:szCs w:val="20"/>
              </w:rPr>
            </w:pPr>
            <w:r w:rsidRPr="004636D3">
              <w:rPr>
                <w:sz w:val="20"/>
                <w:szCs w:val="20"/>
              </w:rPr>
              <w:t>3</w:t>
            </w:r>
          </w:p>
        </w:tc>
        <w:tc>
          <w:tcPr>
            <w:tcW w:w="926" w:type="dxa"/>
            <w:vAlign w:val="center"/>
          </w:tcPr>
          <w:p w14:paraId="6848CA91" w14:textId="77777777" w:rsidR="00C27F9C" w:rsidRPr="004636D3" w:rsidRDefault="00C27F9C" w:rsidP="00AE2167">
            <w:pPr>
              <w:spacing w:after="0"/>
              <w:jc w:val="right"/>
              <w:rPr>
                <w:sz w:val="20"/>
                <w:szCs w:val="20"/>
              </w:rPr>
            </w:pPr>
            <w:r w:rsidRPr="004636D3">
              <w:rPr>
                <w:sz w:val="20"/>
                <w:szCs w:val="20"/>
              </w:rPr>
              <w:t>0</w:t>
            </w:r>
          </w:p>
        </w:tc>
        <w:tc>
          <w:tcPr>
            <w:tcW w:w="934" w:type="dxa"/>
            <w:vAlign w:val="center"/>
          </w:tcPr>
          <w:p w14:paraId="4B900EB7" w14:textId="77777777" w:rsidR="00C27F9C" w:rsidRPr="004636D3" w:rsidRDefault="00C27F9C" w:rsidP="00AE2167">
            <w:pPr>
              <w:spacing w:after="0"/>
              <w:jc w:val="right"/>
              <w:rPr>
                <w:sz w:val="20"/>
                <w:szCs w:val="20"/>
              </w:rPr>
            </w:pPr>
            <w:r w:rsidRPr="004636D3">
              <w:rPr>
                <w:sz w:val="20"/>
                <w:szCs w:val="20"/>
              </w:rPr>
              <w:t>0</w:t>
            </w:r>
          </w:p>
        </w:tc>
        <w:tc>
          <w:tcPr>
            <w:tcW w:w="927" w:type="dxa"/>
            <w:vAlign w:val="center"/>
          </w:tcPr>
          <w:p w14:paraId="70916DDA" w14:textId="77777777" w:rsidR="00C27F9C" w:rsidRPr="004636D3" w:rsidRDefault="00C27F9C" w:rsidP="00AE2167">
            <w:pPr>
              <w:spacing w:after="0"/>
              <w:jc w:val="right"/>
              <w:rPr>
                <w:sz w:val="20"/>
                <w:szCs w:val="20"/>
              </w:rPr>
            </w:pPr>
            <w:r w:rsidRPr="004636D3">
              <w:rPr>
                <w:sz w:val="20"/>
                <w:szCs w:val="20"/>
              </w:rPr>
              <w:t>46</w:t>
            </w:r>
          </w:p>
        </w:tc>
        <w:tc>
          <w:tcPr>
            <w:tcW w:w="927" w:type="dxa"/>
            <w:vAlign w:val="center"/>
          </w:tcPr>
          <w:p w14:paraId="16302934" w14:textId="77777777" w:rsidR="00C27F9C" w:rsidRPr="004636D3" w:rsidRDefault="00C27F9C" w:rsidP="00AE2167">
            <w:pPr>
              <w:spacing w:after="0"/>
              <w:jc w:val="right"/>
              <w:rPr>
                <w:sz w:val="20"/>
                <w:szCs w:val="20"/>
              </w:rPr>
            </w:pPr>
            <w:r w:rsidRPr="004636D3">
              <w:rPr>
                <w:sz w:val="20"/>
                <w:szCs w:val="20"/>
              </w:rPr>
              <w:t>503</w:t>
            </w:r>
          </w:p>
        </w:tc>
        <w:tc>
          <w:tcPr>
            <w:tcW w:w="996" w:type="dxa"/>
            <w:vAlign w:val="center"/>
          </w:tcPr>
          <w:p w14:paraId="50A95DAC" w14:textId="77777777" w:rsidR="00C27F9C" w:rsidRPr="004636D3" w:rsidRDefault="00C27F9C" w:rsidP="00AE2167">
            <w:pPr>
              <w:spacing w:after="0"/>
              <w:jc w:val="right"/>
              <w:rPr>
                <w:sz w:val="20"/>
                <w:szCs w:val="20"/>
              </w:rPr>
            </w:pPr>
            <w:r w:rsidRPr="004636D3">
              <w:rPr>
                <w:sz w:val="20"/>
                <w:szCs w:val="20"/>
              </w:rPr>
              <w:t>203,878</w:t>
            </w:r>
          </w:p>
        </w:tc>
        <w:tc>
          <w:tcPr>
            <w:tcW w:w="927" w:type="dxa"/>
            <w:vAlign w:val="center"/>
          </w:tcPr>
          <w:p w14:paraId="0C7B68A7" w14:textId="77777777" w:rsidR="00C27F9C" w:rsidRPr="004636D3" w:rsidRDefault="00C27F9C" w:rsidP="00AE2167">
            <w:pPr>
              <w:spacing w:after="0"/>
              <w:jc w:val="right"/>
              <w:rPr>
                <w:sz w:val="20"/>
                <w:szCs w:val="20"/>
              </w:rPr>
            </w:pPr>
            <w:r w:rsidRPr="004636D3">
              <w:rPr>
                <w:sz w:val="20"/>
                <w:szCs w:val="20"/>
              </w:rPr>
              <w:t>123</w:t>
            </w:r>
          </w:p>
        </w:tc>
      </w:tr>
      <w:tr w:rsidR="00C27F9C" w:rsidRPr="004636D3" w14:paraId="3EA25872" w14:textId="77777777" w:rsidTr="00AE2167">
        <w:trPr>
          <w:trHeight w:val="144"/>
        </w:trPr>
        <w:tc>
          <w:tcPr>
            <w:tcW w:w="930" w:type="dxa"/>
          </w:tcPr>
          <w:p w14:paraId="12EFCD07" w14:textId="77777777" w:rsidR="00C27F9C" w:rsidRPr="004636D3" w:rsidRDefault="00C27F9C" w:rsidP="00AE2167">
            <w:pPr>
              <w:spacing w:after="0"/>
              <w:rPr>
                <w:sz w:val="20"/>
                <w:szCs w:val="20"/>
              </w:rPr>
            </w:pPr>
            <w:r w:rsidRPr="004636D3">
              <w:rPr>
                <w:sz w:val="20"/>
                <w:szCs w:val="20"/>
              </w:rPr>
              <w:t>2007</w:t>
            </w:r>
          </w:p>
        </w:tc>
        <w:tc>
          <w:tcPr>
            <w:tcW w:w="934" w:type="dxa"/>
            <w:vAlign w:val="center"/>
          </w:tcPr>
          <w:p w14:paraId="14995066" w14:textId="77777777" w:rsidR="00C27F9C" w:rsidRPr="004636D3" w:rsidRDefault="00C27F9C" w:rsidP="00AE2167">
            <w:pPr>
              <w:spacing w:after="0"/>
              <w:jc w:val="right"/>
              <w:rPr>
                <w:sz w:val="20"/>
                <w:szCs w:val="20"/>
              </w:rPr>
            </w:pPr>
            <w:r w:rsidRPr="004636D3">
              <w:rPr>
                <w:sz w:val="20"/>
                <w:szCs w:val="20"/>
              </w:rPr>
              <w:t>6,158</w:t>
            </w:r>
          </w:p>
        </w:tc>
        <w:tc>
          <w:tcPr>
            <w:tcW w:w="934" w:type="dxa"/>
            <w:vAlign w:val="center"/>
          </w:tcPr>
          <w:p w14:paraId="58AE1E23" w14:textId="77777777" w:rsidR="00C27F9C" w:rsidRPr="004636D3" w:rsidRDefault="00C27F9C" w:rsidP="00AE2167">
            <w:pPr>
              <w:spacing w:after="0"/>
              <w:jc w:val="right"/>
              <w:rPr>
                <w:sz w:val="20"/>
                <w:szCs w:val="20"/>
              </w:rPr>
            </w:pPr>
            <w:r w:rsidRPr="004636D3">
              <w:rPr>
                <w:sz w:val="20"/>
                <w:szCs w:val="20"/>
              </w:rPr>
              <w:t>6,055</w:t>
            </w:r>
          </w:p>
        </w:tc>
        <w:tc>
          <w:tcPr>
            <w:tcW w:w="925" w:type="dxa"/>
            <w:vAlign w:val="center"/>
          </w:tcPr>
          <w:p w14:paraId="2AC710B0" w14:textId="77777777" w:rsidR="00C27F9C" w:rsidRPr="004636D3" w:rsidRDefault="00C27F9C" w:rsidP="00AE2167">
            <w:pPr>
              <w:spacing w:after="0"/>
              <w:jc w:val="right"/>
              <w:rPr>
                <w:sz w:val="20"/>
                <w:szCs w:val="20"/>
              </w:rPr>
            </w:pPr>
            <w:r w:rsidRPr="004636D3">
              <w:rPr>
                <w:sz w:val="20"/>
                <w:szCs w:val="20"/>
              </w:rPr>
              <w:t>2</w:t>
            </w:r>
          </w:p>
        </w:tc>
        <w:tc>
          <w:tcPr>
            <w:tcW w:w="926" w:type="dxa"/>
            <w:vAlign w:val="center"/>
          </w:tcPr>
          <w:p w14:paraId="31D7FFF6" w14:textId="77777777" w:rsidR="00C27F9C" w:rsidRPr="004636D3" w:rsidRDefault="00C27F9C" w:rsidP="00AE2167">
            <w:pPr>
              <w:spacing w:after="0"/>
              <w:jc w:val="right"/>
              <w:rPr>
                <w:sz w:val="20"/>
                <w:szCs w:val="20"/>
              </w:rPr>
            </w:pPr>
            <w:r w:rsidRPr="004636D3">
              <w:rPr>
                <w:sz w:val="20"/>
                <w:szCs w:val="20"/>
              </w:rPr>
              <w:t>0</w:t>
            </w:r>
          </w:p>
        </w:tc>
        <w:tc>
          <w:tcPr>
            <w:tcW w:w="934" w:type="dxa"/>
            <w:vAlign w:val="center"/>
          </w:tcPr>
          <w:p w14:paraId="468359E8" w14:textId="77777777" w:rsidR="00C27F9C" w:rsidRPr="004636D3" w:rsidRDefault="00C27F9C" w:rsidP="00AE2167">
            <w:pPr>
              <w:spacing w:after="0"/>
              <w:jc w:val="right"/>
              <w:rPr>
                <w:sz w:val="20"/>
                <w:szCs w:val="20"/>
              </w:rPr>
            </w:pPr>
            <w:r w:rsidRPr="004636D3">
              <w:rPr>
                <w:sz w:val="20"/>
                <w:szCs w:val="20"/>
              </w:rPr>
              <w:t>0</w:t>
            </w:r>
          </w:p>
        </w:tc>
        <w:tc>
          <w:tcPr>
            <w:tcW w:w="927" w:type="dxa"/>
            <w:vAlign w:val="center"/>
          </w:tcPr>
          <w:p w14:paraId="381CF572" w14:textId="77777777" w:rsidR="00C27F9C" w:rsidRPr="004636D3" w:rsidRDefault="00C27F9C" w:rsidP="00AE2167">
            <w:pPr>
              <w:spacing w:after="0"/>
              <w:jc w:val="right"/>
              <w:rPr>
                <w:sz w:val="20"/>
                <w:szCs w:val="20"/>
              </w:rPr>
            </w:pPr>
            <w:r w:rsidRPr="004636D3">
              <w:rPr>
                <w:sz w:val="20"/>
                <w:szCs w:val="20"/>
              </w:rPr>
              <w:t>43</w:t>
            </w:r>
          </w:p>
        </w:tc>
        <w:tc>
          <w:tcPr>
            <w:tcW w:w="927" w:type="dxa"/>
            <w:vAlign w:val="center"/>
          </w:tcPr>
          <w:p w14:paraId="4A00D9ED" w14:textId="77777777" w:rsidR="00C27F9C" w:rsidRPr="004636D3" w:rsidRDefault="00C27F9C" w:rsidP="00AE2167">
            <w:pPr>
              <w:spacing w:after="0"/>
              <w:jc w:val="right"/>
              <w:rPr>
                <w:sz w:val="20"/>
                <w:szCs w:val="20"/>
              </w:rPr>
            </w:pPr>
            <w:r w:rsidRPr="004636D3">
              <w:rPr>
                <w:sz w:val="20"/>
                <w:szCs w:val="20"/>
              </w:rPr>
              <w:t>335</w:t>
            </w:r>
          </w:p>
        </w:tc>
        <w:tc>
          <w:tcPr>
            <w:tcW w:w="996" w:type="dxa"/>
            <w:vAlign w:val="center"/>
          </w:tcPr>
          <w:p w14:paraId="1DB525D4" w14:textId="77777777" w:rsidR="00C27F9C" w:rsidRPr="004636D3" w:rsidRDefault="00C27F9C" w:rsidP="00AE2167">
            <w:pPr>
              <w:spacing w:after="0"/>
              <w:jc w:val="right"/>
              <w:rPr>
                <w:sz w:val="20"/>
                <w:szCs w:val="20"/>
              </w:rPr>
            </w:pPr>
            <w:r w:rsidRPr="004636D3">
              <w:rPr>
                <w:sz w:val="20"/>
                <w:szCs w:val="20"/>
              </w:rPr>
              <w:t>150,729</w:t>
            </w:r>
          </w:p>
        </w:tc>
        <w:tc>
          <w:tcPr>
            <w:tcW w:w="927" w:type="dxa"/>
            <w:vAlign w:val="center"/>
          </w:tcPr>
          <w:p w14:paraId="4978E97E" w14:textId="77777777" w:rsidR="00C27F9C" w:rsidRPr="004636D3" w:rsidRDefault="00C27F9C" w:rsidP="00AE2167">
            <w:pPr>
              <w:spacing w:after="0"/>
              <w:jc w:val="right"/>
              <w:rPr>
                <w:sz w:val="20"/>
                <w:szCs w:val="20"/>
              </w:rPr>
            </w:pPr>
            <w:r w:rsidRPr="004636D3">
              <w:rPr>
                <w:sz w:val="20"/>
                <w:szCs w:val="20"/>
              </w:rPr>
              <w:t>77</w:t>
            </w:r>
          </w:p>
        </w:tc>
      </w:tr>
      <w:tr w:rsidR="00C27F9C" w:rsidRPr="004636D3" w14:paraId="6A0B7DF6" w14:textId="77777777" w:rsidTr="00AE2167">
        <w:trPr>
          <w:trHeight w:val="144"/>
        </w:trPr>
        <w:tc>
          <w:tcPr>
            <w:tcW w:w="930" w:type="dxa"/>
          </w:tcPr>
          <w:p w14:paraId="7527E6CD" w14:textId="77777777" w:rsidR="00C27F9C" w:rsidRPr="004636D3" w:rsidRDefault="00C27F9C" w:rsidP="00AE2167">
            <w:pPr>
              <w:spacing w:after="0"/>
              <w:rPr>
                <w:sz w:val="20"/>
                <w:szCs w:val="20"/>
              </w:rPr>
            </w:pPr>
            <w:r w:rsidRPr="004636D3">
              <w:rPr>
                <w:sz w:val="20"/>
                <w:szCs w:val="20"/>
              </w:rPr>
              <w:t>2008</w:t>
            </w:r>
          </w:p>
        </w:tc>
        <w:tc>
          <w:tcPr>
            <w:tcW w:w="934" w:type="dxa"/>
            <w:vAlign w:val="center"/>
          </w:tcPr>
          <w:p w14:paraId="16CE3B10" w14:textId="77777777" w:rsidR="00C27F9C" w:rsidRPr="004636D3" w:rsidRDefault="00C27F9C" w:rsidP="00AE2167">
            <w:pPr>
              <w:spacing w:after="0"/>
              <w:jc w:val="right"/>
              <w:rPr>
                <w:sz w:val="20"/>
                <w:szCs w:val="20"/>
              </w:rPr>
            </w:pPr>
            <w:r w:rsidRPr="004636D3">
              <w:rPr>
                <w:sz w:val="20"/>
                <w:szCs w:val="20"/>
              </w:rPr>
              <w:t>5,450</w:t>
            </w:r>
          </w:p>
        </w:tc>
        <w:tc>
          <w:tcPr>
            <w:tcW w:w="934" w:type="dxa"/>
            <w:vAlign w:val="center"/>
          </w:tcPr>
          <w:p w14:paraId="00BCA092" w14:textId="77777777" w:rsidR="00C27F9C" w:rsidRPr="004636D3" w:rsidRDefault="00C27F9C" w:rsidP="00AE2167">
            <w:pPr>
              <w:spacing w:after="0"/>
              <w:jc w:val="right"/>
              <w:rPr>
                <w:sz w:val="20"/>
                <w:szCs w:val="20"/>
              </w:rPr>
            </w:pPr>
            <w:r w:rsidRPr="004636D3">
              <w:rPr>
                <w:sz w:val="20"/>
                <w:szCs w:val="20"/>
              </w:rPr>
              <w:t>5,412</w:t>
            </w:r>
          </w:p>
        </w:tc>
        <w:tc>
          <w:tcPr>
            <w:tcW w:w="925" w:type="dxa"/>
            <w:vAlign w:val="center"/>
          </w:tcPr>
          <w:p w14:paraId="5F68A6A7" w14:textId="77777777" w:rsidR="00C27F9C" w:rsidRPr="004636D3" w:rsidRDefault="00C27F9C" w:rsidP="00AE2167">
            <w:pPr>
              <w:spacing w:after="0"/>
              <w:jc w:val="right"/>
              <w:rPr>
                <w:sz w:val="20"/>
                <w:szCs w:val="20"/>
              </w:rPr>
            </w:pPr>
            <w:r w:rsidRPr="004636D3">
              <w:rPr>
                <w:sz w:val="20"/>
                <w:szCs w:val="20"/>
              </w:rPr>
              <w:t>4</w:t>
            </w:r>
          </w:p>
        </w:tc>
        <w:tc>
          <w:tcPr>
            <w:tcW w:w="926" w:type="dxa"/>
            <w:vAlign w:val="center"/>
          </w:tcPr>
          <w:p w14:paraId="4CCE358D" w14:textId="77777777" w:rsidR="00C27F9C" w:rsidRPr="004636D3" w:rsidRDefault="00C27F9C" w:rsidP="00AE2167">
            <w:pPr>
              <w:spacing w:after="0"/>
              <w:jc w:val="right"/>
              <w:rPr>
                <w:sz w:val="20"/>
                <w:szCs w:val="20"/>
              </w:rPr>
            </w:pPr>
            <w:r w:rsidRPr="004636D3">
              <w:rPr>
                <w:sz w:val="20"/>
                <w:szCs w:val="20"/>
              </w:rPr>
              <w:t>40</w:t>
            </w:r>
          </w:p>
        </w:tc>
        <w:tc>
          <w:tcPr>
            <w:tcW w:w="934" w:type="dxa"/>
            <w:vAlign w:val="center"/>
          </w:tcPr>
          <w:p w14:paraId="1DE94235" w14:textId="77777777" w:rsidR="00C27F9C" w:rsidRPr="004636D3" w:rsidRDefault="00C27F9C" w:rsidP="00AE2167">
            <w:pPr>
              <w:spacing w:after="0"/>
              <w:jc w:val="right"/>
              <w:rPr>
                <w:sz w:val="20"/>
                <w:szCs w:val="20"/>
              </w:rPr>
            </w:pPr>
            <w:r w:rsidRPr="004636D3">
              <w:rPr>
                <w:sz w:val="20"/>
                <w:szCs w:val="20"/>
              </w:rPr>
              <w:t>15,319</w:t>
            </w:r>
          </w:p>
        </w:tc>
        <w:tc>
          <w:tcPr>
            <w:tcW w:w="927" w:type="dxa"/>
            <w:vAlign w:val="center"/>
          </w:tcPr>
          <w:p w14:paraId="189DB8E2" w14:textId="77777777" w:rsidR="00C27F9C" w:rsidRPr="004636D3" w:rsidRDefault="00C27F9C" w:rsidP="00AE2167">
            <w:pPr>
              <w:spacing w:after="0"/>
              <w:jc w:val="right"/>
              <w:rPr>
                <w:sz w:val="20"/>
                <w:szCs w:val="20"/>
              </w:rPr>
            </w:pPr>
            <w:r w:rsidRPr="004636D3">
              <w:rPr>
                <w:sz w:val="20"/>
                <w:szCs w:val="20"/>
              </w:rPr>
              <w:t>54</w:t>
            </w:r>
          </w:p>
        </w:tc>
        <w:tc>
          <w:tcPr>
            <w:tcW w:w="927" w:type="dxa"/>
            <w:vAlign w:val="center"/>
          </w:tcPr>
          <w:p w14:paraId="75CA7078" w14:textId="77777777" w:rsidR="00C27F9C" w:rsidRPr="004636D3" w:rsidRDefault="00C27F9C" w:rsidP="00AE2167">
            <w:pPr>
              <w:spacing w:after="0"/>
              <w:jc w:val="right"/>
              <w:rPr>
                <w:sz w:val="20"/>
                <w:szCs w:val="20"/>
              </w:rPr>
            </w:pPr>
            <w:r w:rsidRPr="004636D3">
              <w:rPr>
                <w:sz w:val="20"/>
                <w:szCs w:val="20"/>
              </w:rPr>
              <w:t>431</w:t>
            </w:r>
          </w:p>
        </w:tc>
        <w:tc>
          <w:tcPr>
            <w:tcW w:w="996" w:type="dxa"/>
            <w:vAlign w:val="center"/>
          </w:tcPr>
          <w:p w14:paraId="72499889" w14:textId="77777777" w:rsidR="00C27F9C" w:rsidRPr="004636D3" w:rsidRDefault="00C27F9C" w:rsidP="00AE2167">
            <w:pPr>
              <w:spacing w:after="0"/>
              <w:jc w:val="right"/>
              <w:rPr>
                <w:sz w:val="20"/>
                <w:szCs w:val="20"/>
              </w:rPr>
            </w:pPr>
            <w:r w:rsidRPr="004636D3">
              <w:rPr>
                <w:sz w:val="20"/>
                <w:szCs w:val="20"/>
              </w:rPr>
              <w:t>156,313</w:t>
            </w:r>
          </w:p>
        </w:tc>
        <w:tc>
          <w:tcPr>
            <w:tcW w:w="927" w:type="dxa"/>
            <w:vAlign w:val="center"/>
          </w:tcPr>
          <w:p w14:paraId="0C6DC42C" w14:textId="77777777" w:rsidR="00C27F9C" w:rsidRPr="004636D3" w:rsidRDefault="00C27F9C" w:rsidP="00AE2167">
            <w:pPr>
              <w:spacing w:after="0"/>
              <w:jc w:val="right"/>
              <w:rPr>
                <w:sz w:val="20"/>
                <w:szCs w:val="20"/>
              </w:rPr>
            </w:pPr>
            <w:r w:rsidRPr="004636D3">
              <w:rPr>
                <w:sz w:val="20"/>
                <w:szCs w:val="20"/>
              </w:rPr>
              <w:t>104</w:t>
            </w:r>
          </w:p>
        </w:tc>
      </w:tr>
      <w:tr w:rsidR="00C27F9C" w:rsidRPr="004636D3" w14:paraId="471567B3" w14:textId="77777777" w:rsidTr="00AE2167">
        <w:trPr>
          <w:trHeight w:val="144"/>
        </w:trPr>
        <w:tc>
          <w:tcPr>
            <w:tcW w:w="930" w:type="dxa"/>
          </w:tcPr>
          <w:p w14:paraId="55EC2620" w14:textId="77777777" w:rsidR="00C27F9C" w:rsidRPr="004636D3" w:rsidRDefault="00C27F9C" w:rsidP="00AE2167">
            <w:pPr>
              <w:spacing w:after="0"/>
              <w:rPr>
                <w:sz w:val="20"/>
                <w:szCs w:val="20"/>
              </w:rPr>
            </w:pPr>
            <w:r w:rsidRPr="004636D3">
              <w:rPr>
                <w:sz w:val="20"/>
                <w:szCs w:val="20"/>
              </w:rPr>
              <w:t>2009</w:t>
            </w:r>
          </w:p>
        </w:tc>
        <w:tc>
          <w:tcPr>
            <w:tcW w:w="934" w:type="dxa"/>
            <w:vAlign w:val="center"/>
          </w:tcPr>
          <w:p w14:paraId="5F7F78B5" w14:textId="77777777" w:rsidR="00C27F9C" w:rsidRPr="004636D3" w:rsidRDefault="00C27F9C" w:rsidP="00AE2167">
            <w:pPr>
              <w:spacing w:after="0"/>
              <w:jc w:val="right"/>
              <w:rPr>
                <w:sz w:val="20"/>
                <w:szCs w:val="20"/>
              </w:rPr>
            </w:pPr>
            <w:r w:rsidRPr="004636D3">
              <w:rPr>
                <w:sz w:val="20"/>
                <w:szCs w:val="20"/>
              </w:rPr>
              <w:t>7,071</w:t>
            </w:r>
          </w:p>
        </w:tc>
        <w:tc>
          <w:tcPr>
            <w:tcW w:w="934" w:type="dxa"/>
            <w:vAlign w:val="center"/>
          </w:tcPr>
          <w:p w14:paraId="3846A4DA" w14:textId="77777777" w:rsidR="00C27F9C" w:rsidRPr="004636D3" w:rsidRDefault="00C27F9C" w:rsidP="00AE2167">
            <w:pPr>
              <w:spacing w:after="0"/>
              <w:jc w:val="right"/>
              <w:rPr>
                <w:sz w:val="20"/>
                <w:szCs w:val="20"/>
              </w:rPr>
            </w:pPr>
            <w:r w:rsidRPr="004636D3">
              <w:rPr>
                <w:sz w:val="20"/>
                <w:szCs w:val="20"/>
              </w:rPr>
              <w:t>7,054</w:t>
            </w:r>
          </w:p>
        </w:tc>
        <w:tc>
          <w:tcPr>
            <w:tcW w:w="925" w:type="dxa"/>
            <w:vAlign w:val="center"/>
          </w:tcPr>
          <w:p w14:paraId="092F04A8" w14:textId="77777777" w:rsidR="00C27F9C" w:rsidRPr="004636D3" w:rsidRDefault="00C27F9C" w:rsidP="00AE2167">
            <w:pPr>
              <w:spacing w:after="0"/>
              <w:jc w:val="right"/>
              <w:rPr>
                <w:sz w:val="20"/>
                <w:szCs w:val="20"/>
              </w:rPr>
            </w:pPr>
            <w:r w:rsidRPr="004636D3">
              <w:rPr>
                <w:sz w:val="20"/>
                <w:szCs w:val="20"/>
              </w:rPr>
              <w:t>7</w:t>
            </w:r>
          </w:p>
        </w:tc>
        <w:tc>
          <w:tcPr>
            <w:tcW w:w="926" w:type="dxa"/>
            <w:vAlign w:val="center"/>
          </w:tcPr>
          <w:p w14:paraId="6BD2631E" w14:textId="77777777" w:rsidR="00C27F9C" w:rsidRPr="004636D3" w:rsidRDefault="00C27F9C" w:rsidP="00AE2167">
            <w:pPr>
              <w:spacing w:after="0"/>
              <w:jc w:val="right"/>
              <w:rPr>
                <w:sz w:val="20"/>
                <w:szCs w:val="20"/>
              </w:rPr>
            </w:pPr>
            <w:r w:rsidRPr="004636D3">
              <w:rPr>
                <w:sz w:val="20"/>
                <w:szCs w:val="20"/>
              </w:rPr>
              <w:t>0</w:t>
            </w:r>
          </w:p>
        </w:tc>
        <w:tc>
          <w:tcPr>
            <w:tcW w:w="934" w:type="dxa"/>
            <w:vAlign w:val="center"/>
          </w:tcPr>
          <w:p w14:paraId="013157AF" w14:textId="77777777" w:rsidR="00C27F9C" w:rsidRPr="004636D3" w:rsidRDefault="00C27F9C" w:rsidP="00AE2167">
            <w:pPr>
              <w:spacing w:after="0"/>
              <w:jc w:val="right"/>
              <w:rPr>
                <w:sz w:val="20"/>
                <w:szCs w:val="20"/>
              </w:rPr>
            </w:pPr>
            <w:r w:rsidRPr="004636D3">
              <w:rPr>
                <w:sz w:val="20"/>
                <w:szCs w:val="20"/>
              </w:rPr>
              <w:t>0</w:t>
            </w:r>
          </w:p>
        </w:tc>
        <w:tc>
          <w:tcPr>
            <w:tcW w:w="927" w:type="dxa"/>
            <w:vAlign w:val="center"/>
          </w:tcPr>
          <w:p w14:paraId="5CFD89B2" w14:textId="77777777" w:rsidR="00C27F9C" w:rsidRPr="004636D3" w:rsidRDefault="00C27F9C" w:rsidP="00AE2167">
            <w:pPr>
              <w:spacing w:after="0"/>
              <w:jc w:val="right"/>
              <w:rPr>
                <w:sz w:val="20"/>
                <w:szCs w:val="20"/>
              </w:rPr>
            </w:pPr>
            <w:r w:rsidRPr="004636D3">
              <w:rPr>
                <w:sz w:val="20"/>
                <w:szCs w:val="20"/>
              </w:rPr>
              <w:t>51</w:t>
            </w:r>
          </w:p>
        </w:tc>
        <w:tc>
          <w:tcPr>
            <w:tcW w:w="927" w:type="dxa"/>
            <w:vAlign w:val="center"/>
          </w:tcPr>
          <w:p w14:paraId="0598698E" w14:textId="77777777" w:rsidR="00C27F9C" w:rsidRPr="004636D3" w:rsidRDefault="00C27F9C" w:rsidP="00AE2167">
            <w:pPr>
              <w:spacing w:after="0"/>
              <w:jc w:val="right"/>
              <w:rPr>
                <w:sz w:val="20"/>
                <w:szCs w:val="20"/>
              </w:rPr>
            </w:pPr>
            <w:r w:rsidRPr="004636D3">
              <w:rPr>
                <w:sz w:val="20"/>
                <w:szCs w:val="20"/>
              </w:rPr>
              <w:t>285</w:t>
            </w:r>
          </w:p>
        </w:tc>
        <w:tc>
          <w:tcPr>
            <w:tcW w:w="996" w:type="dxa"/>
            <w:vAlign w:val="center"/>
          </w:tcPr>
          <w:p w14:paraId="43161D24" w14:textId="77777777" w:rsidR="00C27F9C" w:rsidRPr="004636D3" w:rsidRDefault="00C27F9C" w:rsidP="00AE2167">
            <w:pPr>
              <w:spacing w:after="0"/>
              <w:jc w:val="right"/>
              <w:rPr>
                <w:sz w:val="20"/>
                <w:szCs w:val="20"/>
              </w:rPr>
            </w:pPr>
            <w:r w:rsidRPr="004636D3">
              <w:rPr>
                <w:sz w:val="20"/>
                <w:szCs w:val="20"/>
              </w:rPr>
              <w:t>105,709</w:t>
            </w:r>
          </w:p>
        </w:tc>
        <w:tc>
          <w:tcPr>
            <w:tcW w:w="927" w:type="dxa"/>
            <w:vAlign w:val="center"/>
          </w:tcPr>
          <w:p w14:paraId="4268BC87" w14:textId="77777777" w:rsidR="00C27F9C" w:rsidRPr="004636D3" w:rsidRDefault="00C27F9C" w:rsidP="00AE2167">
            <w:pPr>
              <w:spacing w:after="0"/>
              <w:jc w:val="right"/>
              <w:rPr>
                <w:sz w:val="20"/>
                <w:szCs w:val="20"/>
              </w:rPr>
            </w:pPr>
            <w:r w:rsidRPr="004636D3">
              <w:rPr>
                <w:sz w:val="20"/>
                <w:szCs w:val="20"/>
              </w:rPr>
              <w:t>92</w:t>
            </w:r>
          </w:p>
        </w:tc>
      </w:tr>
      <w:tr w:rsidR="00C27F9C" w:rsidRPr="004636D3" w14:paraId="719B21E2" w14:textId="77777777" w:rsidTr="00AE2167">
        <w:trPr>
          <w:trHeight w:val="144"/>
        </w:trPr>
        <w:tc>
          <w:tcPr>
            <w:tcW w:w="930" w:type="dxa"/>
          </w:tcPr>
          <w:p w14:paraId="1B382402" w14:textId="77777777" w:rsidR="00C27F9C" w:rsidRPr="004636D3" w:rsidRDefault="00C27F9C" w:rsidP="00AE2167">
            <w:pPr>
              <w:spacing w:after="0"/>
              <w:rPr>
                <w:sz w:val="20"/>
                <w:szCs w:val="20"/>
              </w:rPr>
            </w:pPr>
            <w:r w:rsidRPr="004636D3">
              <w:rPr>
                <w:sz w:val="20"/>
                <w:szCs w:val="20"/>
              </w:rPr>
              <w:t>2010</w:t>
            </w:r>
          </w:p>
        </w:tc>
        <w:tc>
          <w:tcPr>
            <w:tcW w:w="934" w:type="dxa"/>
            <w:vAlign w:val="center"/>
          </w:tcPr>
          <w:p w14:paraId="53CA1C5E" w14:textId="77777777" w:rsidR="00C27F9C" w:rsidRPr="004636D3" w:rsidRDefault="00C27F9C" w:rsidP="00AE2167">
            <w:pPr>
              <w:spacing w:after="0"/>
              <w:jc w:val="right"/>
              <w:rPr>
                <w:sz w:val="20"/>
                <w:szCs w:val="20"/>
              </w:rPr>
            </w:pPr>
            <w:r w:rsidRPr="004636D3">
              <w:rPr>
                <w:sz w:val="20"/>
                <w:szCs w:val="20"/>
              </w:rPr>
              <w:t>7,443</w:t>
            </w:r>
          </w:p>
        </w:tc>
        <w:tc>
          <w:tcPr>
            <w:tcW w:w="934" w:type="dxa"/>
            <w:vAlign w:val="center"/>
          </w:tcPr>
          <w:p w14:paraId="0BAF3278" w14:textId="77777777" w:rsidR="00C27F9C" w:rsidRPr="004636D3" w:rsidRDefault="00C27F9C" w:rsidP="00AE2167">
            <w:pPr>
              <w:spacing w:after="0"/>
              <w:jc w:val="right"/>
              <w:rPr>
                <w:sz w:val="20"/>
                <w:szCs w:val="20"/>
              </w:rPr>
            </w:pPr>
            <w:r w:rsidRPr="004636D3">
              <w:rPr>
                <w:sz w:val="20"/>
                <w:szCs w:val="20"/>
              </w:rPr>
              <w:t>7,307</w:t>
            </w:r>
          </w:p>
        </w:tc>
        <w:tc>
          <w:tcPr>
            <w:tcW w:w="925" w:type="dxa"/>
            <w:vAlign w:val="center"/>
          </w:tcPr>
          <w:p w14:paraId="5B2FE3C8" w14:textId="77777777" w:rsidR="00C27F9C" w:rsidRPr="004636D3" w:rsidRDefault="00C27F9C" w:rsidP="00AE2167">
            <w:pPr>
              <w:spacing w:after="0"/>
              <w:jc w:val="right"/>
              <w:rPr>
                <w:sz w:val="20"/>
                <w:szCs w:val="20"/>
              </w:rPr>
            </w:pPr>
            <w:r w:rsidRPr="004636D3">
              <w:rPr>
                <w:sz w:val="20"/>
                <w:szCs w:val="20"/>
              </w:rPr>
              <w:t>4</w:t>
            </w:r>
          </w:p>
        </w:tc>
        <w:tc>
          <w:tcPr>
            <w:tcW w:w="926" w:type="dxa"/>
            <w:vAlign w:val="center"/>
          </w:tcPr>
          <w:p w14:paraId="574266B7" w14:textId="77777777" w:rsidR="00C27F9C" w:rsidRPr="004636D3" w:rsidRDefault="00C27F9C" w:rsidP="00AE2167">
            <w:pPr>
              <w:spacing w:after="0"/>
              <w:jc w:val="right"/>
              <w:rPr>
                <w:sz w:val="20"/>
                <w:szCs w:val="20"/>
              </w:rPr>
            </w:pPr>
            <w:r w:rsidRPr="004636D3">
              <w:rPr>
                <w:sz w:val="20"/>
                <w:szCs w:val="20"/>
              </w:rPr>
              <w:t>54</w:t>
            </w:r>
          </w:p>
        </w:tc>
        <w:tc>
          <w:tcPr>
            <w:tcW w:w="934" w:type="dxa"/>
            <w:vAlign w:val="center"/>
          </w:tcPr>
          <w:p w14:paraId="296B6C60" w14:textId="77777777" w:rsidR="00C27F9C" w:rsidRPr="004636D3" w:rsidRDefault="00C27F9C" w:rsidP="00AE2167">
            <w:pPr>
              <w:spacing w:after="0"/>
              <w:jc w:val="right"/>
              <w:rPr>
                <w:sz w:val="20"/>
                <w:szCs w:val="20"/>
              </w:rPr>
            </w:pPr>
            <w:r w:rsidRPr="004636D3">
              <w:rPr>
                <w:sz w:val="20"/>
                <w:szCs w:val="20"/>
              </w:rPr>
              <w:t>14,765</w:t>
            </w:r>
          </w:p>
        </w:tc>
        <w:tc>
          <w:tcPr>
            <w:tcW w:w="927" w:type="dxa"/>
            <w:vAlign w:val="center"/>
          </w:tcPr>
          <w:p w14:paraId="192955F3" w14:textId="77777777" w:rsidR="00C27F9C" w:rsidRPr="004636D3" w:rsidRDefault="00C27F9C" w:rsidP="00AE2167">
            <w:pPr>
              <w:spacing w:after="0"/>
              <w:jc w:val="right"/>
              <w:rPr>
                <w:sz w:val="20"/>
                <w:szCs w:val="20"/>
              </w:rPr>
            </w:pPr>
            <w:r w:rsidRPr="004636D3">
              <w:rPr>
                <w:sz w:val="20"/>
                <w:szCs w:val="20"/>
              </w:rPr>
              <w:t>60</w:t>
            </w:r>
          </w:p>
        </w:tc>
        <w:tc>
          <w:tcPr>
            <w:tcW w:w="927" w:type="dxa"/>
            <w:vAlign w:val="center"/>
          </w:tcPr>
          <w:p w14:paraId="61D31228" w14:textId="77777777" w:rsidR="00C27F9C" w:rsidRPr="004636D3" w:rsidRDefault="00C27F9C" w:rsidP="00AE2167">
            <w:pPr>
              <w:spacing w:after="0"/>
              <w:jc w:val="right"/>
              <w:rPr>
                <w:sz w:val="20"/>
                <w:szCs w:val="20"/>
              </w:rPr>
            </w:pPr>
            <w:r w:rsidRPr="004636D3">
              <w:rPr>
                <w:sz w:val="20"/>
                <w:szCs w:val="20"/>
              </w:rPr>
              <w:t>331</w:t>
            </w:r>
          </w:p>
        </w:tc>
        <w:tc>
          <w:tcPr>
            <w:tcW w:w="996" w:type="dxa"/>
            <w:vAlign w:val="center"/>
          </w:tcPr>
          <w:p w14:paraId="796C8249" w14:textId="77777777" w:rsidR="00C27F9C" w:rsidRPr="004636D3" w:rsidRDefault="00C27F9C" w:rsidP="00AE2167">
            <w:pPr>
              <w:spacing w:after="0"/>
              <w:jc w:val="right"/>
              <w:rPr>
                <w:sz w:val="20"/>
                <w:szCs w:val="20"/>
              </w:rPr>
            </w:pPr>
            <w:r w:rsidRPr="004636D3">
              <w:rPr>
                <w:sz w:val="20"/>
                <w:szCs w:val="20"/>
              </w:rPr>
              <w:t>106,201</w:t>
            </w:r>
          </w:p>
        </w:tc>
        <w:tc>
          <w:tcPr>
            <w:tcW w:w="927" w:type="dxa"/>
            <w:vAlign w:val="center"/>
          </w:tcPr>
          <w:p w14:paraId="52CF3117" w14:textId="77777777" w:rsidR="00C27F9C" w:rsidRPr="004636D3" w:rsidRDefault="00C27F9C" w:rsidP="00AE2167">
            <w:pPr>
              <w:spacing w:after="0"/>
              <w:jc w:val="right"/>
              <w:rPr>
                <w:sz w:val="20"/>
                <w:szCs w:val="20"/>
              </w:rPr>
            </w:pPr>
            <w:r w:rsidRPr="004636D3">
              <w:rPr>
                <w:sz w:val="20"/>
                <w:szCs w:val="20"/>
              </w:rPr>
              <w:t>38</w:t>
            </w:r>
          </w:p>
        </w:tc>
      </w:tr>
      <w:tr w:rsidR="00C27F9C" w:rsidRPr="004636D3" w14:paraId="09127F56" w14:textId="77777777" w:rsidTr="00AE2167">
        <w:trPr>
          <w:trHeight w:val="144"/>
        </w:trPr>
        <w:tc>
          <w:tcPr>
            <w:tcW w:w="930" w:type="dxa"/>
          </w:tcPr>
          <w:p w14:paraId="676FD5D5" w14:textId="77777777" w:rsidR="00C27F9C" w:rsidRPr="004636D3" w:rsidRDefault="00C27F9C" w:rsidP="00AE2167">
            <w:pPr>
              <w:spacing w:after="0"/>
              <w:rPr>
                <w:sz w:val="20"/>
                <w:szCs w:val="20"/>
              </w:rPr>
            </w:pPr>
            <w:r w:rsidRPr="004636D3">
              <w:rPr>
                <w:sz w:val="20"/>
                <w:szCs w:val="20"/>
              </w:rPr>
              <w:t>2012</w:t>
            </w:r>
          </w:p>
        </w:tc>
        <w:tc>
          <w:tcPr>
            <w:tcW w:w="934" w:type="dxa"/>
            <w:vAlign w:val="center"/>
          </w:tcPr>
          <w:p w14:paraId="486B3A99" w14:textId="77777777" w:rsidR="00C27F9C" w:rsidRPr="004636D3" w:rsidRDefault="00C27F9C" w:rsidP="00AE2167">
            <w:pPr>
              <w:spacing w:after="0"/>
              <w:jc w:val="right"/>
              <w:rPr>
                <w:sz w:val="20"/>
                <w:szCs w:val="20"/>
              </w:rPr>
            </w:pPr>
            <w:r w:rsidRPr="004636D3">
              <w:rPr>
                <w:sz w:val="20"/>
                <w:szCs w:val="20"/>
              </w:rPr>
              <w:t>7,582</w:t>
            </w:r>
          </w:p>
        </w:tc>
        <w:tc>
          <w:tcPr>
            <w:tcW w:w="934" w:type="dxa"/>
            <w:vAlign w:val="center"/>
          </w:tcPr>
          <w:p w14:paraId="54B3E0D7" w14:textId="77777777" w:rsidR="00C27F9C" w:rsidRPr="004636D3" w:rsidRDefault="00C27F9C" w:rsidP="00AE2167">
            <w:pPr>
              <w:spacing w:after="0"/>
              <w:jc w:val="right"/>
              <w:rPr>
                <w:sz w:val="20"/>
                <w:szCs w:val="20"/>
              </w:rPr>
            </w:pPr>
            <w:r w:rsidRPr="004636D3">
              <w:rPr>
                <w:sz w:val="20"/>
                <w:szCs w:val="20"/>
              </w:rPr>
              <w:t>7,548</w:t>
            </w:r>
          </w:p>
        </w:tc>
        <w:tc>
          <w:tcPr>
            <w:tcW w:w="925" w:type="dxa"/>
            <w:vAlign w:val="center"/>
          </w:tcPr>
          <w:p w14:paraId="13C5691B" w14:textId="77777777" w:rsidR="00C27F9C" w:rsidRPr="004636D3" w:rsidRDefault="00C27F9C" w:rsidP="00AE2167">
            <w:pPr>
              <w:spacing w:after="0"/>
              <w:jc w:val="right"/>
              <w:rPr>
                <w:sz w:val="20"/>
                <w:szCs w:val="20"/>
              </w:rPr>
            </w:pPr>
            <w:r w:rsidRPr="004636D3">
              <w:rPr>
                <w:sz w:val="20"/>
                <w:szCs w:val="20"/>
              </w:rPr>
              <w:t>23</w:t>
            </w:r>
          </w:p>
        </w:tc>
        <w:tc>
          <w:tcPr>
            <w:tcW w:w="926" w:type="dxa"/>
            <w:vAlign w:val="center"/>
          </w:tcPr>
          <w:p w14:paraId="175DF1D9" w14:textId="77777777" w:rsidR="00C27F9C" w:rsidRPr="004636D3" w:rsidRDefault="00C27F9C" w:rsidP="00AE2167">
            <w:pPr>
              <w:spacing w:after="0"/>
              <w:jc w:val="right"/>
              <w:rPr>
                <w:sz w:val="20"/>
                <w:szCs w:val="20"/>
              </w:rPr>
            </w:pPr>
            <w:r w:rsidRPr="004636D3">
              <w:rPr>
                <w:sz w:val="20"/>
                <w:szCs w:val="20"/>
              </w:rPr>
              <w:t>0</w:t>
            </w:r>
          </w:p>
        </w:tc>
        <w:tc>
          <w:tcPr>
            <w:tcW w:w="934" w:type="dxa"/>
            <w:vAlign w:val="center"/>
          </w:tcPr>
          <w:p w14:paraId="0A13DEC9" w14:textId="77777777" w:rsidR="00C27F9C" w:rsidRPr="004636D3" w:rsidRDefault="00C27F9C" w:rsidP="00AE2167">
            <w:pPr>
              <w:spacing w:after="0"/>
              <w:jc w:val="right"/>
              <w:rPr>
                <w:sz w:val="20"/>
                <w:szCs w:val="20"/>
              </w:rPr>
            </w:pPr>
            <w:r w:rsidRPr="004636D3">
              <w:rPr>
                <w:sz w:val="20"/>
                <w:szCs w:val="20"/>
              </w:rPr>
              <w:t>0</w:t>
            </w:r>
          </w:p>
        </w:tc>
        <w:tc>
          <w:tcPr>
            <w:tcW w:w="927" w:type="dxa"/>
            <w:vAlign w:val="center"/>
          </w:tcPr>
          <w:p w14:paraId="37568D67" w14:textId="77777777" w:rsidR="00C27F9C" w:rsidRPr="004636D3" w:rsidRDefault="00C27F9C" w:rsidP="00AE2167">
            <w:pPr>
              <w:spacing w:after="0"/>
              <w:jc w:val="right"/>
              <w:rPr>
                <w:sz w:val="20"/>
                <w:szCs w:val="20"/>
              </w:rPr>
            </w:pPr>
            <w:r w:rsidRPr="004636D3">
              <w:rPr>
                <w:sz w:val="20"/>
                <w:szCs w:val="20"/>
              </w:rPr>
              <w:t>70</w:t>
            </w:r>
          </w:p>
        </w:tc>
        <w:tc>
          <w:tcPr>
            <w:tcW w:w="927" w:type="dxa"/>
            <w:vAlign w:val="center"/>
          </w:tcPr>
          <w:p w14:paraId="0E7B6DBB" w14:textId="77777777" w:rsidR="00C27F9C" w:rsidRPr="004636D3" w:rsidRDefault="00C27F9C" w:rsidP="00AE2167">
            <w:pPr>
              <w:spacing w:after="0"/>
              <w:jc w:val="right"/>
              <w:rPr>
                <w:sz w:val="20"/>
                <w:szCs w:val="20"/>
              </w:rPr>
            </w:pPr>
            <w:r w:rsidRPr="004636D3">
              <w:rPr>
                <w:sz w:val="20"/>
                <w:szCs w:val="20"/>
              </w:rPr>
              <w:t>380</w:t>
            </w:r>
          </w:p>
        </w:tc>
        <w:tc>
          <w:tcPr>
            <w:tcW w:w="996" w:type="dxa"/>
            <w:vAlign w:val="center"/>
          </w:tcPr>
          <w:p w14:paraId="302D5316" w14:textId="77777777" w:rsidR="00C27F9C" w:rsidRPr="004636D3" w:rsidRDefault="00C27F9C" w:rsidP="00AE2167">
            <w:pPr>
              <w:spacing w:after="0"/>
              <w:jc w:val="right"/>
              <w:rPr>
                <w:sz w:val="20"/>
                <w:szCs w:val="20"/>
              </w:rPr>
            </w:pPr>
            <w:r w:rsidRPr="004636D3">
              <w:rPr>
                <w:sz w:val="20"/>
                <w:szCs w:val="20"/>
              </w:rPr>
              <w:t>97,134</w:t>
            </w:r>
          </w:p>
        </w:tc>
        <w:tc>
          <w:tcPr>
            <w:tcW w:w="927" w:type="dxa"/>
            <w:vAlign w:val="center"/>
          </w:tcPr>
          <w:p w14:paraId="55D936A7" w14:textId="77777777" w:rsidR="00C27F9C" w:rsidRPr="004636D3" w:rsidRDefault="00C27F9C" w:rsidP="00AE2167">
            <w:pPr>
              <w:spacing w:after="0"/>
              <w:jc w:val="right"/>
              <w:rPr>
                <w:sz w:val="20"/>
                <w:szCs w:val="20"/>
              </w:rPr>
            </w:pPr>
            <w:r w:rsidRPr="004636D3">
              <w:rPr>
                <w:sz w:val="20"/>
                <w:szCs w:val="20"/>
              </w:rPr>
              <w:t>72</w:t>
            </w:r>
          </w:p>
        </w:tc>
      </w:tr>
      <w:tr w:rsidR="00C27F9C" w:rsidRPr="004636D3" w14:paraId="2683E376" w14:textId="77777777" w:rsidTr="00AE2167">
        <w:trPr>
          <w:trHeight w:val="144"/>
        </w:trPr>
        <w:tc>
          <w:tcPr>
            <w:tcW w:w="930" w:type="dxa"/>
          </w:tcPr>
          <w:p w14:paraId="25ABB17A" w14:textId="77777777" w:rsidR="00C27F9C" w:rsidRPr="004636D3" w:rsidRDefault="00C27F9C" w:rsidP="00AE2167">
            <w:pPr>
              <w:spacing w:after="0"/>
              <w:rPr>
                <w:sz w:val="20"/>
                <w:szCs w:val="20"/>
              </w:rPr>
            </w:pPr>
            <w:r w:rsidRPr="004636D3">
              <w:rPr>
                <w:sz w:val="20"/>
                <w:szCs w:val="20"/>
              </w:rPr>
              <w:t>2013</w:t>
            </w:r>
          </w:p>
        </w:tc>
        <w:tc>
          <w:tcPr>
            <w:tcW w:w="934" w:type="dxa"/>
            <w:vAlign w:val="center"/>
          </w:tcPr>
          <w:p w14:paraId="46C467BE" w14:textId="77777777" w:rsidR="00C27F9C" w:rsidRPr="004636D3" w:rsidRDefault="00C27F9C" w:rsidP="00AE2167">
            <w:pPr>
              <w:spacing w:after="0"/>
              <w:jc w:val="right"/>
              <w:rPr>
                <w:sz w:val="20"/>
                <w:szCs w:val="20"/>
              </w:rPr>
            </w:pPr>
            <w:r w:rsidRPr="004636D3">
              <w:rPr>
                <w:sz w:val="20"/>
                <w:szCs w:val="20"/>
              </w:rPr>
              <w:t>7,961</w:t>
            </w:r>
          </w:p>
        </w:tc>
        <w:tc>
          <w:tcPr>
            <w:tcW w:w="934" w:type="dxa"/>
            <w:vAlign w:val="center"/>
          </w:tcPr>
          <w:p w14:paraId="77CCB65E" w14:textId="77777777" w:rsidR="00C27F9C" w:rsidRPr="004636D3" w:rsidRDefault="00C27F9C" w:rsidP="00AE2167">
            <w:pPr>
              <w:spacing w:after="0"/>
              <w:jc w:val="right"/>
              <w:rPr>
                <w:sz w:val="20"/>
                <w:szCs w:val="20"/>
              </w:rPr>
            </w:pPr>
            <w:r w:rsidRPr="004636D3">
              <w:rPr>
                <w:sz w:val="20"/>
                <w:szCs w:val="20"/>
              </w:rPr>
              <w:t>7,921</w:t>
            </w:r>
          </w:p>
        </w:tc>
        <w:tc>
          <w:tcPr>
            <w:tcW w:w="925" w:type="dxa"/>
            <w:vAlign w:val="center"/>
          </w:tcPr>
          <w:p w14:paraId="037D25E5" w14:textId="77777777" w:rsidR="00C27F9C" w:rsidRPr="004636D3" w:rsidRDefault="00C27F9C" w:rsidP="00AE2167">
            <w:pPr>
              <w:spacing w:after="0"/>
              <w:jc w:val="right"/>
              <w:rPr>
                <w:sz w:val="20"/>
                <w:szCs w:val="20"/>
              </w:rPr>
            </w:pPr>
            <w:r w:rsidRPr="004636D3">
              <w:rPr>
                <w:sz w:val="20"/>
                <w:szCs w:val="20"/>
              </w:rPr>
              <w:t>24</w:t>
            </w:r>
          </w:p>
        </w:tc>
        <w:tc>
          <w:tcPr>
            <w:tcW w:w="926" w:type="dxa"/>
            <w:vAlign w:val="center"/>
          </w:tcPr>
          <w:p w14:paraId="73236B79" w14:textId="77777777" w:rsidR="00C27F9C" w:rsidRPr="004636D3" w:rsidRDefault="00C27F9C" w:rsidP="00AE2167">
            <w:pPr>
              <w:spacing w:after="0"/>
              <w:jc w:val="right"/>
              <w:rPr>
                <w:sz w:val="20"/>
                <w:szCs w:val="20"/>
              </w:rPr>
            </w:pPr>
            <w:r w:rsidRPr="004636D3">
              <w:rPr>
                <w:sz w:val="20"/>
                <w:szCs w:val="20"/>
              </w:rPr>
              <w:t>0</w:t>
            </w:r>
          </w:p>
        </w:tc>
        <w:tc>
          <w:tcPr>
            <w:tcW w:w="934" w:type="dxa"/>
            <w:vAlign w:val="center"/>
          </w:tcPr>
          <w:p w14:paraId="30DF0462" w14:textId="77777777" w:rsidR="00C27F9C" w:rsidRPr="004636D3" w:rsidRDefault="00C27F9C" w:rsidP="00AE2167">
            <w:pPr>
              <w:spacing w:after="0"/>
              <w:jc w:val="right"/>
              <w:rPr>
                <w:sz w:val="20"/>
                <w:szCs w:val="20"/>
              </w:rPr>
            </w:pPr>
            <w:r w:rsidRPr="004636D3">
              <w:rPr>
                <w:sz w:val="20"/>
                <w:szCs w:val="20"/>
              </w:rPr>
              <w:t>0</w:t>
            </w:r>
          </w:p>
        </w:tc>
        <w:tc>
          <w:tcPr>
            <w:tcW w:w="927" w:type="dxa"/>
            <w:vAlign w:val="center"/>
          </w:tcPr>
          <w:p w14:paraId="76B7EE27" w14:textId="77777777" w:rsidR="00C27F9C" w:rsidRPr="004636D3" w:rsidRDefault="00C27F9C" w:rsidP="00AE2167">
            <w:pPr>
              <w:spacing w:after="0"/>
              <w:jc w:val="right"/>
              <w:rPr>
                <w:sz w:val="20"/>
                <w:szCs w:val="20"/>
              </w:rPr>
            </w:pPr>
            <w:r w:rsidRPr="004636D3">
              <w:rPr>
                <w:sz w:val="20"/>
                <w:szCs w:val="20"/>
              </w:rPr>
              <w:t>89</w:t>
            </w:r>
          </w:p>
        </w:tc>
        <w:tc>
          <w:tcPr>
            <w:tcW w:w="927" w:type="dxa"/>
            <w:vAlign w:val="center"/>
          </w:tcPr>
          <w:p w14:paraId="0938441C" w14:textId="77777777" w:rsidR="00C27F9C" w:rsidRPr="004636D3" w:rsidRDefault="00C27F9C" w:rsidP="00AE2167">
            <w:pPr>
              <w:spacing w:after="0"/>
              <w:jc w:val="right"/>
              <w:rPr>
                <w:sz w:val="20"/>
                <w:szCs w:val="20"/>
              </w:rPr>
            </w:pPr>
            <w:r w:rsidRPr="004636D3">
              <w:rPr>
                <w:sz w:val="20"/>
                <w:szCs w:val="20"/>
              </w:rPr>
              <w:t>374</w:t>
            </w:r>
          </w:p>
        </w:tc>
        <w:tc>
          <w:tcPr>
            <w:tcW w:w="996" w:type="dxa"/>
            <w:vAlign w:val="center"/>
          </w:tcPr>
          <w:p w14:paraId="4E99960D" w14:textId="77777777" w:rsidR="00C27F9C" w:rsidRPr="004636D3" w:rsidRDefault="00C27F9C" w:rsidP="00AE2167">
            <w:pPr>
              <w:spacing w:after="0"/>
              <w:jc w:val="right"/>
              <w:rPr>
                <w:sz w:val="20"/>
                <w:szCs w:val="20"/>
              </w:rPr>
            </w:pPr>
            <w:r w:rsidRPr="004636D3">
              <w:rPr>
                <w:sz w:val="20"/>
                <w:szCs w:val="20"/>
              </w:rPr>
              <w:t>99,286</w:t>
            </w:r>
          </w:p>
        </w:tc>
        <w:tc>
          <w:tcPr>
            <w:tcW w:w="927" w:type="dxa"/>
            <w:vAlign w:val="center"/>
          </w:tcPr>
          <w:p w14:paraId="751E4D2E" w14:textId="77777777" w:rsidR="00C27F9C" w:rsidRPr="004636D3" w:rsidRDefault="00C27F9C" w:rsidP="00AE2167">
            <w:pPr>
              <w:spacing w:after="0"/>
              <w:jc w:val="right"/>
              <w:rPr>
                <w:sz w:val="20"/>
                <w:szCs w:val="20"/>
              </w:rPr>
            </w:pPr>
            <w:r w:rsidRPr="004636D3">
              <w:rPr>
                <w:sz w:val="20"/>
                <w:szCs w:val="20"/>
              </w:rPr>
              <w:t>113</w:t>
            </w:r>
          </w:p>
        </w:tc>
      </w:tr>
      <w:tr w:rsidR="00C27F9C" w:rsidRPr="004636D3" w14:paraId="6F26AB93" w14:textId="77777777" w:rsidTr="00AE2167">
        <w:trPr>
          <w:trHeight w:val="144"/>
        </w:trPr>
        <w:tc>
          <w:tcPr>
            <w:tcW w:w="930" w:type="dxa"/>
          </w:tcPr>
          <w:p w14:paraId="2CB9E230" w14:textId="77777777" w:rsidR="00C27F9C" w:rsidRPr="004636D3" w:rsidRDefault="00C27F9C" w:rsidP="00AE2167">
            <w:pPr>
              <w:spacing w:after="0"/>
              <w:rPr>
                <w:sz w:val="20"/>
                <w:szCs w:val="20"/>
              </w:rPr>
            </w:pPr>
            <w:r w:rsidRPr="004636D3">
              <w:rPr>
                <w:sz w:val="20"/>
                <w:szCs w:val="20"/>
              </w:rPr>
              <w:t>2015</w:t>
            </w:r>
          </w:p>
        </w:tc>
        <w:tc>
          <w:tcPr>
            <w:tcW w:w="934" w:type="dxa"/>
            <w:vAlign w:val="center"/>
          </w:tcPr>
          <w:p w14:paraId="72270761" w14:textId="77777777" w:rsidR="00C27F9C" w:rsidRPr="004636D3" w:rsidRDefault="00C27F9C" w:rsidP="00AE2167">
            <w:pPr>
              <w:spacing w:after="0"/>
              <w:jc w:val="right"/>
              <w:rPr>
                <w:sz w:val="20"/>
                <w:szCs w:val="20"/>
              </w:rPr>
            </w:pPr>
            <w:r w:rsidRPr="004636D3">
              <w:rPr>
                <w:sz w:val="20"/>
                <w:szCs w:val="20"/>
              </w:rPr>
              <w:t>6,862</w:t>
            </w:r>
          </w:p>
        </w:tc>
        <w:tc>
          <w:tcPr>
            <w:tcW w:w="934" w:type="dxa"/>
            <w:vAlign w:val="center"/>
          </w:tcPr>
          <w:p w14:paraId="5E52FA10" w14:textId="77777777" w:rsidR="00C27F9C" w:rsidRPr="004636D3" w:rsidRDefault="00C27F9C" w:rsidP="00AE2167">
            <w:pPr>
              <w:spacing w:after="0"/>
              <w:jc w:val="right"/>
              <w:rPr>
                <w:sz w:val="20"/>
                <w:szCs w:val="20"/>
              </w:rPr>
            </w:pPr>
            <w:r w:rsidRPr="004636D3">
              <w:rPr>
                <w:sz w:val="20"/>
                <w:szCs w:val="20"/>
              </w:rPr>
              <w:t>6,765</w:t>
            </w:r>
          </w:p>
        </w:tc>
        <w:tc>
          <w:tcPr>
            <w:tcW w:w="925" w:type="dxa"/>
            <w:vAlign w:val="center"/>
          </w:tcPr>
          <w:p w14:paraId="30503252" w14:textId="77777777" w:rsidR="00C27F9C" w:rsidRPr="004636D3" w:rsidRDefault="00C27F9C" w:rsidP="00AE2167">
            <w:pPr>
              <w:spacing w:after="0"/>
              <w:jc w:val="right"/>
              <w:rPr>
                <w:sz w:val="20"/>
                <w:szCs w:val="20"/>
              </w:rPr>
            </w:pPr>
            <w:r w:rsidRPr="004636D3">
              <w:rPr>
                <w:sz w:val="20"/>
                <w:szCs w:val="20"/>
              </w:rPr>
              <w:t>1</w:t>
            </w:r>
          </w:p>
        </w:tc>
        <w:tc>
          <w:tcPr>
            <w:tcW w:w="926" w:type="dxa"/>
            <w:vAlign w:val="center"/>
          </w:tcPr>
          <w:p w14:paraId="0FA74CF5" w14:textId="77777777" w:rsidR="00C27F9C" w:rsidRPr="004636D3" w:rsidRDefault="00C27F9C" w:rsidP="00AE2167">
            <w:pPr>
              <w:spacing w:after="0"/>
              <w:jc w:val="right"/>
              <w:rPr>
                <w:sz w:val="20"/>
                <w:szCs w:val="20"/>
              </w:rPr>
            </w:pPr>
            <w:r w:rsidRPr="004636D3">
              <w:rPr>
                <w:sz w:val="20"/>
                <w:szCs w:val="20"/>
              </w:rPr>
              <w:t>0</w:t>
            </w:r>
          </w:p>
        </w:tc>
        <w:tc>
          <w:tcPr>
            <w:tcW w:w="934" w:type="dxa"/>
            <w:vAlign w:val="center"/>
          </w:tcPr>
          <w:p w14:paraId="20400C54" w14:textId="77777777" w:rsidR="00C27F9C" w:rsidRPr="004636D3" w:rsidRDefault="00C27F9C" w:rsidP="00AE2167">
            <w:pPr>
              <w:spacing w:after="0"/>
              <w:jc w:val="right"/>
              <w:rPr>
                <w:sz w:val="20"/>
                <w:szCs w:val="20"/>
              </w:rPr>
            </w:pPr>
            <w:r w:rsidRPr="004636D3">
              <w:rPr>
                <w:sz w:val="20"/>
                <w:szCs w:val="20"/>
              </w:rPr>
              <w:t>0</w:t>
            </w:r>
          </w:p>
        </w:tc>
        <w:tc>
          <w:tcPr>
            <w:tcW w:w="927" w:type="dxa"/>
            <w:vAlign w:val="center"/>
          </w:tcPr>
          <w:p w14:paraId="5425A444" w14:textId="77777777" w:rsidR="00C27F9C" w:rsidRPr="004636D3" w:rsidRDefault="00C27F9C" w:rsidP="00AE2167">
            <w:pPr>
              <w:spacing w:after="0"/>
              <w:jc w:val="right"/>
              <w:rPr>
                <w:sz w:val="20"/>
                <w:szCs w:val="20"/>
              </w:rPr>
            </w:pPr>
            <w:r w:rsidRPr="004636D3">
              <w:rPr>
                <w:sz w:val="20"/>
                <w:szCs w:val="20"/>
              </w:rPr>
              <w:t>73</w:t>
            </w:r>
          </w:p>
        </w:tc>
        <w:tc>
          <w:tcPr>
            <w:tcW w:w="927" w:type="dxa"/>
            <w:vAlign w:val="center"/>
          </w:tcPr>
          <w:p w14:paraId="431BB5EB" w14:textId="77777777" w:rsidR="00C27F9C" w:rsidRPr="004636D3" w:rsidRDefault="00C27F9C" w:rsidP="00AE2167">
            <w:pPr>
              <w:spacing w:after="0"/>
              <w:jc w:val="right"/>
              <w:rPr>
                <w:sz w:val="20"/>
                <w:szCs w:val="20"/>
              </w:rPr>
            </w:pPr>
            <w:r w:rsidRPr="004636D3">
              <w:rPr>
                <w:sz w:val="20"/>
                <w:szCs w:val="20"/>
              </w:rPr>
              <w:t>242</w:t>
            </w:r>
          </w:p>
        </w:tc>
        <w:tc>
          <w:tcPr>
            <w:tcW w:w="996" w:type="dxa"/>
            <w:vAlign w:val="center"/>
          </w:tcPr>
          <w:p w14:paraId="191EE3D2" w14:textId="77777777" w:rsidR="00C27F9C" w:rsidRPr="004636D3" w:rsidRDefault="00C27F9C" w:rsidP="00AE2167">
            <w:pPr>
              <w:spacing w:after="0"/>
              <w:jc w:val="right"/>
              <w:rPr>
                <w:sz w:val="20"/>
                <w:szCs w:val="20"/>
              </w:rPr>
            </w:pPr>
            <w:r w:rsidRPr="004636D3">
              <w:rPr>
                <w:sz w:val="20"/>
                <w:szCs w:val="20"/>
              </w:rPr>
              <w:t>70,273</w:t>
            </w:r>
          </w:p>
        </w:tc>
        <w:tc>
          <w:tcPr>
            <w:tcW w:w="927" w:type="dxa"/>
            <w:vAlign w:val="center"/>
          </w:tcPr>
          <w:p w14:paraId="5116B4E6" w14:textId="77777777" w:rsidR="00C27F9C" w:rsidRPr="004636D3" w:rsidRDefault="00C27F9C" w:rsidP="00AE2167">
            <w:pPr>
              <w:spacing w:after="0"/>
              <w:jc w:val="right"/>
              <w:rPr>
                <w:sz w:val="20"/>
                <w:szCs w:val="20"/>
              </w:rPr>
            </w:pPr>
            <w:r w:rsidRPr="004636D3">
              <w:rPr>
                <w:sz w:val="20"/>
                <w:szCs w:val="20"/>
              </w:rPr>
              <w:t>49</w:t>
            </w:r>
          </w:p>
        </w:tc>
      </w:tr>
      <w:tr w:rsidR="00C27F9C" w:rsidRPr="004636D3" w14:paraId="00E7A9DE" w14:textId="77777777" w:rsidTr="00AE2167">
        <w:trPr>
          <w:trHeight w:val="144"/>
        </w:trPr>
        <w:tc>
          <w:tcPr>
            <w:tcW w:w="930" w:type="dxa"/>
          </w:tcPr>
          <w:p w14:paraId="3991264E" w14:textId="77777777" w:rsidR="00C27F9C" w:rsidRPr="004636D3" w:rsidRDefault="00C27F9C" w:rsidP="00AE2167">
            <w:pPr>
              <w:spacing w:after="0"/>
              <w:rPr>
                <w:sz w:val="20"/>
                <w:szCs w:val="20"/>
              </w:rPr>
            </w:pPr>
            <w:r w:rsidRPr="004636D3">
              <w:rPr>
                <w:sz w:val="20"/>
                <w:szCs w:val="20"/>
              </w:rPr>
              <w:t>2017</w:t>
            </w:r>
          </w:p>
        </w:tc>
        <w:tc>
          <w:tcPr>
            <w:tcW w:w="934" w:type="dxa"/>
            <w:vAlign w:val="center"/>
          </w:tcPr>
          <w:p w14:paraId="10775A93" w14:textId="77777777" w:rsidR="00C27F9C" w:rsidRPr="004636D3" w:rsidRDefault="00C27F9C" w:rsidP="00AE2167">
            <w:pPr>
              <w:spacing w:after="0"/>
              <w:jc w:val="right"/>
              <w:rPr>
                <w:sz w:val="20"/>
                <w:szCs w:val="20"/>
              </w:rPr>
            </w:pPr>
            <w:r w:rsidRPr="004636D3">
              <w:rPr>
                <w:sz w:val="20"/>
                <w:szCs w:val="20"/>
              </w:rPr>
              <w:t>7,096</w:t>
            </w:r>
          </w:p>
        </w:tc>
        <w:tc>
          <w:tcPr>
            <w:tcW w:w="934" w:type="dxa"/>
            <w:vAlign w:val="center"/>
          </w:tcPr>
          <w:p w14:paraId="4DDA83E1" w14:textId="77777777" w:rsidR="00C27F9C" w:rsidRPr="004636D3" w:rsidRDefault="00C27F9C" w:rsidP="00AE2167">
            <w:pPr>
              <w:spacing w:after="0"/>
              <w:jc w:val="right"/>
              <w:rPr>
                <w:sz w:val="20"/>
                <w:szCs w:val="20"/>
              </w:rPr>
            </w:pPr>
            <w:r w:rsidRPr="004636D3">
              <w:rPr>
                <w:sz w:val="20"/>
                <w:szCs w:val="20"/>
              </w:rPr>
              <w:t>6,933</w:t>
            </w:r>
          </w:p>
        </w:tc>
        <w:tc>
          <w:tcPr>
            <w:tcW w:w="925" w:type="dxa"/>
            <w:vAlign w:val="center"/>
          </w:tcPr>
          <w:p w14:paraId="53023DB5" w14:textId="77777777" w:rsidR="00C27F9C" w:rsidRPr="004636D3" w:rsidRDefault="00C27F9C" w:rsidP="00AE2167">
            <w:pPr>
              <w:spacing w:after="0"/>
              <w:jc w:val="right"/>
              <w:rPr>
                <w:sz w:val="20"/>
                <w:szCs w:val="20"/>
              </w:rPr>
            </w:pPr>
            <w:r w:rsidRPr="004636D3">
              <w:rPr>
                <w:sz w:val="20"/>
                <w:szCs w:val="20"/>
              </w:rPr>
              <w:t>3</w:t>
            </w:r>
          </w:p>
        </w:tc>
        <w:tc>
          <w:tcPr>
            <w:tcW w:w="926" w:type="dxa"/>
            <w:vAlign w:val="center"/>
          </w:tcPr>
          <w:p w14:paraId="180622F8" w14:textId="77777777" w:rsidR="00C27F9C" w:rsidRPr="004636D3" w:rsidRDefault="00C27F9C" w:rsidP="00AE2167">
            <w:pPr>
              <w:spacing w:after="0"/>
              <w:jc w:val="right"/>
              <w:rPr>
                <w:sz w:val="20"/>
                <w:szCs w:val="20"/>
              </w:rPr>
            </w:pPr>
            <w:r w:rsidRPr="004636D3">
              <w:rPr>
                <w:sz w:val="20"/>
                <w:szCs w:val="20"/>
              </w:rPr>
              <w:t>0</w:t>
            </w:r>
          </w:p>
        </w:tc>
        <w:tc>
          <w:tcPr>
            <w:tcW w:w="934" w:type="dxa"/>
            <w:vAlign w:val="center"/>
          </w:tcPr>
          <w:p w14:paraId="3E78523F" w14:textId="77777777" w:rsidR="00C27F9C" w:rsidRPr="004636D3" w:rsidRDefault="00C27F9C" w:rsidP="00AE2167">
            <w:pPr>
              <w:spacing w:after="0"/>
              <w:jc w:val="right"/>
              <w:rPr>
                <w:sz w:val="20"/>
                <w:szCs w:val="20"/>
              </w:rPr>
            </w:pPr>
            <w:r w:rsidRPr="004636D3">
              <w:rPr>
                <w:sz w:val="20"/>
                <w:szCs w:val="20"/>
              </w:rPr>
              <w:t>0</w:t>
            </w:r>
          </w:p>
        </w:tc>
        <w:tc>
          <w:tcPr>
            <w:tcW w:w="927" w:type="dxa"/>
            <w:vAlign w:val="center"/>
          </w:tcPr>
          <w:p w14:paraId="28F7FFAC" w14:textId="77777777" w:rsidR="00C27F9C" w:rsidRPr="004636D3" w:rsidRDefault="00C27F9C" w:rsidP="00AE2167">
            <w:pPr>
              <w:spacing w:after="0"/>
              <w:jc w:val="right"/>
              <w:rPr>
                <w:sz w:val="20"/>
                <w:szCs w:val="20"/>
              </w:rPr>
            </w:pPr>
            <w:r w:rsidRPr="004636D3">
              <w:rPr>
                <w:sz w:val="20"/>
                <w:szCs w:val="20"/>
              </w:rPr>
              <w:t>42</w:t>
            </w:r>
          </w:p>
        </w:tc>
        <w:tc>
          <w:tcPr>
            <w:tcW w:w="927" w:type="dxa"/>
            <w:vAlign w:val="center"/>
          </w:tcPr>
          <w:p w14:paraId="4D183995" w14:textId="77777777" w:rsidR="00C27F9C" w:rsidRPr="004636D3" w:rsidRDefault="00C27F9C" w:rsidP="00AE2167">
            <w:pPr>
              <w:spacing w:after="0"/>
              <w:jc w:val="right"/>
              <w:rPr>
                <w:sz w:val="20"/>
                <w:szCs w:val="20"/>
              </w:rPr>
            </w:pPr>
            <w:r w:rsidRPr="004636D3">
              <w:rPr>
                <w:sz w:val="20"/>
                <w:szCs w:val="20"/>
              </w:rPr>
              <w:t>197</w:t>
            </w:r>
          </w:p>
        </w:tc>
        <w:tc>
          <w:tcPr>
            <w:tcW w:w="996" w:type="dxa"/>
            <w:vAlign w:val="center"/>
          </w:tcPr>
          <w:p w14:paraId="3565E9A3" w14:textId="77777777" w:rsidR="00C27F9C" w:rsidRPr="004636D3" w:rsidRDefault="00C27F9C" w:rsidP="00AE2167">
            <w:pPr>
              <w:spacing w:after="0"/>
              <w:jc w:val="right"/>
              <w:rPr>
                <w:sz w:val="20"/>
                <w:szCs w:val="20"/>
              </w:rPr>
            </w:pPr>
            <w:r w:rsidRPr="004636D3">
              <w:rPr>
                <w:sz w:val="20"/>
                <w:szCs w:val="20"/>
              </w:rPr>
              <w:t>60,409</w:t>
            </w:r>
          </w:p>
        </w:tc>
        <w:tc>
          <w:tcPr>
            <w:tcW w:w="927" w:type="dxa"/>
            <w:vAlign w:val="center"/>
          </w:tcPr>
          <w:p w14:paraId="21C0EA42" w14:textId="77777777" w:rsidR="00C27F9C" w:rsidRPr="004636D3" w:rsidRDefault="00C27F9C" w:rsidP="00AE2167">
            <w:pPr>
              <w:spacing w:after="0"/>
              <w:jc w:val="right"/>
              <w:rPr>
                <w:sz w:val="20"/>
                <w:szCs w:val="20"/>
              </w:rPr>
            </w:pPr>
            <w:r w:rsidRPr="004636D3">
              <w:rPr>
                <w:sz w:val="20"/>
                <w:szCs w:val="20"/>
              </w:rPr>
              <w:t>11</w:t>
            </w:r>
          </w:p>
        </w:tc>
      </w:tr>
      <w:tr w:rsidR="00C27F9C" w:rsidRPr="004636D3" w14:paraId="365E2AD2" w14:textId="77777777" w:rsidTr="00AE2167">
        <w:trPr>
          <w:trHeight w:val="144"/>
        </w:trPr>
        <w:tc>
          <w:tcPr>
            <w:tcW w:w="930" w:type="dxa"/>
          </w:tcPr>
          <w:p w14:paraId="526C4C7D" w14:textId="77777777" w:rsidR="00C27F9C" w:rsidRPr="004636D3" w:rsidRDefault="00C27F9C" w:rsidP="00AE2167">
            <w:pPr>
              <w:spacing w:after="0"/>
              <w:rPr>
                <w:sz w:val="20"/>
                <w:szCs w:val="20"/>
              </w:rPr>
            </w:pPr>
            <w:r w:rsidRPr="004636D3">
              <w:rPr>
                <w:sz w:val="20"/>
                <w:szCs w:val="20"/>
              </w:rPr>
              <w:t>2018</w:t>
            </w:r>
          </w:p>
        </w:tc>
        <w:tc>
          <w:tcPr>
            <w:tcW w:w="934" w:type="dxa"/>
            <w:vAlign w:val="center"/>
          </w:tcPr>
          <w:p w14:paraId="1FBF4303" w14:textId="77777777" w:rsidR="00C27F9C" w:rsidRPr="004636D3" w:rsidRDefault="00C27F9C" w:rsidP="00AE2167">
            <w:pPr>
              <w:spacing w:after="0"/>
              <w:jc w:val="right"/>
              <w:rPr>
                <w:sz w:val="20"/>
                <w:szCs w:val="20"/>
              </w:rPr>
            </w:pPr>
            <w:r w:rsidRPr="004636D3">
              <w:rPr>
                <w:sz w:val="20"/>
                <w:szCs w:val="20"/>
              </w:rPr>
              <w:t>9,678</w:t>
            </w:r>
          </w:p>
        </w:tc>
        <w:tc>
          <w:tcPr>
            <w:tcW w:w="934" w:type="dxa"/>
            <w:vAlign w:val="center"/>
          </w:tcPr>
          <w:p w14:paraId="077A82BD" w14:textId="77777777" w:rsidR="00C27F9C" w:rsidRPr="004636D3" w:rsidRDefault="00C27F9C" w:rsidP="00AE2167">
            <w:pPr>
              <w:spacing w:after="0"/>
              <w:jc w:val="right"/>
              <w:rPr>
                <w:sz w:val="20"/>
                <w:szCs w:val="20"/>
              </w:rPr>
            </w:pPr>
            <w:r w:rsidRPr="004636D3">
              <w:rPr>
                <w:sz w:val="20"/>
                <w:szCs w:val="20"/>
              </w:rPr>
              <w:t>9,160</w:t>
            </w:r>
          </w:p>
        </w:tc>
        <w:tc>
          <w:tcPr>
            <w:tcW w:w="925" w:type="dxa"/>
            <w:vAlign w:val="center"/>
          </w:tcPr>
          <w:p w14:paraId="01F64C6E" w14:textId="77777777" w:rsidR="00C27F9C" w:rsidRPr="004636D3" w:rsidRDefault="00C27F9C" w:rsidP="00AE2167">
            <w:pPr>
              <w:spacing w:after="0"/>
              <w:jc w:val="right"/>
              <w:rPr>
                <w:sz w:val="20"/>
                <w:szCs w:val="20"/>
              </w:rPr>
            </w:pPr>
            <w:r w:rsidRPr="004636D3">
              <w:rPr>
                <w:sz w:val="20"/>
                <w:szCs w:val="20"/>
              </w:rPr>
              <w:t>13</w:t>
            </w:r>
          </w:p>
        </w:tc>
        <w:tc>
          <w:tcPr>
            <w:tcW w:w="926" w:type="dxa"/>
            <w:vAlign w:val="center"/>
          </w:tcPr>
          <w:p w14:paraId="60DEBB2D" w14:textId="77777777" w:rsidR="00C27F9C" w:rsidRPr="004636D3" w:rsidRDefault="00C27F9C" w:rsidP="00AE2167">
            <w:pPr>
              <w:spacing w:after="0"/>
              <w:jc w:val="right"/>
              <w:rPr>
                <w:sz w:val="20"/>
                <w:szCs w:val="20"/>
              </w:rPr>
            </w:pPr>
            <w:r w:rsidRPr="004636D3">
              <w:rPr>
                <w:sz w:val="20"/>
                <w:szCs w:val="20"/>
              </w:rPr>
              <w:t>0</w:t>
            </w:r>
          </w:p>
        </w:tc>
        <w:tc>
          <w:tcPr>
            <w:tcW w:w="934" w:type="dxa"/>
            <w:vAlign w:val="center"/>
          </w:tcPr>
          <w:p w14:paraId="5BBF956D" w14:textId="77777777" w:rsidR="00C27F9C" w:rsidRPr="004636D3" w:rsidRDefault="00C27F9C" w:rsidP="00AE2167">
            <w:pPr>
              <w:spacing w:after="0"/>
              <w:jc w:val="right"/>
              <w:rPr>
                <w:sz w:val="20"/>
                <w:szCs w:val="20"/>
              </w:rPr>
            </w:pPr>
            <w:r w:rsidRPr="004636D3">
              <w:rPr>
                <w:sz w:val="20"/>
                <w:szCs w:val="20"/>
              </w:rPr>
              <w:t>0</w:t>
            </w:r>
          </w:p>
        </w:tc>
        <w:tc>
          <w:tcPr>
            <w:tcW w:w="927" w:type="dxa"/>
            <w:vAlign w:val="center"/>
          </w:tcPr>
          <w:p w14:paraId="5FD44C8A" w14:textId="77777777" w:rsidR="00C27F9C" w:rsidRPr="004636D3" w:rsidRDefault="00C27F9C" w:rsidP="00AE2167">
            <w:pPr>
              <w:spacing w:after="0"/>
              <w:jc w:val="right"/>
              <w:rPr>
                <w:sz w:val="20"/>
                <w:szCs w:val="20"/>
              </w:rPr>
            </w:pPr>
            <w:r w:rsidRPr="004636D3">
              <w:rPr>
                <w:sz w:val="20"/>
                <w:szCs w:val="20"/>
              </w:rPr>
              <w:t>77</w:t>
            </w:r>
          </w:p>
        </w:tc>
        <w:tc>
          <w:tcPr>
            <w:tcW w:w="927" w:type="dxa"/>
            <w:vAlign w:val="center"/>
          </w:tcPr>
          <w:p w14:paraId="6E893115" w14:textId="77777777" w:rsidR="00C27F9C" w:rsidRPr="004636D3" w:rsidRDefault="00C27F9C" w:rsidP="00AE2167">
            <w:pPr>
              <w:spacing w:after="0"/>
              <w:jc w:val="right"/>
              <w:rPr>
                <w:sz w:val="20"/>
                <w:szCs w:val="20"/>
              </w:rPr>
            </w:pPr>
            <w:r w:rsidRPr="004636D3">
              <w:rPr>
                <w:sz w:val="20"/>
                <w:szCs w:val="20"/>
              </w:rPr>
              <w:t>183</w:t>
            </w:r>
          </w:p>
        </w:tc>
        <w:tc>
          <w:tcPr>
            <w:tcW w:w="996" w:type="dxa"/>
            <w:vAlign w:val="center"/>
          </w:tcPr>
          <w:p w14:paraId="202CE280" w14:textId="77777777" w:rsidR="00C27F9C" w:rsidRPr="004636D3" w:rsidRDefault="00C27F9C" w:rsidP="00AE2167">
            <w:pPr>
              <w:spacing w:after="0"/>
              <w:jc w:val="right"/>
              <w:rPr>
                <w:sz w:val="20"/>
                <w:szCs w:val="20"/>
              </w:rPr>
            </w:pPr>
            <w:r w:rsidRPr="004636D3">
              <w:rPr>
                <w:sz w:val="20"/>
                <w:szCs w:val="20"/>
              </w:rPr>
              <w:t>65,940</w:t>
            </w:r>
          </w:p>
        </w:tc>
        <w:tc>
          <w:tcPr>
            <w:tcW w:w="927" w:type="dxa"/>
            <w:vAlign w:val="center"/>
          </w:tcPr>
          <w:p w14:paraId="74FA0351" w14:textId="77777777" w:rsidR="00C27F9C" w:rsidRPr="004636D3" w:rsidRDefault="00C27F9C" w:rsidP="00AE2167">
            <w:pPr>
              <w:spacing w:after="0"/>
              <w:jc w:val="right"/>
              <w:rPr>
                <w:sz w:val="20"/>
                <w:szCs w:val="20"/>
              </w:rPr>
            </w:pPr>
            <w:r w:rsidRPr="004636D3">
              <w:rPr>
                <w:sz w:val="20"/>
                <w:szCs w:val="20"/>
              </w:rPr>
              <w:t>142</w:t>
            </w:r>
          </w:p>
        </w:tc>
      </w:tr>
      <w:tr w:rsidR="00C27F9C" w:rsidRPr="004636D3" w14:paraId="6260F849" w14:textId="77777777" w:rsidTr="00AE2167">
        <w:trPr>
          <w:trHeight w:val="144"/>
        </w:trPr>
        <w:tc>
          <w:tcPr>
            <w:tcW w:w="930" w:type="dxa"/>
          </w:tcPr>
          <w:p w14:paraId="559D7F72" w14:textId="77777777" w:rsidR="00C27F9C" w:rsidRPr="004636D3" w:rsidRDefault="00C27F9C" w:rsidP="00AE2167">
            <w:pPr>
              <w:spacing w:after="0"/>
              <w:rPr>
                <w:sz w:val="20"/>
                <w:szCs w:val="20"/>
              </w:rPr>
            </w:pPr>
            <w:r w:rsidRPr="004636D3">
              <w:rPr>
                <w:sz w:val="20"/>
                <w:szCs w:val="20"/>
              </w:rPr>
              <w:t>2019</w:t>
            </w:r>
          </w:p>
        </w:tc>
        <w:tc>
          <w:tcPr>
            <w:tcW w:w="934" w:type="dxa"/>
            <w:vAlign w:val="center"/>
          </w:tcPr>
          <w:p w14:paraId="162F2B5B" w14:textId="77777777" w:rsidR="00C27F9C" w:rsidRPr="004636D3" w:rsidRDefault="00C27F9C" w:rsidP="00AE2167">
            <w:pPr>
              <w:spacing w:after="0"/>
              <w:jc w:val="right"/>
              <w:rPr>
                <w:sz w:val="20"/>
                <w:szCs w:val="20"/>
              </w:rPr>
            </w:pPr>
            <w:r w:rsidRPr="004636D3">
              <w:rPr>
                <w:sz w:val="20"/>
                <w:szCs w:val="20"/>
              </w:rPr>
              <w:t>11,094</w:t>
            </w:r>
          </w:p>
        </w:tc>
        <w:tc>
          <w:tcPr>
            <w:tcW w:w="934" w:type="dxa"/>
            <w:vAlign w:val="center"/>
          </w:tcPr>
          <w:p w14:paraId="2A9F0DF6" w14:textId="77777777" w:rsidR="00C27F9C" w:rsidRPr="004636D3" w:rsidRDefault="00C27F9C" w:rsidP="00AE2167">
            <w:pPr>
              <w:spacing w:after="0"/>
              <w:jc w:val="right"/>
              <w:rPr>
                <w:sz w:val="20"/>
                <w:szCs w:val="20"/>
              </w:rPr>
            </w:pPr>
            <w:r w:rsidRPr="004636D3">
              <w:rPr>
                <w:sz w:val="20"/>
                <w:szCs w:val="20"/>
              </w:rPr>
              <w:t>10,208</w:t>
            </w:r>
          </w:p>
        </w:tc>
        <w:tc>
          <w:tcPr>
            <w:tcW w:w="925" w:type="dxa"/>
            <w:vAlign w:val="center"/>
          </w:tcPr>
          <w:p w14:paraId="32E77048" w14:textId="77777777" w:rsidR="00C27F9C" w:rsidRPr="004636D3" w:rsidRDefault="00C27F9C" w:rsidP="00AE2167">
            <w:pPr>
              <w:spacing w:after="0"/>
              <w:jc w:val="right"/>
              <w:rPr>
                <w:sz w:val="20"/>
                <w:szCs w:val="20"/>
              </w:rPr>
            </w:pPr>
            <w:r w:rsidRPr="004636D3">
              <w:rPr>
                <w:sz w:val="20"/>
                <w:szCs w:val="20"/>
              </w:rPr>
              <w:t>6</w:t>
            </w:r>
          </w:p>
        </w:tc>
        <w:tc>
          <w:tcPr>
            <w:tcW w:w="926" w:type="dxa"/>
            <w:vAlign w:val="center"/>
          </w:tcPr>
          <w:p w14:paraId="73CB52CB" w14:textId="77777777" w:rsidR="00C27F9C" w:rsidRPr="004636D3" w:rsidRDefault="00C27F9C" w:rsidP="00AE2167">
            <w:pPr>
              <w:spacing w:after="0"/>
              <w:jc w:val="right"/>
              <w:rPr>
                <w:sz w:val="20"/>
                <w:szCs w:val="20"/>
              </w:rPr>
            </w:pPr>
            <w:r w:rsidRPr="004636D3">
              <w:rPr>
                <w:sz w:val="20"/>
                <w:szCs w:val="20"/>
              </w:rPr>
              <w:t>0</w:t>
            </w:r>
          </w:p>
        </w:tc>
        <w:tc>
          <w:tcPr>
            <w:tcW w:w="934" w:type="dxa"/>
            <w:vAlign w:val="center"/>
          </w:tcPr>
          <w:p w14:paraId="5A343160" w14:textId="77777777" w:rsidR="00C27F9C" w:rsidRPr="004636D3" w:rsidRDefault="00C27F9C" w:rsidP="00AE2167">
            <w:pPr>
              <w:spacing w:after="0"/>
              <w:jc w:val="right"/>
              <w:rPr>
                <w:sz w:val="20"/>
                <w:szCs w:val="20"/>
              </w:rPr>
            </w:pPr>
            <w:r w:rsidRPr="004636D3">
              <w:rPr>
                <w:sz w:val="20"/>
                <w:szCs w:val="20"/>
              </w:rPr>
              <w:t>0</w:t>
            </w:r>
          </w:p>
        </w:tc>
        <w:tc>
          <w:tcPr>
            <w:tcW w:w="927" w:type="dxa"/>
            <w:vAlign w:val="center"/>
          </w:tcPr>
          <w:p w14:paraId="1F5724FE" w14:textId="77777777" w:rsidR="00C27F9C" w:rsidRPr="004636D3" w:rsidRDefault="00C27F9C" w:rsidP="00AE2167">
            <w:pPr>
              <w:spacing w:after="0"/>
              <w:jc w:val="right"/>
              <w:rPr>
                <w:sz w:val="20"/>
                <w:szCs w:val="20"/>
              </w:rPr>
            </w:pPr>
            <w:r w:rsidRPr="004636D3">
              <w:rPr>
                <w:sz w:val="20"/>
                <w:szCs w:val="20"/>
              </w:rPr>
              <w:t>51</w:t>
            </w:r>
          </w:p>
        </w:tc>
        <w:tc>
          <w:tcPr>
            <w:tcW w:w="927" w:type="dxa"/>
            <w:vAlign w:val="center"/>
          </w:tcPr>
          <w:p w14:paraId="6D32D413" w14:textId="77777777" w:rsidR="00C27F9C" w:rsidRPr="004636D3" w:rsidRDefault="00C27F9C" w:rsidP="00AE2167">
            <w:pPr>
              <w:spacing w:after="0"/>
              <w:jc w:val="right"/>
              <w:rPr>
                <w:sz w:val="20"/>
                <w:szCs w:val="20"/>
              </w:rPr>
            </w:pPr>
            <w:r w:rsidRPr="004636D3">
              <w:rPr>
                <w:sz w:val="20"/>
                <w:szCs w:val="20"/>
              </w:rPr>
              <w:t>201</w:t>
            </w:r>
          </w:p>
        </w:tc>
        <w:tc>
          <w:tcPr>
            <w:tcW w:w="996" w:type="dxa"/>
            <w:vAlign w:val="center"/>
          </w:tcPr>
          <w:p w14:paraId="51FED8C2" w14:textId="77777777" w:rsidR="00C27F9C" w:rsidRPr="004636D3" w:rsidRDefault="00C27F9C" w:rsidP="00AE2167">
            <w:pPr>
              <w:spacing w:after="0"/>
              <w:jc w:val="right"/>
              <w:rPr>
                <w:sz w:val="20"/>
                <w:szCs w:val="20"/>
              </w:rPr>
            </w:pPr>
            <w:r w:rsidRPr="004636D3">
              <w:rPr>
                <w:sz w:val="20"/>
                <w:szCs w:val="20"/>
              </w:rPr>
              <w:t>71,044</w:t>
            </w:r>
          </w:p>
        </w:tc>
        <w:tc>
          <w:tcPr>
            <w:tcW w:w="927" w:type="dxa"/>
            <w:vAlign w:val="center"/>
          </w:tcPr>
          <w:p w14:paraId="38CE6E0F" w14:textId="77777777" w:rsidR="00C27F9C" w:rsidRPr="004636D3" w:rsidRDefault="00C27F9C" w:rsidP="00AE2167">
            <w:pPr>
              <w:spacing w:after="0"/>
              <w:jc w:val="right"/>
              <w:rPr>
                <w:sz w:val="20"/>
                <w:szCs w:val="20"/>
              </w:rPr>
            </w:pPr>
            <w:r w:rsidRPr="004636D3">
              <w:rPr>
                <w:sz w:val="20"/>
                <w:szCs w:val="20"/>
              </w:rPr>
              <w:t>122</w:t>
            </w:r>
          </w:p>
        </w:tc>
      </w:tr>
      <w:tr w:rsidR="00C27F9C" w:rsidRPr="004636D3" w14:paraId="1DBAF2ED" w14:textId="77777777" w:rsidTr="00AE2167">
        <w:trPr>
          <w:trHeight w:val="144"/>
        </w:trPr>
        <w:tc>
          <w:tcPr>
            <w:tcW w:w="930" w:type="dxa"/>
          </w:tcPr>
          <w:p w14:paraId="3D21E342" w14:textId="77777777" w:rsidR="00C27F9C" w:rsidRPr="004636D3" w:rsidRDefault="00C27F9C" w:rsidP="00AE2167">
            <w:pPr>
              <w:spacing w:after="0"/>
              <w:rPr>
                <w:sz w:val="20"/>
                <w:szCs w:val="20"/>
              </w:rPr>
            </w:pPr>
            <w:r w:rsidRPr="004636D3">
              <w:rPr>
                <w:sz w:val="20"/>
                <w:szCs w:val="20"/>
              </w:rPr>
              <w:t>2020</w:t>
            </w:r>
          </w:p>
        </w:tc>
        <w:tc>
          <w:tcPr>
            <w:tcW w:w="934" w:type="dxa"/>
            <w:vAlign w:val="center"/>
          </w:tcPr>
          <w:p w14:paraId="5818338A" w14:textId="77777777" w:rsidR="00C27F9C" w:rsidRPr="004636D3" w:rsidRDefault="00C27F9C" w:rsidP="00AE2167">
            <w:pPr>
              <w:spacing w:after="0"/>
              <w:jc w:val="right"/>
              <w:rPr>
                <w:sz w:val="20"/>
                <w:szCs w:val="20"/>
              </w:rPr>
            </w:pPr>
            <w:r w:rsidRPr="004636D3">
              <w:rPr>
                <w:sz w:val="20"/>
                <w:szCs w:val="20"/>
              </w:rPr>
              <w:t>7,916</w:t>
            </w:r>
          </w:p>
        </w:tc>
        <w:tc>
          <w:tcPr>
            <w:tcW w:w="934" w:type="dxa"/>
            <w:vAlign w:val="center"/>
          </w:tcPr>
          <w:p w14:paraId="337E29CC" w14:textId="77777777" w:rsidR="00C27F9C" w:rsidRPr="004636D3" w:rsidRDefault="00C27F9C" w:rsidP="00AE2167">
            <w:pPr>
              <w:spacing w:after="0"/>
              <w:jc w:val="right"/>
              <w:rPr>
                <w:sz w:val="20"/>
                <w:szCs w:val="20"/>
              </w:rPr>
            </w:pPr>
            <w:r w:rsidRPr="004636D3">
              <w:rPr>
                <w:sz w:val="20"/>
                <w:szCs w:val="20"/>
              </w:rPr>
              <w:t>7,824</w:t>
            </w:r>
          </w:p>
        </w:tc>
        <w:tc>
          <w:tcPr>
            <w:tcW w:w="925" w:type="dxa"/>
            <w:vAlign w:val="center"/>
          </w:tcPr>
          <w:p w14:paraId="0A1649D5" w14:textId="77777777" w:rsidR="00C27F9C" w:rsidRPr="004636D3" w:rsidRDefault="00C27F9C" w:rsidP="00AE2167">
            <w:pPr>
              <w:spacing w:after="0"/>
              <w:jc w:val="right"/>
              <w:rPr>
                <w:sz w:val="20"/>
                <w:szCs w:val="20"/>
              </w:rPr>
            </w:pPr>
            <w:r w:rsidRPr="004636D3">
              <w:rPr>
                <w:sz w:val="20"/>
                <w:szCs w:val="20"/>
              </w:rPr>
              <w:t>6</w:t>
            </w:r>
          </w:p>
        </w:tc>
        <w:tc>
          <w:tcPr>
            <w:tcW w:w="926" w:type="dxa"/>
            <w:vAlign w:val="center"/>
          </w:tcPr>
          <w:p w14:paraId="141B383D" w14:textId="77777777" w:rsidR="00C27F9C" w:rsidRPr="004636D3" w:rsidRDefault="00C27F9C" w:rsidP="00AE2167">
            <w:pPr>
              <w:spacing w:after="0"/>
              <w:jc w:val="right"/>
              <w:rPr>
                <w:sz w:val="20"/>
                <w:szCs w:val="20"/>
              </w:rPr>
            </w:pPr>
            <w:r w:rsidRPr="004636D3">
              <w:rPr>
                <w:sz w:val="20"/>
                <w:szCs w:val="20"/>
              </w:rPr>
              <w:t>0</w:t>
            </w:r>
          </w:p>
        </w:tc>
        <w:tc>
          <w:tcPr>
            <w:tcW w:w="934" w:type="dxa"/>
            <w:vAlign w:val="center"/>
          </w:tcPr>
          <w:p w14:paraId="7349370D" w14:textId="77777777" w:rsidR="00C27F9C" w:rsidRPr="004636D3" w:rsidRDefault="00C27F9C" w:rsidP="00AE2167">
            <w:pPr>
              <w:spacing w:after="0"/>
              <w:jc w:val="right"/>
              <w:rPr>
                <w:sz w:val="20"/>
                <w:szCs w:val="20"/>
              </w:rPr>
            </w:pPr>
            <w:r w:rsidRPr="004636D3">
              <w:rPr>
                <w:sz w:val="20"/>
                <w:szCs w:val="20"/>
              </w:rPr>
              <w:t>0</w:t>
            </w:r>
          </w:p>
        </w:tc>
        <w:tc>
          <w:tcPr>
            <w:tcW w:w="927" w:type="dxa"/>
            <w:vAlign w:val="center"/>
          </w:tcPr>
          <w:p w14:paraId="5AD1E515" w14:textId="77777777" w:rsidR="00C27F9C" w:rsidRPr="004636D3" w:rsidRDefault="00C27F9C" w:rsidP="00AE2167">
            <w:pPr>
              <w:spacing w:after="0"/>
              <w:jc w:val="right"/>
              <w:rPr>
                <w:sz w:val="20"/>
                <w:szCs w:val="20"/>
              </w:rPr>
            </w:pPr>
            <w:r w:rsidRPr="004636D3">
              <w:rPr>
                <w:sz w:val="20"/>
                <w:szCs w:val="20"/>
              </w:rPr>
              <w:t>75</w:t>
            </w:r>
          </w:p>
        </w:tc>
        <w:tc>
          <w:tcPr>
            <w:tcW w:w="927" w:type="dxa"/>
            <w:vAlign w:val="center"/>
          </w:tcPr>
          <w:p w14:paraId="414E3E1B" w14:textId="77777777" w:rsidR="00C27F9C" w:rsidRPr="004636D3" w:rsidRDefault="00C27F9C" w:rsidP="00AE2167">
            <w:pPr>
              <w:spacing w:after="0"/>
              <w:jc w:val="right"/>
              <w:rPr>
                <w:sz w:val="20"/>
                <w:szCs w:val="20"/>
              </w:rPr>
            </w:pPr>
            <w:r w:rsidRPr="004636D3">
              <w:rPr>
                <w:sz w:val="20"/>
                <w:szCs w:val="20"/>
              </w:rPr>
              <w:t>240</w:t>
            </w:r>
          </w:p>
        </w:tc>
        <w:tc>
          <w:tcPr>
            <w:tcW w:w="996" w:type="dxa"/>
            <w:vAlign w:val="center"/>
          </w:tcPr>
          <w:p w14:paraId="71B165BA" w14:textId="77777777" w:rsidR="00C27F9C" w:rsidRPr="004636D3" w:rsidRDefault="00C27F9C" w:rsidP="00AE2167">
            <w:pPr>
              <w:spacing w:after="0"/>
              <w:jc w:val="right"/>
              <w:rPr>
                <w:sz w:val="20"/>
                <w:szCs w:val="20"/>
              </w:rPr>
            </w:pPr>
            <w:r w:rsidRPr="004636D3">
              <w:rPr>
                <w:sz w:val="20"/>
                <w:szCs w:val="20"/>
              </w:rPr>
              <w:t>103,190</w:t>
            </w:r>
          </w:p>
        </w:tc>
        <w:tc>
          <w:tcPr>
            <w:tcW w:w="927" w:type="dxa"/>
            <w:vAlign w:val="center"/>
          </w:tcPr>
          <w:p w14:paraId="3D987B32" w14:textId="77777777" w:rsidR="00C27F9C" w:rsidRPr="004636D3" w:rsidRDefault="00C27F9C" w:rsidP="00AE2167">
            <w:pPr>
              <w:spacing w:after="0"/>
              <w:jc w:val="right"/>
              <w:rPr>
                <w:sz w:val="20"/>
                <w:szCs w:val="20"/>
              </w:rPr>
            </w:pPr>
            <w:r w:rsidRPr="004636D3">
              <w:rPr>
                <w:sz w:val="20"/>
                <w:szCs w:val="20"/>
              </w:rPr>
              <w:t>129</w:t>
            </w:r>
          </w:p>
        </w:tc>
      </w:tr>
      <w:tr w:rsidR="00C27F9C" w:rsidRPr="004636D3" w14:paraId="0FF96FB6" w14:textId="77777777" w:rsidTr="00AE2167">
        <w:trPr>
          <w:trHeight w:val="144"/>
        </w:trPr>
        <w:tc>
          <w:tcPr>
            <w:tcW w:w="930" w:type="dxa"/>
          </w:tcPr>
          <w:p w14:paraId="280625B2" w14:textId="77777777" w:rsidR="00C27F9C" w:rsidRPr="004636D3" w:rsidRDefault="00C27F9C" w:rsidP="00AE2167">
            <w:pPr>
              <w:spacing w:after="0"/>
              <w:rPr>
                <w:sz w:val="20"/>
                <w:szCs w:val="20"/>
              </w:rPr>
            </w:pPr>
            <w:r w:rsidRPr="004636D3">
              <w:rPr>
                <w:sz w:val="20"/>
                <w:szCs w:val="20"/>
              </w:rPr>
              <w:t>2022</w:t>
            </w:r>
          </w:p>
        </w:tc>
        <w:tc>
          <w:tcPr>
            <w:tcW w:w="934" w:type="dxa"/>
            <w:vAlign w:val="center"/>
          </w:tcPr>
          <w:p w14:paraId="0EE0EEF7" w14:textId="77777777" w:rsidR="00C27F9C" w:rsidRPr="004636D3" w:rsidRDefault="00C27F9C" w:rsidP="00AE2167">
            <w:pPr>
              <w:spacing w:after="0"/>
              <w:jc w:val="right"/>
              <w:rPr>
                <w:sz w:val="20"/>
                <w:szCs w:val="20"/>
              </w:rPr>
            </w:pPr>
            <w:r w:rsidRPr="004636D3">
              <w:rPr>
                <w:sz w:val="20"/>
                <w:szCs w:val="20"/>
              </w:rPr>
              <w:t>8,654</w:t>
            </w:r>
          </w:p>
        </w:tc>
        <w:tc>
          <w:tcPr>
            <w:tcW w:w="934" w:type="dxa"/>
            <w:vAlign w:val="center"/>
          </w:tcPr>
          <w:p w14:paraId="663C3047" w14:textId="77777777" w:rsidR="00C27F9C" w:rsidRPr="004636D3" w:rsidRDefault="00C27F9C" w:rsidP="00AE2167">
            <w:pPr>
              <w:spacing w:after="0"/>
              <w:jc w:val="right"/>
              <w:rPr>
                <w:sz w:val="20"/>
                <w:szCs w:val="20"/>
              </w:rPr>
            </w:pPr>
            <w:r w:rsidRPr="004636D3">
              <w:rPr>
                <w:sz w:val="20"/>
                <w:szCs w:val="20"/>
              </w:rPr>
              <w:t>8,638</w:t>
            </w:r>
          </w:p>
        </w:tc>
        <w:tc>
          <w:tcPr>
            <w:tcW w:w="925" w:type="dxa"/>
            <w:vAlign w:val="center"/>
          </w:tcPr>
          <w:p w14:paraId="2E14F6A0" w14:textId="77777777" w:rsidR="00C27F9C" w:rsidRPr="004636D3" w:rsidRDefault="00C27F9C" w:rsidP="00AE2167">
            <w:pPr>
              <w:spacing w:after="0"/>
              <w:jc w:val="right"/>
              <w:rPr>
                <w:sz w:val="20"/>
                <w:szCs w:val="20"/>
              </w:rPr>
            </w:pPr>
            <w:r w:rsidRPr="004636D3">
              <w:rPr>
                <w:sz w:val="20"/>
                <w:szCs w:val="20"/>
              </w:rPr>
              <w:t>8</w:t>
            </w:r>
          </w:p>
        </w:tc>
        <w:tc>
          <w:tcPr>
            <w:tcW w:w="926" w:type="dxa"/>
            <w:vAlign w:val="center"/>
          </w:tcPr>
          <w:p w14:paraId="75462200" w14:textId="77777777" w:rsidR="00C27F9C" w:rsidRPr="004636D3" w:rsidRDefault="00C27F9C" w:rsidP="00AE2167">
            <w:pPr>
              <w:spacing w:after="0"/>
              <w:jc w:val="right"/>
              <w:rPr>
                <w:sz w:val="20"/>
                <w:szCs w:val="20"/>
              </w:rPr>
            </w:pPr>
            <w:r w:rsidRPr="004636D3">
              <w:rPr>
                <w:sz w:val="20"/>
                <w:szCs w:val="20"/>
              </w:rPr>
              <w:t>46</w:t>
            </w:r>
          </w:p>
        </w:tc>
        <w:tc>
          <w:tcPr>
            <w:tcW w:w="934" w:type="dxa"/>
            <w:vAlign w:val="center"/>
          </w:tcPr>
          <w:p w14:paraId="1E935DF3" w14:textId="77777777" w:rsidR="00C27F9C" w:rsidRPr="004636D3" w:rsidRDefault="00C27F9C" w:rsidP="00AE2167">
            <w:pPr>
              <w:spacing w:after="0"/>
              <w:jc w:val="right"/>
              <w:rPr>
                <w:sz w:val="20"/>
                <w:szCs w:val="20"/>
              </w:rPr>
            </w:pPr>
            <w:r w:rsidRPr="004636D3">
              <w:rPr>
                <w:sz w:val="20"/>
                <w:szCs w:val="20"/>
              </w:rPr>
              <w:t>22,745</w:t>
            </w:r>
          </w:p>
        </w:tc>
        <w:tc>
          <w:tcPr>
            <w:tcW w:w="927" w:type="dxa"/>
            <w:vAlign w:val="center"/>
          </w:tcPr>
          <w:p w14:paraId="1688082D" w14:textId="77777777" w:rsidR="00C27F9C" w:rsidRPr="004636D3" w:rsidRDefault="00C27F9C" w:rsidP="00AE2167">
            <w:pPr>
              <w:spacing w:after="0"/>
              <w:jc w:val="right"/>
              <w:rPr>
                <w:sz w:val="20"/>
                <w:szCs w:val="20"/>
              </w:rPr>
            </w:pPr>
            <w:r w:rsidRPr="004636D3">
              <w:rPr>
                <w:sz w:val="20"/>
                <w:szCs w:val="20"/>
              </w:rPr>
              <w:t>62</w:t>
            </w:r>
          </w:p>
        </w:tc>
        <w:tc>
          <w:tcPr>
            <w:tcW w:w="927" w:type="dxa"/>
            <w:vAlign w:val="center"/>
          </w:tcPr>
          <w:p w14:paraId="7BAE521A" w14:textId="77777777" w:rsidR="00C27F9C" w:rsidRPr="004636D3" w:rsidRDefault="00C27F9C" w:rsidP="00AE2167">
            <w:pPr>
              <w:spacing w:after="0"/>
              <w:jc w:val="right"/>
              <w:rPr>
                <w:sz w:val="20"/>
                <w:szCs w:val="20"/>
              </w:rPr>
            </w:pPr>
            <w:r w:rsidRPr="004636D3">
              <w:rPr>
                <w:sz w:val="20"/>
                <w:szCs w:val="20"/>
              </w:rPr>
              <w:t>334</w:t>
            </w:r>
          </w:p>
        </w:tc>
        <w:tc>
          <w:tcPr>
            <w:tcW w:w="996" w:type="dxa"/>
            <w:vAlign w:val="center"/>
          </w:tcPr>
          <w:p w14:paraId="6990B2A4" w14:textId="77777777" w:rsidR="00C27F9C" w:rsidRPr="004636D3" w:rsidRDefault="00C27F9C" w:rsidP="00AE2167">
            <w:pPr>
              <w:spacing w:after="0"/>
              <w:jc w:val="right"/>
              <w:rPr>
                <w:sz w:val="20"/>
                <w:szCs w:val="20"/>
              </w:rPr>
            </w:pPr>
            <w:r w:rsidRPr="004636D3">
              <w:rPr>
                <w:sz w:val="20"/>
                <w:szCs w:val="20"/>
              </w:rPr>
              <w:t>162,074</w:t>
            </w:r>
          </w:p>
        </w:tc>
        <w:tc>
          <w:tcPr>
            <w:tcW w:w="927" w:type="dxa"/>
            <w:vAlign w:val="center"/>
          </w:tcPr>
          <w:p w14:paraId="6F223FE0" w14:textId="77777777" w:rsidR="00C27F9C" w:rsidRPr="004636D3" w:rsidRDefault="00C27F9C" w:rsidP="00AE2167">
            <w:pPr>
              <w:spacing w:after="0"/>
              <w:jc w:val="right"/>
              <w:rPr>
                <w:sz w:val="20"/>
                <w:szCs w:val="20"/>
              </w:rPr>
            </w:pPr>
            <w:r w:rsidRPr="004636D3">
              <w:rPr>
                <w:sz w:val="20"/>
                <w:szCs w:val="20"/>
              </w:rPr>
              <w:t>233</w:t>
            </w:r>
          </w:p>
        </w:tc>
      </w:tr>
    </w:tbl>
    <w:p w14:paraId="6F3F4BFE" w14:textId="08467282" w:rsidR="00C27F9C" w:rsidRPr="00AE2167" w:rsidRDefault="00C27F9C" w:rsidP="00AE2167">
      <w:pPr>
        <w:pStyle w:val="Table-Footnote"/>
        <w:rPr>
          <w:i/>
          <w:iCs/>
          <w:sz w:val="18"/>
          <w:szCs w:val="18"/>
        </w:rPr>
      </w:pPr>
      <w:r w:rsidRPr="00AE2167">
        <w:rPr>
          <w:i/>
          <w:iCs/>
          <w:sz w:val="18"/>
          <w:szCs w:val="18"/>
        </w:rPr>
        <w:t xml:space="preserve">Note: </w:t>
      </w:r>
      <w:r w:rsidR="009B7F6E">
        <w:rPr>
          <w:sz w:val="18"/>
          <w:szCs w:val="18"/>
        </w:rPr>
        <w:t>N</w:t>
      </w:r>
      <w:r w:rsidRPr="00AE2167">
        <w:rPr>
          <w:sz w:val="18"/>
          <w:szCs w:val="18"/>
        </w:rPr>
        <w:t>o mark–recapture experiment</w:t>
      </w:r>
      <w:r w:rsidR="009B7F6E">
        <w:rPr>
          <w:sz w:val="18"/>
          <w:szCs w:val="18"/>
        </w:rPr>
        <w:t xml:space="preserve"> conducted</w:t>
      </w:r>
      <w:r w:rsidRPr="00AE2167">
        <w:rPr>
          <w:sz w:val="18"/>
          <w:szCs w:val="18"/>
        </w:rPr>
        <w:t xml:space="preserve"> in 2023 or 2024.</w:t>
      </w:r>
    </w:p>
    <w:p w14:paraId="6CEACDB6" w14:textId="77777777" w:rsidR="00C27F9C" w:rsidRDefault="00C27F9C">
      <w:pPr>
        <w:spacing w:after="0"/>
        <w:jc w:val="left"/>
        <w:rPr>
          <w:sz w:val="22"/>
          <w:szCs w:val="22"/>
          <w:shd w:val="clear" w:color="auto" w:fill="FFFFFF"/>
        </w:rPr>
      </w:pPr>
      <w:r>
        <w:rPr>
          <w:szCs w:val="22"/>
          <w:shd w:val="clear" w:color="auto" w:fill="FFFFFF"/>
        </w:rPr>
        <w:br w:type="page"/>
      </w:r>
    </w:p>
    <w:p w14:paraId="05085D5E" w14:textId="2D5F0806" w:rsidR="00F16F24" w:rsidRPr="003B1C2A" w:rsidRDefault="00B8502C" w:rsidP="00B8502C">
      <w:pPr>
        <w:pStyle w:val="Caption"/>
      </w:pPr>
      <w:bookmarkStart w:id="134" w:name="_Toc204337302"/>
      <w:bookmarkStart w:id="135" w:name="_Hlk198631637"/>
      <w:bookmarkStart w:id="136" w:name="_Toc44073700"/>
      <w:bookmarkStart w:id="137" w:name="_Toc79673338"/>
      <w:bookmarkEnd w:id="132"/>
      <w:r>
        <w:lastRenderedPageBreak/>
        <w:t xml:space="preserve">Table </w:t>
      </w:r>
      <w:r>
        <w:fldChar w:fldCharType="begin"/>
      </w:r>
      <w:r>
        <w:instrText xml:space="preserve"> SEQ Table \* ARABIC </w:instrText>
      </w:r>
      <w:r>
        <w:fldChar w:fldCharType="separate"/>
      </w:r>
      <w:r>
        <w:rPr>
          <w:noProof/>
        </w:rPr>
        <w:t>7</w:t>
      </w:r>
      <w:r>
        <w:rPr>
          <w:noProof/>
        </w:rPr>
        <w:fldChar w:fldCharType="end"/>
      </w:r>
      <w:r>
        <w:t>.</w:t>
      </w:r>
      <w:r w:rsidR="000B4171" w:rsidRPr="004636D3">
        <w:rPr>
          <w:szCs w:val="22"/>
        </w:rPr>
        <w:t>–</w:t>
      </w:r>
      <w:r w:rsidR="00AE5C0E" w:rsidRPr="004636D3">
        <w:rPr>
          <w:szCs w:val="22"/>
          <w:shd w:val="clear" w:color="auto" w:fill="FFFFFF"/>
        </w:rPr>
        <w:t>S</w:t>
      </w:r>
      <w:r w:rsidR="00F16F24" w:rsidRPr="004636D3">
        <w:rPr>
          <w:szCs w:val="22"/>
          <w:shd w:val="clear" w:color="auto" w:fill="FFFFFF"/>
        </w:rPr>
        <w:t>tatistical catch-at-age model</w:t>
      </w:r>
      <w:r w:rsidR="00AE5C0E" w:rsidRPr="004636D3">
        <w:rPr>
          <w:szCs w:val="22"/>
          <w:shd w:val="clear" w:color="auto" w:fill="FFFFFF"/>
        </w:rPr>
        <w:t xml:space="preserve"> parameter estimates for NSEI sablefish model</w:t>
      </w:r>
      <w:r w:rsidR="00F16F24" w:rsidRPr="004636D3">
        <w:rPr>
          <w:szCs w:val="22"/>
          <w:shd w:val="clear" w:color="auto" w:fill="FFFFFF"/>
        </w:rPr>
        <w:t>.</w:t>
      </w:r>
      <w:bookmarkEnd w:id="134"/>
      <w:r w:rsidR="00F16F24" w:rsidRPr="004636D3">
        <w:rPr>
          <w:szCs w:val="22"/>
          <w:shd w:val="clear" w:color="auto" w:fill="FFFFFF"/>
        </w:rPr>
        <w:t xml:space="preserve"> </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9"/>
        <w:gridCol w:w="2971"/>
        <w:gridCol w:w="2520"/>
      </w:tblGrid>
      <w:tr w:rsidR="003B43C8" w:rsidRPr="003B43C8" w14:paraId="1595692F" w14:textId="77777777" w:rsidTr="0019041A">
        <w:trPr>
          <w:trHeight w:val="20"/>
        </w:trPr>
        <w:tc>
          <w:tcPr>
            <w:tcW w:w="2067" w:type="pct"/>
            <w:tcBorders>
              <w:top w:val="single" w:sz="4" w:space="0" w:color="auto"/>
              <w:bottom w:val="single" w:sz="4" w:space="0" w:color="auto"/>
            </w:tcBorders>
            <w:vAlign w:val="bottom"/>
          </w:tcPr>
          <w:bookmarkEnd w:id="135"/>
          <w:p w14:paraId="694DB467" w14:textId="77777777" w:rsidR="003B43C8" w:rsidRPr="003B43C8" w:rsidRDefault="003B43C8" w:rsidP="00EC39BA">
            <w:pPr>
              <w:spacing w:after="0" w:line="360" w:lineRule="auto"/>
              <w:rPr>
                <w:sz w:val="20"/>
                <w:szCs w:val="20"/>
              </w:rPr>
            </w:pPr>
            <w:r w:rsidRPr="003B43C8">
              <w:rPr>
                <w:sz w:val="20"/>
                <w:szCs w:val="20"/>
              </w:rPr>
              <w:t>Parameter</w:t>
            </w:r>
          </w:p>
        </w:tc>
        <w:tc>
          <w:tcPr>
            <w:tcW w:w="1587" w:type="pct"/>
            <w:tcBorders>
              <w:top w:val="single" w:sz="4" w:space="0" w:color="auto"/>
              <w:bottom w:val="single" w:sz="4" w:space="0" w:color="auto"/>
            </w:tcBorders>
            <w:vAlign w:val="bottom"/>
          </w:tcPr>
          <w:p w14:paraId="650ECFDF" w14:textId="77777777" w:rsidR="003B43C8" w:rsidRPr="003B43C8" w:rsidRDefault="003B43C8" w:rsidP="0019041A">
            <w:pPr>
              <w:spacing w:after="0" w:line="360" w:lineRule="auto"/>
              <w:jc w:val="right"/>
              <w:rPr>
                <w:sz w:val="20"/>
                <w:szCs w:val="20"/>
              </w:rPr>
            </w:pPr>
            <w:r w:rsidRPr="003B43C8">
              <w:rPr>
                <w:sz w:val="20"/>
                <w:szCs w:val="20"/>
              </w:rPr>
              <w:t>Estimate</w:t>
            </w:r>
          </w:p>
        </w:tc>
        <w:tc>
          <w:tcPr>
            <w:tcW w:w="1346" w:type="pct"/>
            <w:tcBorders>
              <w:top w:val="single" w:sz="4" w:space="0" w:color="auto"/>
              <w:bottom w:val="single" w:sz="4" w:space="0" w:color="auto"/>
            </w:tcBorders>
            <w:vAlign w:val="bottom"/>
          </w:tcPr>
          <w:p w14:paraId="044992E7" w14:textId="27A88D69" w:rsidR="003B43C8" w:rsidRPr="003B43C8" w:rsidRDefault="003B43C8" w:rsidP="0019041A">
            <w:pPr>
              <w:spacing w:after="0" w:line="360" w:lineRule="auto"/>
              <w:jc w:val="right"/>
              <w:rPr>
                <w:sz w:val="20"/>
                <w:szCs w:val="20"/>
              </w:rPr>
            </w:pPr>
            <w:r w:rsidRPr="003B43C8">
              <w:rPr>
                <w:sz w:val="20"/>
                <w:szCs w:val="20"/>
              </w:rPr>
              <w:t>Standard error (l</w:t>
            </w:r>
            <w:r w:rsidR="0019041A">
              <w:rPr>
                <w:sz w:val="20"/>
                <w:szCs w:val="20"/>
              </w:rPr>
              <w:t>n</w:t>
            </w:r>
            <w:r w:rsidRPr="003B43C8">
              <w:rPr>
                <w:sz w:val="20"/>
                <w:szCs w:val="20"/>
              </w:rPr>
              <w:t>)</w:t>
            </w:r>
          </w:p>
        </w:tc>
      </w:tr>
      <w:tr w:rsidR="003B43C8" w:rsidRPr="003B43C8" w14:paraId="31C45B0D" w14:textId="77777777" w:rsidTr="0019041A">
        <w:trPr>
          <w:trHeight w:val="20"/>
        </w:trPr>
        <w:tc>
          <w:tcPr>
            <w:tcW w:w="2067" w:type="pct"/>
            <w:vAlign w:val="center"/>
          </w:tcPr>
          <w:p w14:paraId="1FF0EB92" w14:textId="77777777" w:rsidR="003B43C8" w:rsidRPr="003B43C8" w:rsidRDefault="003B43C8" w:rsidP="00EC39BA">
            <w:pPr>
              <w:spacing w:after="0" w:line="360" w:lineRule="auto"/>
              <w:jc w:val="left"/>
              <w:rPr>
                <w:sz w:val="20"/>
                <w:szCs w:val="20"/>
              </w:rPr>
            </w:pPr>
            <w:r w:rsidRPr="003B43C8">
              <w:rPr>
                <w:sz w:val="20"/>
                <w:szCs w:val="20"/>
              </w:rPr>
              <w:t>Pre-EQS catchability, </w:t>
            </w:r>
            <w:r w:rsidRPr="003B43C8">
              <w:rPr>
                <w:rStyle w:val="mtext"/>
                <w:sz w:val="20"/>
                <w:szCs w:val="20"/>
                <w:bdr w:val="none" w:sz="0" w:space="0" w:color="auto" w:frame="1"/>
              </w:rPr>
              <w:t>ln</w:t>
            </w:r>
            <w:r w:rsidRPr="003B43C8">
              <w:rPr>
                <w:rStyle w:val="mo"/>
                <w:sz w:val="20"/>
                <w:szCs w:val="20"/>
                <w:bdr w:val="none" w:sz="0" w:space="0" w:color="auto" w:frame="1"/>
              </w:rPr>
              <w:t>(</w:t>
            </w:r>
            <w:r w:rsidRPr="003B43C8">
              <w:rPr>
                <w:rStyle w:val="mi"/>
                <w:sz w:val="20"/>
                <w:szCs w:val="20"/>
                <w:bdr w:val="none" w:sz="0" w:space="0" w:color="auto" w:frame="1"/>
              </w:rPr>
              <w:t>qfsh</w:t>
            </w:r>
            <w:r w:rsidRPr="003B43C8">
              <w:rPr>
                <w:rStyle w:val="mo"/>
                <w:sz w:val="20"/>
                <w:szCs w:val="20"/>
                <w:bdr w:val="none" w:sz="0" w:space="0" w:color="auto" w:frame="1"/>
              </w:rPr>
              <w:t>,</w:t>
            </w:r>
            <w:r w:rsidRPr="003B43C8">
              <w:rPr>
                <w:rStyle w:val="mi"/>
                <w:sz w:val="20"/>
                <w:szCs w:val="20"/>
                <w:bdr w:val="none" w:sz="0" w:space="0" w:color="auto" w:frame="1"/>
              </w:rPr>
              <w:t>pre</w:t>
            </w:r>
            <w:r w:rsidRPr="003B43C8">
              <w:rPr>
                <w:rStyle w:val="mo"/>
                <w:sz w:val="20"/>
                <w:szCs w:val="20"/>
                <w:bdr w:val="none" w:sz="0" w:space="0" w:color="auto" w:frame="1"/>
              </w:rPr>
              <w:t>−</w:t>
            </w:r>
            <w:r w:rsidRPr="003B43C8">
              <w:rPr>
                <w:rStyle w:val="mi"/>
                <w:sz w:val="20"/>
                <w:szCs w:val="20"/>
                <w:bdr w:val="none" w:sz="0" w:space="0" w:color="auto" w:frame="1"/>
              </w:rPr>
              <w:t>EQS</w:t>
            </w:r>
            <w:r w:rsidRPr="003B43C8">
              <w:rPr>
                <w:rStyle w:val="mo"/>
                <w:sz w:val="20"/>
                <w:szCs w:val="20"/>
                <w:bdr w:val="none" w:sz="0" w:space="0" w:color="auto" w:frame="1"/>
              </w:rPr>
              <w:t>)</w:t>
            </w:r>
          </w:p>
        </w:tc>
        <w:tc>
          <w:tcPr>
            <w:tcW w:w="1587" w:type="pct"/>
            <w:vAlign w:val="bottom"/>
          </w:tcPr>
          <w:p w14:paraId="7889FC0E" w14:textId="2A133CBC" w:rsidR="003B43C8" w:rsidRPr="003B43C8" w:rsidRDefault="003B43C8" w:rsidP="0019041A">
            <w:pPr>
              <w:spacing w:after="0" w:line="360" w:lineRule="auto"/>
              <w:jc w:val="right"/>
              <w:rPr>
                <w:sz w:val="20"/>
                <w:szCs w:val="20"/>
              </w:rPr>
            </w:pPr>
            <w:r w:rsidRPr="003B43C8">
              <w:rPr>
                <w:sz w:val="20"/>
                <w:szCs w:val="20"/>
              </w:rPr>
              <w:t>-17.</w:t>
            </w:r>
            <w:r w:rsidR="00EC39BA">
              <w:rPr>
                <w:sz w:val="20"/>
                <w:szCs w:val="20"/>
              </w:rPr>
              <w:t>506</w:t>
            </w:r>
          </w:p>
        </w:tc>
        <w:tc>
          <w:tcPr>
            <w:tcW w:w="1346" w:type="pct"/>
            <w:vAlign w:val="bottom"/>
          </w:tcPr>
          <w:p w14:paraId="609791E1" w14:textId="77777777" w:rsidR="003B43C8" w:rsidRPr="003B43C8" w:rsidRDefault="003B43C8" w:rsidP="0019041A">
            <w:pPr>
              <w:spacing w:after="0" w:line="360" w:lineRule="auto"/>
              <w:jc w:val="right"/>
              <w:rPr>
                <w:sz w:val="20"/>
                <w:szCs w:val="20"/>
              </w:rPr>
            </w:pPr>
            <w:r w:rsidRPr="003B43C8">
              <w:rPr>
                <w:sz w:val="20"/>
                <w:szCs w:val="20"/>
              </w:rPr>
              <w:t>0.040</w:t>
            </w:r>
          </w:p>
        </w:tc>
      </w:tr>
      <w:tr w:rsidR="003B43C8" w:rsidRPr="003B43C8" w14:paraId="09F8A1BF" w14:textId="77777777" w:rsidTr="0019041A">
        <w:trPr>
          <w:trHeight w:val="20"/>
        </w:trPr>
        <w:tc>
          <w:tcPr>
            <w:tcW w:w="2067" w:type="pct"/>
            <w:vAlign w:val="center"/>
          </w:tcPr>
          <w:p w14:paraId="54E5D44B" w14:textId="77777777" w:rsidR="003B43C8" w:rsidRPr="003B43C8" w:rsidRDefault="003B43C8" w:rsidP="00EC39BA">
            <w:pPr>
              <w:spacing w:after="0" w:line="360" w:lineRule="auto"/>
              <w:jc w:val="left"/>
              <w:rPr>
                <w:sz w:val="20"/>
                <w:szCs w:val="20"/>
              </w:rPr>
            </w:pPr>
            <w:r w:rsidRPr="003B43C8">
              <w:rPr>
                <w:sz w:val="20"/>
                <w:szCs w:val="20"/>
              </w:rPr>
              <w:t>EQS catchability 2000–2021, </w:t>
            </w:r>
            <w:r w:rsidRPr="003B43C8">
              <w:rPr>
                <w:rStyle w:val="mtext"/>
                <w:sz w:val="20"/>
                <w:szCs w:val="20"/>
                <w:bdr w:val="none" w:sz="0" w:space="0" w:color="auto" w:frame="1"/>
              </w:rPr>
              <w:t>ln</w:t>
            </w:r>
            <w:r w:rsidRPr="003B43C8">
              <w:rPr>
                <w:rStyle w:val="mo"/>
                <w:sz w:val="20"/>
                <w:szCs w:val="20"/>
                <w:bdr w:val="none" w:sz="0" w:space="0" w:color="auto" w:frame="1"/>
              </w:rPr>
              <w:t>(</w:t>
            </w:r>
            <w:r w:rsidRPr="003B43C8">
              <w:rPr>
                <w:rStyle w:val="mi"/>
                <w:sz w:val="20"/>
                <w:szCs w:val="20"/>
                <w:bdr w:val="none" w:sz="0" w:space="0" w:color="auto" w:frame="1"/>
              </w:rPr>
              <w:t>qfsh</w:t>
            </w:r>
            <w:r w:rsidRPr="003B43C8">
              <w:rPr>
                <w:rStyle w:val="mo"/>
                <w:sz w:val="20"/>
                <w:szCs w:val="20"/>
                <w:bdr w:val="none" w:sz="0" w:space="0" w:color="auto" w:frame="1"/>
              </w:rPr>
              <w:t>,</w:t>
            </w:r>
            <w:r w:rsidRPr="003B43C8">
              <w:rPr>
                <w:rStyle w:val="mi"/>
                <w:sz w:val="20"/>
                <w:szCs w:val="20"/>
                <w:bdr w:val="none" w:sz="0" w:space="0" w:color="auto" w:frame="1"/>
              </w:rPr>
              <w:t>EQS</w:t>
            </w:r>
            <w:r w:rsidRPr="003B43C8">
              <w:rPr>
                <w:rStyle w:val="mo"/>
                <w:sz w:val="20"/>
                <w:szCs w:val="20"/>
                <w:bdr w:val="none" w:sz="0" w:space="0" w:color="auto" w:frame="1"/>
              </w:rPr>
              <w:t>)</w:t>
            </w:r>
          </w:p>
        </w:tc>
        <w:tc>
          <w:tcPr>
            <w:tcW w:w="1587" w:type="pct"/>
            <w:vAlign w:val="bottom"/>
          </w:tcPr>
          <w:p w14:paraId="100E2188" w14:textId="47122881" w:rsidR="003B43C8" w:rsidRPr="003B43C8" w:rsidRDefault="003B43C8" w:rsidP="0019041A">
            <w:pPr>
              <w:spacing w:after="0" w:line="360" w:lineRule="auto"/>
              <w:jc w:val="right"/>
              <w:rPr>
                <w:sz w:val="20"/>
                <w:szCs w:val="20"/>
              </w:rPr>
            </w:pPr>
            <w:r w:rsidRPr="003B43C8">
              <w:rPr>
                <w:sz w:val="20"/>
                <w:szCs w:val="20"/>
              </w:rPr>
              <w:t>-16.</w:t>
            </w:r>
            <w:r w:rsidR="00EC39BA">
              <w:rPr>
                <w:sz w:val="20"/>
                <w:szCs w:val="20"/>
              </w:rPr>
              <w:t>360</w:t>
            </w:r>
          </w:p>
        </w:tc>
        <w:tc>
          <w:tcPr>
            <w:tcW w:w="1346" w:type="pct"/>
            <w:vAlign w:val="bottom"/>
          </w:tcPr>
          <w:p w14:paraId="0929218C" w14:textId="6D5DEB20" w:rsidR="003B43C8" w:rsidRPr="003B43C8" w:rsidRDefault="003B43C8" w:rsidP="0019041A">
            <w:pPr>
              <w:spacing w:after="0" w:line="360" w:lineRule="auto"/>
              <w:jc w:val="right"/>
              <w:rPr>
                <w:sz w:val="20"/>
                <w:szCs w:val="20"/>
              </w:rPr>
            </w:pPr>
            <w:r w:rsidRPr="003B43C8">
              <w:rPr>
                <w:sz w:val="20"/>
                <w:szCs w:val="20"/>
              </w:rPr>
              <w:t>0.02</w:t>
            </w:r>
            <w:r w:rsidR="00EC39BA">
              <w:rPr>
                <w:sz w:val="20"/>
                <w:szCs w:val="20"/>
              </w:rPr>
              <w:t>6</w:t>
            </w:r>
          </w:p>
        </w:tc>
      </w:tr>
      <w:tr w:rsidR="003B43C8" w:rsidRPr="003B43C8" w14:paraId="269C1AAE" w14:textId="77777777" w:rsidTr="0019041A">
        <w:trPr>
          <w:trHeight w:val="20"/>
        </w:trPr>
        <w:tc>
          <w:tcPr>
            <w:tcW w:w="2067" w:type="pct"/>
            <w:vAlign w:val="center"/>
          </w:tcPr>
          <w:p w14:paraId="2261E478" w14:textId="77777777" w:rsidR="003B43C8" w:rsidRPr="003B43C8" w:rsidRDefault="003B43C8" w:rsidP="00EC39BA">
            <w:pPr>
              <w:spacing w:after="0" w:line="360" w:lineRule="auto"/>
              <w:jc w:val="left"/>
              <w:rPr>
                <w:sz w:val="20"/>
                <w:szCs w:val="20"/>
              </w:rPr>
            </w:pPr>
            <w:r w:rsidRPr="003B43C8">
              <w:rPr>
                <w:sz w:val="20"/>
                <w:szCs w:val="20"/>
              </w:rPr>
              <w:t>EQS catchability 2022–2024, </w:t>
            </w:r>
            <w:r w:rsidRPr="003B43C8">
              <w:rPr>
                <w:rStyle w:val="mtext"/>
                <w:sz w:val="20"/>
                <w:szCs w:val="20"/>
                <w:bdr w:val="none" w:sz="0" w:space="0" w:color="auto" w:frame="1"/>
              </w:rPr>
              <w:t>ln</w:t>
            </w:r>
            <w:r w:rsidRPr="003B43C8">
              <w:rPr>
                <w:rStyle w:val="mo"/>
                <w:sz w:val="20"/>
                <w:szCs w:val="20"/>
                <w:bdr w:val="none" w:sz="0" w:space="0" w:color="auto" w:frame="1"/>
              </w:rPr>
              <w:t>(</w:t>
            </w:r>
            <w:r w:rsidRPr="003B43C8">
              <w:rPr>
                <w:rStyle w:val="mi"/>
                <w:sz w:val="20"/>
                <w:szCs w:val="20"/>
                <w:bdr w:val="none" w:sz="0" w:space="0" w:color="auto" w:frame="1"/>
              </w:rPr>
              <w:t>qfsh</w:t>
            </w:r>
            <w:r w:rsidRPr="003B43C8">
              <w:rPr>
                <w:rStyle w:val="mo"/>
                <w:sz w:val="20"/>
                <w:szCs w:val="20"/>
                <w:bdr w:val="none" w:sz="0" w:space="0" w:color="auto" w:frame="1"/>
              </w:rPr>
              <w:t>,</w:t>
            </w:r>
            <w:r w:rsidRPr="003B43C8">
              <w:rPr>
                <w:rStyle w:val="mi"/>
                <w:sz w:val="20"/>
                <w:szCs w:val="20"/>
                <w:bdr w:val="none" w:sz="0" w:space="0" w:color="auto" w:frame="1"/>
              </w:rPr>
              <w:t>EQS</w:t>
            </w:r>
            <w:r w:rsidRPr="003B43C8">
              <w:rPr>
                <w:rStyle w:val="mo"/>
                <w:sz w:val="20"/>
                <w:szCs w:val="20"/>
                <w:bdr w:val="none" w:sz="0" w:space="0" w:color="auto" w:frame="1"/>
              </w:rPr>
              <w:t>)</w:t>
            </w:r>
          </w:p>
        </w:tc>
        <w:tc>
          <w:tcPr>
            <w:tcW w:w="1587" w:type="pct"/>
            <w:vAlign w:val="bottom"/>
          </w:tcPr>
          <w:p w14:paraId="20869F65" w14:textId="2806322A" w:rsidR="003B43C8" w:rsidRPr="003B43C8" w:rsidRDefault="003B43C8" w:rsidP="0019041A">
            <w:pPr>
              <w:spacing w:after="0" w:line="360" w:lineRule="auto"/>
              <w:jc w:val="right"/>
              <w:rPr>
                <w:sz w:val="20"/>
                <w:szCs w:val="20"/>
              </w:rPr>
            </w:pPr>
            <w:r w:rsidRPr="003B43C8">
              <w:rPr>
                <w:sz w:val="20"/>
                <w:szCs w:val="20"/>
              </w:rPr>
              <w:t>-16.</w:t>
            </w:r>
            <w:r w:rsidR="00EC39BA">
              <w:rPr>
                <w:sz w:val="20"/>
                <w:szCs w:val="20"/>
              </w:rPr>
              <w:t>521</w:t>
            </w:r>
          </w:p>
        </w:tc>
        <w:tc>
          <w:tcPr>
            <w:tcW w:w="1346" w:type="pct"/>
            <w:vAlign w:val="bottom"/>
          </w:tcPr>
          <w:p w14:paraId="679DAA53" w14:textId="110EC006" w:rsidR="003B43C8" w:rsidRPr="003B43C8" w:rsidRDefault="003B43C8" w:rsidP="0019041A">
            <w:pPr>
              <w:spacing w:after="0" w:line="360" w:lineRule="auto"/>
              <w:jc w:val="right"/>
              <w:rPr>
                <w:sz w:val="20"/>
                <w:szCs w:val="20"/>
              </w:rPr>
            </w:pPr>
            <w:r w:rsidRPr="003B43C8">
              <w:rPr>
                <w:sz w:val="20"/>
                <w:szCs w:val="20"/>
              </w:rPr>
              <w:t>0.05</w:t>
            </w:r>
            <w:r w:rsidR="00EC39BA">
              <w:rPr>
                <w:sz w:val="20"/>
                <w:szCs w:val="20"/>
              </w:rPr>
              <w:t>2</w:t>
            </w:r>
          </w:p>
        </w:tc>
      </w:tr>
      <w:tr w:rsidR="003B43C8" w:rsidRPr="003B43C8" w14:paraId="50722F63" w14:textId="77777777" w:rsidTr="0019041A">
        <w:trPr>
          <w:trHeight w:val="20"/>
        </w:trPr>
        <w:tc>
          <w:tcPr>
            <w:tcW w:w="2067" w:type="pct"/>
            <w:vAlign w:val="center"/>
          </w:tcPr>
          <w:p w14:paraId="4DB84799" w14:textId="77777777" w:rsidR="003B43C8" w:rsidRPr="003B43C8" w:rsidRDefault="003B43C8" w:rsidP="00EC39BA">
            <w:pPr>
              <w:spacing w:after="0" w:line="360" w:lineRule="auto"/>
              <w:jc w:val="left"/>
              <w:rPr>
                <w:sz w:val="20"/>
                <w:szCs w:val="20"/>
              </w:rPr>
            </w:pPr>
            <w:r w:rsidRPr="003B43C8">
              <w:rPr>
                <w:sz w:val="20"/>
                <w:szCs w:val="20"/>
              </w:rPr>
              <w:t>Survey catchability pre-2000, </w:t>
            </w:r>
            <w:r w:rsidRPr="003B43C8">
              <w:rPr>
                <w:rStyle w:val="mtext"/>
                <w:sz w:val="20"/>
                <w:szCs w:val="20"/>
                <w:bdr w:val="none" w:sz="0" w:space="0" w:color="auto" w:frame="1"/>
              </w:rPr>
              <w:t>ln</w:t>
            </w:r>
            <w:r w:rsidRPr="003B43C8">
              <w:rPr>
                <w:rStyle w:val="mo"/>
                <w:sz w:val="20"/>
                <w:szCs w:val="20"/>
                <w:bdr w:val="none" w:sz="0" w:space="0" w:color="auto" w:frame="1"/>
              </w:rPr>
              <w:t>(</w:t>
            </w:r>
            <w:r w:rsidRPr="003B43C8">
              <w:rPr>
                <w:rStyle w:val="mi"/>
                <w:sz w:val="20"/>
                <w:szCs w:val="20"/>
                <w:bdr w:val="none" w:sz="0" w:space="0" w:color="auto" w:frame="1"/>
              </w:rPr>
              <w:t>qsrv</w:t>
            </w:r>
            <w:r w:rsidRPr="003B43C8">
              <w:rPr>
                <w:rStyle w:val="mo"/>
                <w:sz w:val="20"/>
                <w:szCs w:val="20"/>
                <w:bdr w:val="none" w:sz="0" w:space="0" w:color="auto" w:frame="1"/>
              </w:rPr>
              <w:t>)</w:t>
            </w:r>
          </w:p>
        </w:tc>
        <w:tc>
          <w:tcPr>
            <w:tcW w:w="1587" w:type="pct"/>
            <w:vAlign w:val="bottom"/>
          </w:tcPr>
          <w:p w14:paraId="319F8FE0" w14:textId="657D78CC" w:rsidR="003B43C8" w:rsidRPr="003B43C8" w:rsidRDefault="003B43C8" w:rsidP="0019041A">
            <w:pPr>
              <w:spacing w:after="0" w:line="360" w:lineRule="auto"/>
              <w:jc w:val="right"/>
              <w:rPr>
                <w:sz w:val="20"/>
                <w:szCs w:val="20"/>
              </w:rPr>
            </w:pPr>
            <w:r w:rsidRPr="003B43C8">
              <w:rPr>
                <w:sz w:val="20"/>
                <w:szCs w:val="20"/>
              </w:rPr>
              <w:t>-16.72</w:t>
            </w:r>
            <w:r w:rsidR="00EC39BA">
              <w:rPr>
                <w:sz w:val="20"/>
                <w:szCs w:val="20"/>
              </w:rPr>
              <w:t>0</w:t>
            </w:r>
          </w:p>
        </w:tc>
        <w:tc>
          <w:tcPr>
            <w:tcW w:w="1346" w:type="pct"/>
            <w:vAlign w:val="bottom"/>
          </w:tcPr>
          <w:p w14:paraId="515F4F4D" w14:textId="09FB61A8" w:rsidR="003B43C8" w:rsidRPr="003B43C8" w:rsidRDefault="003B43C8" w:rsidP="0019041A">
            <w:pPr>
              <w:spacing w:after="0" w:line="360" w:lineRule="auto"/>
              <w:jc w:val="right"/>
              <w:rPr>
                <w:sz w:val="20"/>
                <w:szCs w:val="20"/>
              </w:rPr>
            </w:pPr>
            <w:r w:rsidRPr="003B43C8">
              <w:rPr>
                <w:sz w:val="20"/>
                <w:szCs w:val="20"/>
              </w:rPr>
              <w:t>0.0</w:t>
            </w:r>
            <w:r w:rsidR="00EC39BA">
              <w:rPr>
                <w:sz w:val="20"/>
                <w:szCs w:val="20"/>
              </w:rPr>
              <w:t>50</w:t>
            </w:r>
          </w:p>
        </w:tc>
      </w:tr>
      <w:tr w:rsidR="003B43C8" w:rsidRPr="003B43C8" w14:paraId="74BA8F8A" w14:textId="77777777" w:rsidTr="0019041A">
        <w:trPr>
          <w:trHeight w:val="20"/>
        </w:trPr>
        <w:tc>
          <w:tcPr>
            <w:tcW w:w="2067" w:type="pct"/>
            <w:vAlign w:val="center"/>
          </w:tcPr>
          <w:p w14:paraId="4790D0D1" w14:textId="77777777" w:rsidR="003B43C8" w:rsidRPr="003B43C8" w:rsidRDefault="003B43C8" w:rsidP="00EC39BA">
            <w:pPr>
              <w:spacing w:after="0" w:line="360" w:lineRule="auto"/>
              <w:jc w:val="left"/>
              <w:rPr>
                <w:sz w:val="20"/>
                <w:szCs w:val="20"/>
              </w:rPr>
            </w:pPr>
            <w:r w:rsidRPr="003B43C8">
              <w:rPr>
                <w:sz w:val="20"/>
                <w:szCs w:val="20"/>
              </w:rPr>
              <w:t>Survey catchability 2000–2016, </w:t>
            </w:r>
            <w:r w:rsidRPr="003B43C8">
              <w:rPr>
                <w:rStyle w:val="mtext"/>
                <w:sz w:val="20"/>
                <w:szCs w:val="20"/>
                <w:bdr w:val="none" w:sz="0" w:space="0" w:color="auto" w:frame="1"/>
              </w:rPr>
              <w:t>ln</w:t>
            </w:r>
            <w:r w:rsidRPr="003B43C8">
              <w:rPr>
                <w:rStyle w:val="mo"/>
                <w:sz w:val="20"/>
                <w:szCs w:val="20"/>
                <w:bdr w:val="none" w:sz="0" w:space="0" w:color="auto" w:frame="1"/>
              </w:rPr>
              <w:t>(</w:t>
            </w:r>
            <w:r w:rsidRPr="003B43C8">
              <w:rPr>
                <w:rStyle w:val="mi"/>
                <w:sz w:val="20"/>
                <w:szCs w:val="20"/>
                <w:bdr w:val="none" w:sz="0" w:space="0" w:color="auto" w:frame="1"/>
              </w:rPr>
              <w:t>qsrv</w:t>
            </w:r>
            <w:r w:rsidRPr="003B43C8">
              <w:rPr>
                <w:rStyle w:val="mo"/>
                <w:sz w:val="20"/>
                <w:szCs w:val="20"/>
                <w:bdr w:val="none" w:sz="0" w:space="0" w:color="auto" w:frame="1"/>
              </w:rPr>
              <w:t>)</w:t>
            </w:r>
          </w:p>
        </w:tc>
        <w:tc>
          <w:tcPr>
            <w:tcW w:w="1587" w:type="pct"/>
            <w:vAlign w:val="bottom"/>
          </w:tcPr>
          <w:p w14:paraId="19A7B254" w14:textId="2BF68457" w:rsidR="003B43C8" w:rsidRPr="003B43C8" w:rsidRDefault="003B43C8" w:rsidP="0019041A">
            <w:pPr>
              <w:spacing w:after="0" w:line="360" w:lineRule="auto"/>
              <w:jc w:val="right"/>
              <w:rPr>
                <w:sz w:val="20"/>
                <w:szCs w:val="20"/>
              </w:rPr>
            </w:pPr>
            <w:r w:rsidRPr="003B43C8">
              <w:rPr>
                <w:sz w:val="20"/>
                <w:szCs w:val="20"/>
              </w:rPr>
              <w:t>-16.</w:t>
            </w:r>
            <w:r w:rsidR="00EC39BA">
              <w:rPr>
                <w:sz w:val="20"/>
                <w:szCs w:val="20"/>
              </w:rPr>
              <w:t>558</w:t>
            </w:r>
          </w:p>
        </w:tc>
        <w:tc>
          <w:tcPr>
            <w:tcW w:w="1346" w:type="pct"/>
            <w:vAlign w:val="bottom"/>
          </w:tcPr>
          <w:p w14:paraId="5170F02B" w14:textId="556C0E98" w:rsidR="003B43C8" w:rsidRPr="003B43C8" w:rsidRDefault="003B43C8" w:rsidP="0019041A">
            <w:pPr>
              <w:spacing w:after="0" w:line="360" w:lineRule="auto"/>
              <w:jc w:val="right"/>
              <w:rPr>
                <w:sz w:val="20"/>
                <w:szCs w:val="20"/>
              </w:rPr>
            </w:pPr>
            <w:r w:rsidRPr="003B43C8">
              <w:rPr>
                <w:sz w:val="20"/>
                <w:szCs w:val="20"/>
              </w:rPr>
              <w:t>0.0</w:t>
            </w:r>
            <w:r w:rsidR="00EC39BA">
              <w:rPr>
                <w:sz w:val="20"/>
                <w:szCs w:val="20"/>
              </w:rPr>
              <w:t>41</w:t>
            </w:r>
          </w:p>
        </w:tc>
      </w:tr>
      <w:tr w:rsidR="003B43C8" w:rsidRPr="003B43C8" w14:paraId="7AEDDEB4" w14:textId="77777777" w:rsidTr="0019041A">
        <w:trPr>
          <w:trHeight w:val="20"/>
        </w:trPr>
        <w:tc>
          <w:tcPr>
            <w:tcW w:w="2067" w:type="pct"/>
            <w:vAlign w:val="center"/>
          </w:tcPr>
          <w:p w14:paraId="34218CE1" w14:textId="77777777" w:rsidR="003B43C8" w:rsidRPr="003B43C8" w:rsidRDefault="003B43C8" w:rsidP="00EC39BA">
            <w:pPr>
              <w:spacing w:after="0" w:line="360" w:lineRule="auto"/>
              <w:jc w:val="left"/>
              <w:rPr>
                <w:sz w:val="20"/>
                <w:szCs w:val="20"/>
              </w:rPr>
            </w:pPr>
            <w:r w:rsidRPr="003B43C8">
              <w:rPr>
                <w:sz w:val="20"/>
                <w:szCs w:val="20"/>
              </w:rPr>
              <w:t>Survey catchability 2017–2024, </w:t>
            </w:r>
            <w:r w:rsidRPr="003B43C8">
              <w:rPr>
                <w:rStyle w:val="mtext"/>
                <w:sz w:val="20"/>
                <w:szCs w:val="20"/>
                <w:bdr w:val="none" w:sz="0" w:space="0" w:color="auto" w:frame="1"/>
              </w:rPr>
              <w:t>ln</w:t>
            </w:r>
            <w:r w:rsidRPr="003B43C8">
              <w:rPr>
                <w:rStyle w:val="mo"/>
                <w:sz w:val="20"/>
                <w:szCs w:val="20"/>
                <w:bdr w:val="none" w:sz="0" w:space="0" w:color="auto" w:frame="1"/>
              </w:rPr>
              <w:t>(</w:t>
            </w:r>
            <w:r w:rsidRPr="003B43C8">
              <w:rPr>
                <w:rStyle w:val="mi"/>
                <w:sz w:val="20"/>
                <w:szCs w:val="20"/>
                <w:bdr w:val="none" w:sz="0" w:space="0" w:color="auto" w:frame="1"/>
              </w:rPr>
              <w:t>qsrv</w:t>
            </w:r>
            <w:r w:rsidRPr="003B43C8">
              <w:rPr>
                <w:rStyle w:val="mo"/>
                <w:sz w:val="20"/>
                <w:szCs w:val="20"/>
                <w:bdr w:val="none" w:sz="0" w:space="0" w:color="auto" w:frame="1"/>
              </w:rPr>
              <w:t>)</w:t>
            </w:r>
          </w:p>
        </w:tc>
        <w:tc>
          <w:tcPr>
            <w:tcW w:w="1587" w:type="pct"/>
            <w:vAlign w:val="bottom"/>
          </w:tcPr>
          <w:p w14:paraId="06267560" w14:textId="1A8C871B" w:rsidR="003B43C8" w:rsidRPr="003B43C8" w:rsidRDefault="003B43C8" w:rsidP="0019041A">
            <w:pPr>
              <w:spacing w:after="0" w:line="360" w:lineRule="auto"/>
              <w:jc w:val="right"/>
              <w:rPr>
                <w:sz w:val="20"/>
                <w:szCs w:val="20"/>
              </w:rPr>
            </w:pPr>
            <w:r w:rsidRPr="003B43C8">
              <w:rPr>
                <w:sz w:val="20"/>
                <w:szCs w:val="20"/>
              </w:rPr>
              <w:t>-</w:t>
            </w:r>
            <w:r w:rsidR="00EC39BA">
              <w:rPr>
                <w:sz w:val="20"/>
                <w:szCs w:val="20"/>
              </w:rPr>
              <w:t>17.120</w:t>
            </w:r>
          </w:p>
        </w:tc>
        <w:tc>
          <w:tcPr>
            <w:tcW w:w="1346" w:type="pct"/>
            <w:vAlign w:val="bottom"/>
          </w:tcPr>
          <w:p w14:paraId="0C718AFE" w14:textId="0DDF3572" w:rsidR="003B43C8" w:rsidRPr="003B43C8" w:rsidRDefault="003B43C8" w:rsidP="0019041A">
            <w:pPr>
              <w:spacing w:after="0" w:line="360" w:lineRule="auto"/>
              <w:jc w:val="right"/>
              <w:rPr>
                <w:sz w:val="20"/>
                <w:szCs w:val="20"/>
              </w:rPr>
            </w:pPr>
            <w:r w:rsidRPr="003B43C8">
              <w:rPr>
                <w:sz w:val="20"/>
                <w:szCs w:val="20"/>
              </w:rPr>
              <w:t>0.0</w:t>
            </w:r>
            <w:r w:rsidR="00EC39BA">
              <w:rPr>
                <w:sz w:val="20"/>
                <w:szCs w:val="20"/>
              </w:rPr>
              <w:t>37</w:t>
            </w:r>
          </w:p>
        </w:tc>
      </w:tr>
      <w:tr w:rsidR="003B43C8" w:rsidRPr="003B43C8" w14:paraId="5CEE0BC3" w14:textId="77777777" w:rsidTr="0019041A">
        <w:trPr>
          <w:trHeight w:val="20"/>
        </w:trPr>
        <w:tc>
          <w:tcPr>
            <w:tcW w:w="2067" w:type="pct"/>
            <w:vAlign w:val="center"/>
          </w:tcPr>
          <w:p w14:paraId="12859495" w14:textId="77777777" w:rsidR="003B43C8" w:rsidRPr="003B43C8" w:rsidRDefault="003B43C8" w:rsidP="00EC39BA">
            <w:pPr>
              <w:spacing w:after="0" w:line="360" w:lineRule="auto"/>
              <w:jc w:val="left"/>
              <w:rPr>
                <w:sz w:val="20"/>
                <w:szCs w:val="20"/>
              </w:rPr>
            </w:pPr>
            <w:r w:rsidRPr="003B43C8">
              <w:rPr>
                <w:sz w:val="20"/>
                <w:szCs w:val="20"/>
              </w:rPr>
              <w:t>Mark–recapture catchability, </w:t>
            </w:r>
            <w:r w:rsidRPr="003B43C8">
              <w:rPr>
                <w:rStyle w:val="mtext"/>
                <w:sz w:val="20"/>
                <w:szCs w:val="20"/>
                <w:bdr w:val="none" w:sz="0" w:space="0" w:color="auto" w:frame="1"/>
              </w:rPr>
              <w:t>ln</w:t>
            </w:r>
            <w:r w:rsidRPr="003B43C8">
              <w:rPr>
                <w:rStyle w:val="mo"/>
                <w:sz w:val="20"/>
                <w:szCs w:val="20"/>
                <w:bdr w:val="none" w:sz="0" w:space="0" w:color="auto" w:frame="1"/>
              </w:rPr>
              <w:t>(</w:t>
            </w:r>
            <w:r w:rsidRPr="003B43C8">
              <w:rPr>
                <w:rStyle w:val="mi"/>
                <w:sz w:val="20"/>
                <w:szCs w:val="20"/>
                <w:bdr w:val="none" w:sz="0" w:space="0" w:color="auto" w:frame="1"/>
              </w:rPr>
              <w:t>qMR</w:t>
            </w:r>
            <w:r w:rsidRPr="003B43C8">
              <w:rPr>
                <w:rStyle w:val="mo"/>
                <w:sz w:val="20"/>
                <w:szCs w:val="20"/>
                <w:bdr w:val="none" w:sz="0" w:space="0" w:color="auto" w:frame="1"/>
              </w:rPr>
              <w:t>)</w:t>
            </w:r>
          </w:p>
        </w:tc>
        <w:tc>
          <w:tcPr>
            <w:tcW w:w="1587" w:type="pct"/>
            <w:vAlign w:val="bottom"/>
          </w:tcPr>
          <w:p w14:paraId="29A1CEE7" w14:textId="414F9EDC" w:rsidR="003B43C8" w:rsidRPr="003B43C8" w:rsidRDefault="003B43C8" w:rsidP="0019041A">
            <w:pPr>
              <w:spacing w:after="0" w:line="360" w:lineRule="auto"/>
              <w:jc w:val="right"/>
              <w:rPr>
                <w:sz w:val="20"/>
                <w:szCs w:val="20"/>
              </w:rPr>
            </w:pPr>
            <w:r w:rsidRPr="003B43C8">
              <w:rPr>
                <w:sz w:val="20"/>
                <w:szCs w:val="20"/>
              </w:rPr>
              <w:t>-0.0</w:t>
            </w:r>
            <w:r w:rsidR="00EC39BA">
              <w:rPr>
                <w:sz w:val="20"/>
                <w:szCs w:val="20"/>
              </w:rPr>
              <w:t>44</w:t>
            </w:r>
          </w:p>
        </w:tc>
        <w:tc>
          <w:tcPr>
            <w:tcW w:w="1346" w:type="pct"/>
            <w:vAlign w:val="bottom"/>
          </w:tcPr>
          <w:p w14:paraId="3F8B454A" w14:textId="65845F77" w:rsidR="003B43C8" w:rsidRPr="003B43C8" w:rsidRDefault="003B43C8" w:rsidP="0019041A">
            <w:pPr>
              <w:spacing w:after="0" w:line="360" w:lineRule="auto"/>
              <w:jc w:val="right"/>
              <w:rPr>
                <w:sz w:val="20"/>
                <w:szCs w:val="20"/>
              </w:rPr>
            </w:pPr>
            <w:r w:rsidRPr="003B43C8">
              <w:rPr>
                <w:sz w:val="20"/>
                <w:szCs w:val="20"/>
              </w:rPr>
              <w:t>0.0</w:t>
            </w:r>
            <w:r w:rsidR="00EC39BA">
              <w:rPr>
                <w:sz w:val="20"/>
                <w:szCs w:val="20"/>
              </w:rPr>
              <w:t>10</w:t>
            </w:r>
          </w:p>
        </w:tc>
      </w:tr>
      <w:tr w:rsidR="003B43C8" w:rsidRPr="003B43C8" w14:paraId="2525E12E" w14:textId="77777777" w:rsidTr="0019041A">
        <w:trPr>
          <w:trHeight w:val="20"/>
        </w:trPr>
        <w:tc>
          <w:tcPr>
            <w:tcW w:w="2067" w:type="pct"/>
            <w:vAlign w:val="center"/>
          </w:tcPr>
          <w:p w14:paraId="3346168D" w14:textId="77777777" w:rsidR="003B43C8" w:rsidRPr="003B43C8" w:rsidRDefault="003B43C8" w:rsidP="00EC39BA">
            <w:pPr>
              <w:spacing w:after="0" w:line="360" w:lineRule="auto"/>
              <w:jc w:val="left"/>
              <w:rPr>
                <w:sz w:val="20"/>
                <w:szCs w:val="20"/>
              </w:rPr>
            </w:pPr>
            <w:r w:rsidRPr="003B43C8">
              <w:rPr>
                <w:sz w:val="20"/>
                <w:szCs w:val="20"/>
              </w:rPr>
              <w:t>Mean recruitment, </w:t>
            </w:r>
            <w:r w:rsidRPr="003B43C8">
              <w:rPr>
                <w:rStyle w:val="mi"/>
                <w:sz w:val="20"/>
                <w:szCs w:val="20"/>
                <w:bdr w:val="none" w:sz="0" w:space="0" w:color="auto" w:frame="1"/>
              </w:rPr>
              <w:t>μR</w:t>
            </w:r>
          </w:p>
        </w:tc>
        <w:tc>
          <w:tcPr>
            <w:tcW w:w="1587" w:type="pct"/>
            <w:vAlign w:val="center"/>
          </w:tcPr>
          <w:p w14:paraId="22DBE97B" w14:textId="36C26709" w:rsidR="003B43C8" w:rsidRPr="003B43C8" w:rsidRDefault="00D7084F" w:rsidP="0019041A">
            <w:pPr>
              <w:spacing w:after="0" w:line="360" w:lineRule="auto"/>
              <w:jc w:val="right"/>
              <w:rPr>
                <w:sz w:val="20"/>
                <w:szCs w:val="20"/>
              </w:rPr>
            </w:pPr>
            <w:r>
              <w:rPr>
                <w:sz w:val="20"/>
                <w:szCs w:val="20"/>
              </w:rPr>
              <w:t>474,569</w:t>
            </w:r>
          </w:p>
        </w:tc>
        <w:tc>
          <w:tcPr>
            <w:tcW w:w="1346" w:type="pct"/>
            <w:vAlign w:val="center"/>
          </w:tcPr>
          <w:p w14:paraId="6998C762" w14:textId="4BB43061" w:rsidR="003B43C8" w:rsidRPr="003B43C8" w:rsidRDefault="003B43C8" w:rsidP="0019041A">
            <w:pPr>
              <w:spacing w:after="0" w:line="360" w:lineRule="auto"/>
              <w:jc w:val="right"/>
              <w:rPr>
                <w:sz w:val="20"/>
                <w:szCs w:val="20"/>
              </w:rPr>
            </w:pPr>
            <w:r w:rsidRPr="003B43C8">
              <w:rPr>
                <w:sz w:val="20"/>
                <w:szCs w:val="20"/>
              </w:rPr>
              <w:t>0.</w:t>
            </w:r>
            <w:r w:rsidR="00D7084F">
              <w:rPr>
                <w:sz w:val="20"/>
                <w:szCs w:val="20"/>
              </w:rPr>
              <w:t>120</w:t>
            </w:r>
          </w:p>
        </w:tc>
      </w:tr>
      <w:tr w:rsidR="003B43C8" w:rsidRPr="003B43C8" w14:paraId="721F3AAE" w14:textId="77777777" w:rsidTr="0019041A">
        <w:trPr>
          <w:trHeight w:val="20"/>
        </w:trPr>
        <w:tc>
          <w:tcPr>
            <w:tcW w:w="2067" w:type="pct"/>
            <w:vAlign w:val="center"/>
          </w:tcPr>
          <w:p w14:paraId="393C6EBD" w14:textId="77777777" w:rsidR="003B43C8" w:rsidRPr="003B43C8" w:rsidRDefault="003B43C8" w:rsidP="00EC39BA">
            <w:pPr>
              <w:spacing w:after="0" w:line="360" w:lineRule="auto"/>
              <w:jc w:val="left"/>
              <w:rPr>
                <w:sz w:val="20"/>
                <w:szCs w:val="20"/>
              </w:rPr>
            </w:pPr>
            <w:r w:rsidRPr="003B43C8">
              <w:rPr>
                <w:sz w:val="20"/>
                <w:szCs w:val="20"/>
              </w:rPr>
              <w:t>Mean initial numbers-at-age, </w:t>
            </w:r>
            <w:r w:rsidRPr="003B43C8">
              <w:rPr>
                <w:rStyle w:val="mi"/>
                <w:sz w:val="20"/>
                <w:szCs w:val="20"/>
                <w:bdr w:val="none" w:sz="0" w:space="0" w:color="auto" w:frame="1"/>
              </w:rPr>
              <w:t>μN</w:t>
            </w:r>
          </w:p>
        </w:tc>
        <w:tc>
          <w:tcPr>
            <w:tcW w:w="1587" w:type="pct"/>
            <w:vAlign w:val="center"/>
          </w:tcPr>
          <w:p w14:paraId="5E711802" w14:textId="217009FD" w:rsidR="003B43C8" w:rsidRPr="003B43C8" w:rsidRDefault="0019041A" w:rsidP="0019041A">
            <w:pPr>
              <w:spacing w:after="0" w:line="360" w:lineRule="auto"/>
              <w:jc w:val="right"/>
              <w:rPr>
                <w:sz w:val="20"/>
                <w:szCs w:val="20"/>
              </w:rPr>
            </w:pPr>
            <w:r>
              <w:rPr>
                <w:sz w:val="20"/>
                <w:szCs w:val="20"/>
              </w:rPr>
              <w:t>421,693</w:t>
            </w:r>
          </w:p>
        </w:tc>
        <w:tc>
          <w:tcPr>
            <w:tcW w:w="1346" w:type="pct"/>
            <w:vAlign w:val="center"/>
          </w:tcPr>
          <w:p w14:paraId="33B2EC47" w14:textId="142B13D5" w:rsidR="003B43C8" w:rsidRPr="003B43C8" w:rsidRDefault="003B43C8" w:rsidP="0019041A">
            <w:pPr>
              <w:spacing w:after="0" w:line="360" w:lineRule="auto"/>
              <w:jc w:val="right"/>
              <w:rPr>
                <w:sz w:val="20"/>
                <w:szCs w:val="20"/>
              </w:rPr>
            </w:pPr>
            <w:r w:rsidRPr="003B43C8">
              <w:rPr>
                <w:sz w:val="20"/>
                <w:szCs w:val="20"/>
              </w:rPr>
              <w:t>0.1</w:t>
            </w:r>
            <w:r w:rsidR="0019041A">
              <w:rPr>
                <w:sz w:val="20"/>
                <w:szCs w:val="20"/>
              </w:rPr>
              <w:t>82</w:t>
            </w:r>
          </w:p>
        </w:tc>
      </w:tr>
      <w:tr w:rsidR="003B43C8" w:rsidRPr="003B43C8" w14:paraId="08B544A1" w14:textId="77777777" w:rsidTr="0019041A">
        <w:trPr>
          <w:trHeight w:val="20"/>
        </w:trPr>
        <w:tc>
          <w:tcPr>
            <w:tcW w:w="2067" w:type="pct"/>
            <w:vAlign w:val="center"/>
          </w:tcPr>
          <w:p w14:paraId="364AF0AC" w14:textId="77777777" w:rsidR="003B43C8" w:rsidRPr="003B43C8" w:rsidRDefault="003B43C8" w:rsidP="00EC39BA">
            <w:pPr>
              <w:spacing w:after="0" w:line="360" w:lineRule="auto"/>
              <w:jc w:val="left"/>
              <w:rPr>
                <w:sz w:val="20"/>
                <w:szCs w:val="20"/>
              </w:rPr>
            </w:pPr>
            <w:r w:rsidRPr="003B43C8">
              <w:rPr>
                <w:sz w:val="20"/>
                <w:szCs w:val="20"/>
              </w:rPr>
              <w:t>Mean fishing mortality, </w:t>
            </w:r>
            <w:r w:rsidRPr="003B43C8">
              <w:rPr>
                <w:rStyle w:val="mi"/>
                <w:sz w:val="20"/>
                <w:szCs w:val="20"/>
                <w:bdr w:val="none" w:sz="0" w:space="0" w:color="auto" w:frame="1"/>
              </w:rPr>
              <w:t>μF</w:t>
            </w:r>
          </w:p>
        </w:tc>
        <w:tc>
          <w:tcPr>
            <w:tcW w:w="1587" w:type="pct"/>
            <w:vAlign w:val="center"/>
          </w:tcPr>
          <w:p w14:paraId="73FFCB3A" w14:textId="060FA462" w:rsidR="003B43C8" w:rsidRPr="003B43C8" w:rsidRDefault="003B43C8" w:rsidP="0019041A">
            <w:pPr>
              <w:spacing w:after="0" w:line="360" w:lineRule="auto"/>
              <w:jc w:val="right"/>
              <w:rPr>
                <w:sz w:val="20"/>
                <w:szCs w:val="20"/>
              </w:rPr>
            </w:pPr>
            <w:r w:rsidRPr="003B43C8">
              <w:rPr>
                <w:sz w:val="20"/>
                <w:szCs w:val="20"/>
              </w:rPr>
              <w:t>0.0</w:t>
            </w:r>
            <w:r w:rsidR="0019041A">
              <w:rPr>
                <w:sz w:val="20"/>
                <w:szCs w:val="20"/>
              </w:rPr>
              <w:t>54</w:t>
            </w:r>
          </w:p>
        </w:tc>
        <w:tc>
          <w:tcPr>
            <w:tcW w:w="1346" w:type="pct"/>
            <w:vAlign w:val="center"/>
          </w:tcPr>
          <w:p w14:paraId="37245A9F" w14:textId="2D2AC1CC" w:rsidR="003B43C8" w:rsidRPr="003B43C8" w:rsidRDefault="003B43C8" w:rsidP="0019041A">
            <w:pPr>
              <w:spacing w:after="0" w:line="360" w:lineRule="auto"/>
              <w:jc w:val="right"/>
              <w:rPr>
                <w:sz w:val="20"/>
                <w:szCs w:val="20"/>
              </w:rPr>
            </w:pPr>
            <w:r w:rsidRPr="003B43C8">
              <w:rPr>
                <w:sz w:val="20"/>
                <w:szCs w:val="20"/>
              </w:rPr>
              <w:t>0.31</w:t>
            </w:r>
            <w:r w:rsidR="0019041A">
              <w:rPr>
                <w:sz w:val="20"/>
                <w:szCs w:val="20"/>
              </w:rPr>
              <w:t>4</w:t>
            </w:r>
          </w:p>
        </w:tc>
      </w:tr>
    </w:tbl>
    <w:p w14:paraId="74393838" w14:textId="39B17EC5" w:rsidR="001B533B" w:rsidRPr="009B7F6E" w:rsidRDefault="0015060A" w:rsidP="00AE2167">
      <w:pPr>
        <w:pStyle w:val="Table-Footnote"/>
        <w:rPr>
          <w:sz w:val="18"/>
          <w:szCs w:val="18"/>
        </w:rPr>
      </w:pPr>
      <w:r w:rsidRPr="00AE2167">
        <w:rPr>
          <w:i/>
          <w:iCs/>
          <w:sz w:val="18"/>
          <w:szCs w:val="18"/>
        </w:rPr>
        <w:t>Note:</w:t>
      </w:r>
      <w:r w:rsidRPr="00AE2167">
        <w:rPr>
          <w:sz w:val="18"/>
          <w:szCs w:val="18"/>
        </w:rPr>
        <w:t xml:space="preserve"> Estimates of recruitment, initial numbers-at-age, and fishing mortality deviations were excluded for brevity.</w:t>
      </w:r>
      <w:r w:rsidR="00D661BC">
        <w:rPr>
          <w:sz w:val="18"/>
          <w:szCs w:val="18"/>
        </w:rPr>
        <w:t xml:space="preserve"> EQS stands for equal quota share. </w:t>
      </w:r>
    </w:p>
    <w:p w14:paraId="69942CF5" w14:textId="77777777" w:rsidR="0015060A" w:rsidRPr="004636D3" w:rsidRDefault="0015060A">
      <w:pPr>
        <w:spacing w:after="0"/>
        <w:jc w:val="left"/>
      </w:pPr>
      <w:r w:rsidRPr="004636D3">
        <w:br w:type="page"/>
      </w:r>
    </w:p>
    <w:p w14:paraId="6A74CFEC" w14:textId="6FA1E61F" w:rsidR="001B533B" w:rsidRPr="004636D3" w:rsidRDefault="001B533B" w:rsidP="0099171B">
      <w:pPr>
        <w:ind w:firstLine="270"/>
        <w:rPr>
          <w:sz w:val="22"/>
          <w:szCs w:val="22"/>
        </w:rPr>
      </w:pPr>
      <w:bookmarkStart w:id="138" w:name="_Toc204337303"/>
      <w:bookmarkStart w:id="139" w:name="_Hlk198631641"/>
      <w:r w:rsidRPr="004636D3">
        <w:rPr>
          <w:sz w:val="22"/>
          <w:szCs w:val="22"/>
        </w:rPr>
        <w:lastRenderedPageBreak/>
        <w:t>Table</w:t>
      </w:r>
      <w:r w:rsidR="003B43C8">
        <w:rPr>
          <w:sz w:val="22"/>
          <w:szCs w:val="22"/>
        </w:rPr>
        <w:t xml:space="preserve"> </w:t>
      </w:r>
      <w:r w:rsidR="00B8502C">
        <w:fldChar w:fldCharType="begin"/>
      </w:r>
      <w:r w:rsidR="00B8502C">
        <w:instrText xml:space="preserve"> SEQ Table \* ARABIC </w:instrText>
      </w:r>
      <w:r w:rsidR="00B8502C">
        <w:fldChar w:fldCharType="separate"/>
      </w:r>
      <w:r w:rsidR="00B8502C">
        <w:rPr>
          <w:noProof/>
        </w:rPr>
        <w:t>8</w:t>
      </w:r>
      <w:r w:rsidR="00B8502C">
        <w:rPr>
          <w:noProof/>
        </w:rPr>
        <w:fldChar w:fldCharType="end"/>
      </w:r>
      <w:r w:rsidR="00B936D9" w:rsidRPr="004636D3">
        <w:rPr>
          <w:sz w:val="22"/>
          <w:szCs w:val="22"/>
        </w:rPr>
        <w:t>.–</w:t>
      </w:r>
      <w:r w:rsidRPr="004636D3">
        <w:rPr>
          <w:sz w:val="22"/>
          <w:szCs w:val="22"/>
        </w:rPr>
        <w:t xml:space="preserve">Negative likelihood (NLL) values and percent of each component to the total likelihood </w:t>
      </w:r>
      <w:r w:rsidR="00F6692B" w:rsidRPr="004636D3">
        <w:rPr>
          <w:sz w:val="22"/>
          <w:szCs w:val="22"/>
        </w:rPr>
        <w:t>for NSEI sablefish model</w:t>
      </w:r>
      <w:r w:rsidRPr="004636D3">
        <w:rPr>
          <w:sz w:val="22"/>
          <w:szCs w:val="22"/>
        </w:rPr>
        <w:t>.</w:t>
      </w:r>
      <w:bookmarkEnd w:id="138"/>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9"/>
        <w:gridCol w:w="766"/>
        <w:gridCol w:w="1875"/>
      </w:tblGrid>
      <w:tr w:rsidR="003B43C8" w:rsidRPr="003B43C8" w14:paraId="19E84509" w14:textId="77777777" w:rsidTr="00967F1E">
        <w:trPr>
          <w:trHeight w:val="144"/>
        </w:trPr>
        <w:tc>
          <w:tcPr>
            <w:tcW w:w="0" w:type="auto"/>
            <w:tcBorders>
              <w:top w:val="single" w:sz="4" w:space="0" w:color="auto"/>
              <w:bottom w:val="single" w:sz="4" w:space="0" w:color="auto"/>
            </w:tcBorders>
            <w:vAlign w:val="bottom"/>
          </w:tcPr>
          <w:bookmarkEnd w:id="139"/>
          <w:p w14:paraId="6C4B2178" w14:textId="77777777" w:rsidR="003B43C8" w:rsidRPr="003B43C8" w:rsidRDefault="003B43C8" w:rsidP="00967F1E">
            <w:pPr>
              <w:spacing w:after="0" w:line="360" w:lineRule="auto"/>
              <w:rPr>
                <w:sz w:val="20"/>
                <w:szCs w:val="20"/>
              </w:rPr>
            </w:pPr>
            <w:r w:rsidRPr="003B43C8">
              <w:rPr>
                <w:sz w:val="20"/>
                <w:szCs w:val="20"/>
              </w:rPr>
              <w:t>Likelihood component</w:t>
            </w:r>
          </w:p>
        </w:tc>
        <w:tc>
          <w:tcPr>
            <w:tcW w:w="0" w:type="auto"/>
            <w:tcBorders>
              <w:top w:val="single" w:sz="4" w:space="0" w:color="auto"/>
              <w:bottom w:val="single" w:sz="4" w:space="0" w:color="auto"/>
            </w:tcBorders>
            <w:vAlign w:val="center"/>
          </w:tcPr>
          <w:p w14:paraId="194FEB03" w14:textId="77777777" w:rsidR="003B43C8" w:rsidRPr="003B43C8" w:rsidRDefault="003B43C8" w:rsidP="00967F1E">
            <w:pPr>
              <w:spacing w:after="0" w:line="360" w:lineRule="auto"/>
              <w:jc w:val="right"/>
              <w:rPr>
                <w:sz w:val="20"/>
                <w:szCs w:val="20"/>
              </w:rPr>
            </w:pPr>
            <w:r w:rsidRPr="003B43C8">
              <w:rPr>
                <w:sz w:val="20"/>
                <w:szCs w:val="20"/>
                <w:bdr w:val="none" w:sz="0" w:space="0" w:color="auto" w:frame="1"/>
              </w:rPr>
              <w:t>NLL</w:t>
            </w:r>
          </w:p>
        </w:tc>
        <w:tc>
          <w:tcPr>
            <w:tcW w:w="1875" w:type="dxa"/>
            <w:tcBorders>
              <w:top w:val="single" w:sz="4" w:space="0" w:color="auto"/>
              <w:bottom w:val="single" w:sz="4" w:space="0" w:color="auto"/>
            </w:tcBorders>
            <w:vAlign w:val="center"/>
          </w:tcPr>
          <w:p w14:paraId="29F793A7" w14:textId="004EF1E8" w:rsidR="003B43C8" w:rsidRPr="003B43C8" w:rsidRDefault="00967F1E" w:rsidP="00967F1E">
            <w:pPr>
              <w:spacing w:after="0" w:line="360" w:lineRule="auto"/>
              <w:jc w:val="right"/>
              <w:rPr>
                <w:sz w:val="20"/>
                <w:szCs w:val="20"/>
              </w:rPr>
            </w:pPr>
            <w:r>
              <w:rPr>
                <w:sz w:val="20"/>
                <w:szCs w:val="20"/>
              </w:rPr>
              <w:t>Percent</w:t>
            </w:r>
            <w:r w:rsidR="003B43C8" w:rsidRPr="003B43C8">
              <w:rPr>
                <w:sz w:val="20"/>
                <w:szCs w:val="20"/>
              </w:rPr>
              <w:t xml:space="preserve"> of </w:t>
            </w:r>
            <w:r w:rsidR="003B43C8" w:rsidRPr="003B43C8">
              <w:rPr>
                <w:sz w:val="20"/>
                <w:szCs w:val="20"/>
                <w:bdr w:val="none" w:sz="0" w:space="0" w:color="auto" w:frame="1"/>
              </w:rPr>
              <w:t>NLL</w:t>
            </w:r>
          </w:p>
        </w:tc>
      </w:tr>
      <w:tr w:rsidR="00967F1E" w:rsidRPr="003B43C8" w14:paraId="42403AA7" w14:textId="77777777" w:rsidTr="00967F1E">
        <w:trPr>
          <w:trHeight w:val="144"/>
        </w:trPr>
        <w:tc>
          <w:tcPr>
            <w:tcW w:w="0" w:type="auto"/>
            <w:tcBorders>
              <w:top w:val="single" w:sz="4" w:space="0" w:color="auto"/>
            </w:tcBorders>
          </w:tcPr>
          <w:p w14:paraId="7EAD3C2A" w14:textId="77777777" w:rsidR="00967F1E" w:rsidRPr="003B43C8" w:rsidRDefault="00967F1E" w:rsidP="00967F1E">
            <w:pPr>
              <w:spacing w:after="0" w:line="360" w:lineRule="auto"/>
              <w:rPr>
                <w:sz w:val="20"/>
                <w:szCs w:val="20"/>
              </w:rPr>
            </w:pPr>
            <w:r w:rsidRPr="003B43C8">
              <w:rPr>
                <w:sz w:val="20"/>
                <w:szCs w:val="20"/>
              </w:rPr>
              <w:t>Catch</w:t>
            </w:r>
          </w:p>
        </w:tc>
        <w:tc>
          <w:tcPr>
            <w:tcW w:w="0" w:type="auto"/>
            <w:tcBorders>
              <w:top w:val="single" w:sz="4" w:space="0" w:color="auto"/>
            </w:tcBorders>
          </w:tcPr>
          <w:p w14:paraId="56EA058D" w14:textId="6F44EE78" w:rsidR="00967F1E" w:rsidRPr="00967F1E" w:rsidRDefault="00967F1E" w:rsidP="00967F1E">
            <w:pPr>
              <w:spacing w:after="0" w:line="360" w:lineRule="auto"/>
              <w:jc w:val="right"/>
              <w:rPr>
                <w:sz w:val="20"/>
                <w:szCs w:val="20"/>
              </w:rPr>
            </w:pPr>
            <w:r w:rsidRPr="00967F1E">
              <w:rPr>
                <w:sz w:val="20"/>
                <w:szCs w:val="20"/>
              </w:rPr>
              <w:t>15.3</w:t>
            </w:r>
          </w:p>
        </w:tc>
        <w:tc>
          <w:tcPr>
            <w:tcW w:w="1875" w:type="dxa"/>
            <w:tcBorders>
              <w:top w:val="single" w:sz="4" w:space="0" w:color="auto"/>
            </w:tcBorders>
          </w:tcPr>
          <w:p w14:paraId="6AE3DA72" w14:textId="5E7B53C6" w:rsidR="00967F1E" w:rsidRPr="00967F1E" w:rsidRDefault="00967F1E" w:rsidP="00967F1E">
            <w:pPr>
              <w:spacing w:after="0" w:line="360" w:lineRule="auto"/>
              <w:jc w:val="right"/>
              <w:rPr>
                <w:sz w:val="20"/>
                <w:szCs w:val="20"/>
              </w:rPr>
            </w:pPr>
            <w:r w:rsidRPr="00967F1E">
              <w:rPr>
                <w:sz w:val="20"/>
                <w:szCs w:val="20"/>
              </w:rPr>
              <w:t>0.7</w:t>
            </w:r>
          </w:p>
        </w:tc>
      </w:tr>
      <w:tr w:rsidR="00967F1E" w:rsidRPr="003B43C8" w14:paraId="32466E43" w14:textId="77777777" w:rsidTr="00967F1E">
        <w:trPr>
          <w:trHeight w:val="144"/>
        </w:trPr>
        <w:tc>
          <w:tcPr>
            <w:tcW w:w="0" w:type="auto"/>
          </w:tcPr>
          <w:p w14:paraId="35170098" w14:textId="77777777" w:rsidR="00967F1E" w:rsidRPr="003B43C8" w:rsidRDefault="00967F1E" w:rsidP="00967F1E">
            <w:pPr>
              <w:spacing w:after="0" w:line="360" w:lineRule="auto"/>
              <w:rPr>
                <w:sz w:val="20"/>
                <w:szCs w:val="20"/>
              </w:rPr>
            </w:pPr>
            <w:r w:rsidRPr="003B43C8">
              <w:rPr>
                <w:sz w:val="20"/>
                <w:szCs w:val="20"/>
              </w:rPr>
              <w:t>Fishery CPUE</w:t>
            </w:r>
          </w:p>
        </w:tc>
        <w:tc>
          <w:tcPr>
            <w:tcW w:w="0" w:type="auto"/>
          </w:tcPr>
          <w:p w14:paraId="4E7E9E96" w14:textId="7275A7BA" w:rsidR="00967F1E" w:rsidRPr="00967F1E" w:rsidRDefault="00967F1E" w:rsidP="00967F1E">
            <w:pPr>
              <w:spacing w:after="0" w:line="360" w:lineRule="auto"/>
              <w:jc w:val="right"/>
              <w:rPr>
                <w:sz w:val="20"/>
                <w:szCs w:val="20"/>
              </w:rPr>
            </w:pPr>
            <w:r w:rsidRPr="00967F1E">
              <w:rPr>
                <w:sz w:val="20"/>
                <w:szCs w:val="20"/>
              </w:rPr>
              <w:t>271.3</w:t>
            </w:r>
          </w:p>
        </w:tc>
        <w:tc>
          <w:tcPr>
            <w:tcW w:w="1875" w:type="dxa"/>
          </w:tcPr>
          <w:p w14:paraId="6A96B263" w14:textId="5A7E65A4" w:rsidR="00967F1E" w:rsidRPr="00967F1E" w:rsidRDefault="00967F1E" w:rsidP="00967F1E">
            <w:pPr>
              <w:spacing w:after="0" w:line="360" w:lineRule="auto"/>
              <w:jc w:val="right"/>
              <w:rPr>
                <w:sz w:val="20"/>
                <w:szCs w:val="20"/>
              </w:rPr>
            </w:pPr>
            <w:r w:rsidRPr="00967F1E">
              <w:rPr>
                <w:sz w:val="20"/>
                <w:szCs w:val="20"/>
              </w:rPr>
              <w:t>13.3</w:t>
            </w:r>
          </w:p>
        </w:tc>
      </w:tr>
      <w:tr w:rsidR="00967F1E" w:rsidRPr="003B43C8" w14:paraId="7C2B2D9C" w14:textId="77777777" w:rsidTr="00967F1E">
        <w:trPr>
          <w:trHeight w:val="144"/>
        </w:trPr>
        <w:tc>
          <w:tcPr>
            <w:tcW w:w="0" w:type="auto"/>
          </w:tcPr>
          <w:p w14:paraId="5300C233" w14:textId="77777777" w:rsidR="00967F1E" w:rsidRPr="003B43C8" w:rsidRDefault="00967F1E" w:rsidP="00967F1E">
            <w:pPr>
              <w:spacing w:after="0" w:line="360" w:lineRule="auto"/>
              <w:rPr>
                <w:sz w:val="20"/>
                <w:szCs w:val="20"/>
              </w:rPr>
            </w:pPr>
            <w:r w:rsidRPr="003B43C8">
              <w:rPr>
                <w:sz w:val="20"/>
                <w:szCs w:val="20"/>
              </w:rPr>
              <w:t>Survey CPUE</w:t>
            </w:r>
          </w:p>
        </w:tc>
        <w:tc>
          <w:tcPr>
            <w:tcW w:w="0" w:type="auto"/>
          </w:tcPr>
          <w:p w14:paraId="5F2711C4" w14:textId="4371A9D7" w:rsidR="00967F1E" w:rsidRPr="00967F1E" w:rsidRDefault="00967F1E" w:rsidP="00967F1E">
            <w:pPr>
              <w:spacing w:after="0" w:line="360" w:lineRule="auto"/>
              <w:jc w:val="right"/>
              <w:rPr>
                <w:sz w:val="20"/>
                <w:szCs w:val="20"/>
              </w:rPr>
            </w:pPr>
            <w:r w:rsidRPr="00967F1E">
              <w:rPr>
                <w:sz w:val="20"/>
                <w:szCs w:val="20"/>
              </w:rPr>
              <w:t>92.5</w:t>
            </w:r>
          </w:p>
        </w:tc>
        <w:tc>
          <w:tcPr>
            <w:tcW w:w="1875" w:type="dxa"/>
          </w:tcPr>
          <w:p w14:paraId="78E173FA" w14:textId="1D80F176" w:rsidR="00967F1E" w:rsidRPr="00967F1E" w:rsidRDefault="00967F1E" w:rsidP="00967F1E">
            <w:pPr>
              <w:spacing w:after="0" w:line="360" w:lineRule="auto"/>
              <w:jc w:val="right"/>
              <w:rPr>
                <w:sz w:val="20"/>
                <w:szCs w:val="20"/>
              </w:rPr>
            </w:pPr>
            <w:r w:rsidRPr="00967F1E">
              <w:rPr>
                <w:sz w:val="20"/>
                <w:szCs w:val="20"/>
              </w:rPr>
              <w:t>4.5</w:t>
            </w:r>
          </w:p>
        </w:tc>
      </w:tr>
      <w:tr w:rsidR="00967F1E" w:rsidRPr="003B43C8" w14:paraId="7C0487AC" w14:textId="77777777" w:rsidTr="00967F1E">
        <w:trPr>
          <w:trHeight w:val="144"/>
        </w:trPr>
        <w:tc>
          <w:tcPr>
            <w:tcW w:w="0" w:type="auto"/>
          </w:tcPr>
          <w:p w14:paraId="1F81BA2D" w14:textId="77777777" w:rsidR="00967F1E" w:rsidRPr="003B43C8" w:rsidRDefault="00967F1E" w:rsidP="00967F1E">
            <w:pPr>
              <w:spacing w:after="0" w:line="360" w:lineRule="auto"/>
              <w:rPr>
                <w:sz w:val="20"/>
                <w:szCs w:val="20"/>
              </w:rPr>
            </w:pPr>
            <w:r w:rsidRPr="003B43C8">
              <w:rPr>
                <w:sz w:val="20"/>
                <w:szCs w:val="20"/>
              </w:rPr>
              <w:t>Mark–recapture abundance</w:t>
            </w:r>
          </w:p>
        </w:tc>
        <w:tc>
          <w:tcPr>
            <w:tcW w:w="0" w:type="auto"/>
          </w:tcPr>
          <w:p w14:paraId="4ED0179B" w14:textId="277A1F5C" w:rsidR="00967F1E" w:rsidRPr="00967F1E" w:rsidRDefault="00967F1E" w:rsidP="00967F1E">
            <w:pPr>
              <w:spacing w:after="0" w:line="360" w:lineRule="auto"/>
              <w:jc w:val="right"/>
              <w:rPr>
                <w:sz w:val="20"/>
                <w:szCs w:val="20"/>
              </w:rPr>
            </w:pPr>
            <w:r w:rsidRPr="00967F1E">
              <w:rPr>
                <w:sz w:val="20"/>
                <w:szCs w:val="20"/>
              </w:rPr>
              <w:t>83.7</w:t>
            </w:r>
          </w:p>
        </w:tc>
        <w:tc>
          <w:tcPr>
            <w:tcW w:w="1875" w:type="dxa"/>
          </w:tcPr>
          <w:p w14:paraId="2026652F" w14:textId="2F347B9A" w:rsidR="00967F1E" w:rsidRPr="00967F1E" w:rsidRDefault="00967F1E" w:rsidP="00967F1E">
            <w:pPr>
              <w:spacing w:after="0" w:line="360" w:lineRule="auto"/>
              <w:jc w:val="right"/>
              <w:rPr>
                <w:sz w:val="20"/>
                <w:szCs w:val="20"/>
              </w:rPr>
            </w:pPr>
            <w:r w:rsidRPr="00967F1E">
              <w:rPr>
                <w:sz w:val="20"/>
                <w:szCs w:val="20"/>
              </w:rPr>
              <w:t>4.1</w:t>
            </w:r>
          </w:p>
        </w:tc>
      </w:tr>
      <w:tr w:rsidR="00967F1E" w:rsidRPr="003B43C8" w14:paraId="6F4400A0" w14:textId="77777777" w:rsidTr="00967F1E">
        <w:trPr>
          <w:trHeight w:val="144"/>
        </w:trPr>
        <w:tc>
          <w:tcPr>
            <w:tcW w:w="0" w:type="auto"/>
          </w:tcPr>
          <w:p w14:paraId="54D5DC40" w14:textId="77777777" w:rsidR="00967F1E" w:rsidRPr="003B43C8" w:rsidRDefault="00967F1E" w:rsidP="00967F1E">
            <w:pPr>
              <w:spacing w:after="0" w:line="360" w:lineRule="auto"/>
              <w:rPr>
                <w:sz w:val="20"/>
                <w:szCs w:val="20"/>
              </w:rPr>
            </w:pPr>
            <w:r w:rsidRPr="003B43C8">
              <w:rPr>
                <w:sz w:val="20"/>
                <w:szCs w:val="20"/>
              </w:rPr>
              <w:t>Fishery ages</w:t>
            </w:r>
          </w:p>
        </w:tc>
        <w:tc>
          <w:tcPr>
            <w:tcW w:w="0" w:type="auto"/>
          </w:tcPr>
          <w:p w14:paraId="2B6F6C60" w14:textId="5E197755" w:rsidR="00967F1E" w:rsidRPr="00967F1E" w:rsidRDefault="00967F1E" w:rsidP="00967F1E">
            <w:pPr>
              <w:spacing w:after="0" w:line="360" w:lineRule="auto"/>
              <w:jc w:val="right"/>
              <w:rPr>
                <w:sz w:val="20"/>
                <w:szCs w:val="20"/>
              </w:rPr>
            </w:pPr>
            <w:r w:rsidRPr="00967F1E">
              <w:rPr>
                <w:sz w:val="20"/>
                <w:szCs w:val="20"/>
              </w:rPr>
              <w:t>281.7</w:t>
            </w:r>
          </w:p>
        </w:tc>
        <w:tc>
          <w:tcPr>
            <w:tcW w:w="1875" w:type="dxa"/>
          </w:tcPr>
          <w:p w14:paraId="6C9D72A4" w14:textId="383DC9C2" w:rsidR="00967F1E" w:rsidRPr="00967F1E" w:rsidRDefault="00967F1E" w:rsidP="00967F1E">
            <w:pPr>
              <w:spacing w:after="0" w:line="360" w:lineRule="auto"/>
              <w:jc w:val="right"/>
              <w:rPr>
                <w:sz w:val="20"/>
                <w:szCs w:val="20"/>
              </w:rPr>
            </w:pPr>
            <w:r w:rsidRPr="00967F1E">
              <w:rPr>
                <w:sz w:val="20"/>
                <w:szCs w:val="20"/>
              </w:rPr>
              <w:t>13.8</w:t>
            </w:r>
          </w:p>
        </w:tc>
      </w:tr>
      <w:tr w:rsidR="00967F1E" w:rsidRPr="003B43C8" w14:paraId="1C64A919" w14:textId="77777777" w:rsidTr="00967F1E">
        <w:trPr>
          <w:trHeight w:val="144"/>
        </w:trPr>
        <w:tc>
          <w:tcPr>
            <w:tcW w:w="0" w:type="auto"/>
          </w:tcPr>
          <w:p w14:paraId="1ED8EE7E" w14:textId="77777777" w:rsidR="00967F1E" w:rsidRPr="003B43C8" w:rsidRDefault="00967F1E" w:rsidP="00967F1E">
            <w:pPr>
              <w:spacing w:after="0" w:line="360" w:lineRule="auto"/>
              <w:rPr>
                <w:sz w:val="20"/>
                <w:szCs w:val="20"/>
              </w:rPr>
            </w:pPr>
            <w:r w:rsidRPr="003B43C8">
              <w:rPr>
                <w:sz w:val="20"/>
                <w:szCs w:val="20"/>
              </w:rPr>
              <w:t>Survey ages</w:t>
            </w:r>
          </w:p>
        </w:tc>
        <w:tc>
          <w:tcPr>
            <w:tcW w:w="0" w:type="auto"/>
          </w:tcPr>
          <w:p w14:paraId="03420EB3" w14:textId="6CA2E05C" w:rsidR="00967F1E" w:rsidRPr="00967F1E" w:rsidRDefault="00967F1E" w:rsidP="00967F1E">
            <w:pPr>
              <w:spacing w:after="0" w:line="360" w:lineRule="auto"/>
              <w:jc w:val="right"/>
              <w:rPr>
                <w:sz w:val="20"/>
                <w:szCs w:val="20"/>
              </w:rPr>
            </w:pPr>
            <w:r w:rsidRPr="00967F1E">
              <w:rPr>
                <w:sz w:val="20"/>
                <w:szCs w:val="20"/>
              </w:rPr>
              <w:t>262.7</w:t>
            </w:r>
          </w:p>
        </w:tc>
        <w:tc>
          <w:tcPr>
            <w:tcW w:w="1875" w:type="dxa"/>
          </w:tcPr>
          <w:p w14:paraId="183AA1FA" w14:textId="13EFEAD0" w:rsidR="00967F1E" w:rsidRPr="00967F1E" w:rsidRDefault="00967F1E" w:rsidP="00967F1E">
            <w:pPr>
              <w:spacing w:after="0" w:line="360" w:lineRule="auto"/>
              <w:jc w:val="right"/>
              <w:rPr>
                <w:sz w:val="20"/>
                <w:szCs w:val="20"/>
              </w:rPr>
            </w:pPr>
            <w:r w:rsidRPr="00967F1E">
              <w:rPr>
                <w:sz w:val="20"/>
                <w:szCs w:val="20"/>
              </w:rPr>
              <w:t>12.9</w:t>
            </w:r>
          </w:p>
        </w:tc>
      </w:tr>
      <w:tr w:rsidR="00967F1E" w:rsidRPr="003B43C8" w14:paraId="10E8D6DA" w14:textId="77777777" w:rsidTr="00967F1E">
        <w:trPr>
          <w:trHeight w:val="144"/>
        </w:trPr>
        <w:tc>
          <w:tcPr>
            <w:tcW w:w="0" w:type="auto"/>
          </w:tcPr>
          <w:p w14:paraId="5CB7F42E" w14:textId="77777777" w:rsidR="00967F1E" w:rsidRPr="003B43C8" w:rsidRDefault="00967F1E" w:rsidP="00967F1E">
            <w:pPr>
              <w:spacing w:after="0" w:line="360" w:lineRule="auto"/>
              <w:rPr>
                <w:sz w:val="20"/>
                <w:szCs w:val="20"/>
              </w:rPr>
            </w:pPr>
            <w:r w:rsidRPr="003B43C8">
              <w:rPr>
                <w:sz w:val="20"/>
                <w:szCs w:val="20"/>
              </w:rPr>
              <w:t>Fishery lengths</w:t>
            </w:r>
          </w:p>
        </w:tc>
        <w:tc>
          <w:tcPr>
            <w:tcW w:w="0" w:type="auto"/>
          </w:tcPr>
          <w:p w14:paraId="181F6939" w14:textId="5BEB1AC6" w:rsidR="00967F1E" w:rsidRPr="00967F1E" w:rsidRDefault="00967F1E" w:rsidP="00967F1E">
            <w:pPr>
              <w:spacing w:after="0" w:line="360" w:lineRule="auto"/>
              <w:jc w:val="right"/>
              <w:rPr>
                <w:sz w:val="20"/>
                <w:szCs w:val="20"/>
              </w:rPr>
            </w:pPr>
            <w:r w:rsidRPr="00967F1E">
              <w:rPr>
                <w:sz w:val="20"/>
                <w:szCs w:val="20"/>
              </w:rPr>
              <w:t>446.8</w:t>
            </w:r>
          </w:p>
        </w:tc>
        <w:tc>
          <w:tcPr>
            <w:tcW w:w="1875" w:type="dxa"/>
          </w:tcPr>
          <w:p w14:paraId="08146163" w14:textId="71909F48" w:rsidR="00967F1E" w:rsidRPr="00967F1E" w:rsidRDefault="00967F1E" w:rsidP="00967F1E">
            <w:pPr>
              <w:spacing w:after="0" w:line="360" w:lineRule="auto"/>
              <w:jc w:val="right"/>
              <w:rPr>
                <w:sz w:val="20"/>
                <w:szCs w:val="20"/>
              </w:rPr>
            </w:pPr>
            <w:r w:rsidRPr="00967F1E">
              <w:rPr>
                <w:sz w:val="20"/>
                <w:szCs w:val="20"/>
              </w:rPr>
              <w:t>21.9</w:t>
            </w:r>
          </w:p>
        </w:tc>
      </w:tr>
      <w:tr w:rsidR="00967F1E" w:rsidRPr="003B43C8" w14:paraId="606E05C3" w14:textId="77777777" w:rsidTr="00967F1E">
        <w:trPr>
          <w:trHeight w:val="144"/>
        </w:trPr>
        <w:tc>
          <w:tcPr>
            <w:tcW w:w="0" w:type="auto"/>
          </w:tcPr>
          <w:p w14:paraId="4F873266" w14:textId="77777777" w:rsidR="00967F1E" w:rsidRPr="003B43C8" w:rsidRDefault="00967F1E" w:rsidP="00967F1E">
            <w:pPr>
              <w:spacing w:after="0" w:line="360" w:lineRule="auto"/>
              <w:rPr>
                <w:sz w:val="20"/>
                <w:szCs w:val="20"/>
              </w:rPr>
            </w:pPr>
            <w:r w:rsidRPr="003B43C8">
              <w:rPr>
                <w:sz w:val="20"/>
                <w:szCs w:val="20"/>
              </w:rPr>
              <w:t>Survey lengths</w:t>
            </w:r>
          </w:p>
        </w:tc>
        <w:tc>
          <w:tcPr>
            <w:tcW w:w="0" w:type="auto"/>
          </w:tcPr>
          <w:p w14:paraId="10A55EA8" w14:textId="09BC6A6B" w:rsidR="00967F1E" w:rsidRPr="00967F1E" w:rsidRDefault="00967F1E" w:rsidP="00967F1E">
            <w:pPr>
              <w:spacing w:after="0" w:line="360" w:lineRule="auto"/>
              <w:jc w:val="right"/>
              <w:rPr>
                <w:sz w:val="20"/>
                <w:szCs w:val="20"/>
              </w:rPr>
            </w:pPr>
            <w:r w:rsidRPr="00967F1E">
              <w:rPr>
                <w:sz w:val="20"/>
                <w:szCs w:val="20"/>
              </w:rPr>
              <w:t>585.6</w:t>
            </w:r>
          </w:p>
        </w:tc>
        <w:tc>
          <w:tcPr>
            <w:tcW w:w="1875" w:type="dxa"/>
          </w:tcPr>
          <w:p w14:paraId="332D0037" w14:textId="0B9B656A" w:rsidR="00967F1E" w:rsidRPr="00967F1E" w:rsidRDefault="00967F1E" w:rsidP="00967F1E">
            <w:pPr>
              <w:spacing w:after="0" w:line="360" w:lineRule="auto"/>
              <w:jc w:val="right"/>
              <w:rPr>
                <w:sz w:val="20"/>
                <w:szCs w:val="20"/>
              </w:rPr>
            </w:pPr>
            <w:r w:rsidRPr="00967F1E">
              <w:rPr>
                <w:sz w:val="20"/>
                <w:szCs w:val="20"/>
              </w:rPr>
              <w:t>28.7</w:t>
            </w:r>
          </w:p>
        </w:tc>
      </w:tr>
      <w:tr w:rsidR="00967F1E" w:rsidRPr="003B43C8" w14:paraId="7BA07F36" w14:textId="77777777" w:rsidTr="00967F1E">
        <w:trPr>
          <w:trHeight w:val="144"/>
        </w:trPr>
        <w:tc>
          <w:tcPr>
            <w:tcW w:w="0" w:type="auto"/>
          </w:tcPr>
          <w:p w14:paraId="77DFE420" w14:textId="77777777" w:rsidR="00967F1E" w:rsidRPr="003B43C8" w:rsidRDefault="00967F1E" w:rsidP="00967F1E">
            <w:pPr>
              <w:spacing w:after="0" w:line="360" w:lineRule="auto"/>
              <w:rPr>
                <w:sz w:val="20"/>
                <w:szCs w:val="20"/>
              </w:rPr>
            </w:pPr>
            <w:r w:rsidRPr="003B43C8">
              <w:rPr>
                <w:sz w:val="20"/>
                <w:szCs w:val="20"/>
              </w:rPr>
              <w:t>Data likelihood</w:t>
            </w:r>
          </w:p>
        </w:tc>
        <w:tc>
          <w:tcPr>
            <w:tcW w:w="0" w:type="auto"/>
          </w:tcPr>
          <w:p w14:paraId="633F9B1B" w14:textId="66C146A3" w:rsidR="00967F1E" w:rsidRPr="00967F1E" w:rsidRDefault="00967F1E" w:rsidP="00967F1E">
            <w:pPr>
              <w:spacing w:after="0" w:line="360" w:lineRule="auto"/>
              <w:jc w:val="right"/>
              <w:rPr>
                <w:sz w:val="20"/>
                <w:szCs w:val="20"/>
              </w:rPr>
            </w:pPr>
            <w:r w:rsidRPr="00967F1E">
              <w:rPr>
                <w:sz w:val="20"/>
                <w:szCs w:val="20"/>
              </w:rPr>
              <w:t>2039.6</w:t>
            </w:r>
          </w:p>
        </w:tc>
        <w:tc>
          <w:tcPr>
            <w:tcW w:w="1875" w:type="dxa"/>
          </w:tcPr>
          <w:p w14:paraId="1A2E41D6" w14:textId="19FEBB56" w:rsidR="00967F1E" w:rsidRPr="00967F1E" w:rsidRDefault="00967F1E" w:rsidP="00967F1E">
            <w:pPr>
              <w:spacing w:after="0" w:line="360" w:lineRule="auto"/>
              <w:jc w:val="right"/>
              <w:rPr>
                <w:sz w:val="20"/>
                <w:szCs w:val="20"/>
              </w:rPr>
            </w:pPr>
            <w:r w:rsidRPr="00967F1E">
              <w:rPr>
                <w:sz w:val="20"/>
                <w:szCs w:val="20"/>
              </w:rPr>
              <w:t>100.0</w:t>
            </w:r>
          </w:p>
        </w:tc>
      </w:tr>
      <w:tr w:rsidR="00967F1E" w:rsidRPr="003B43C8" w14:paraId="2C35041C" w14:textId="77777777" w:rsidTr="00967F1E">
        <w:trPr>
          <w:trHeight w:val="144"/>
        </w:trPr>
        <w:tc>
          <w:tcPr>
            <w:tcW w:w="0" w:type="auto"/>
          </w:tcPr>
          <w:p w14:paraId="573D3DF7" w14:textId="77777777" w:rsidR="00967F1E" w:rsidRPr="003B43C8" w:rsidRDefault="00967F1E" w:rsidP="00967F1E">
            <w:pPr>
              <w:spacing w:after="0" w:line="360" w:lineRule="auto"/>
              <w:rPr>
                <w:sz w:val="20"/>
                <w:szCs w:val="20"/>
              </w:rPr>
            </w:pPr>
            <w:r w:rsidRPr="003B43C8">
              <w:rPr>
                <w:sz w:val="20"/>
                <w:szCs w:val="20"/>
              </w:rPr>
              <w:t>Fishing mortality penalty</w:t>
            </w:r>
          </w:p>
        </w:tc>
        <w:tc>
          <w:tcPr>
            <w:tcW w:w="0" w:type="auto"/>
          </w:tcPr>
          <w:p w14:paraId="637F169A" w14:textId="3FC47EA0" w:rsidR="00967F1E" w:rsidRPr="00967F1E" w:rsidRDefault="00967F1E" w:rsidP="00967F1E">
            <w:pPr>
              <w:spacing w:after="0" w:line="360" w:lineRule="auto"/>
              <w:jc w:val="right"/>
              <w:rPr>
                <w:sz w:val="20"/>
                <w:szCs w:val="20"/>
              </w:rPr>
            </w:pPr>
            <w:r w:rsidRPr="00967F1E">
              <w:rPr>
                <w:sz w:val="20"/>
                <w:szCs w:val="20"/>
              </w:rPr>
              <w:t>1.4</w:t>
            </w:r>
          </w:p>
        </w:tc>
        <w:tc>
          <w:tcPr>
            <w:tcW w:w="1875" w:type="dxa"/>
          </w:tcPr>
          <w:p w14:paraId="1D93050A" w14:textId="130C0C16" w:rsidR="00967F1E" w:rsidRPr="00967F1E" w:rsidRDefault="00967F1E" w:rsidP="00967F1E">
            <w:pPr>
              <w:spacing w:after="0" w:line="360" w:lineRule="auto"/>
              <w:jc w:val="right"/>
              <w:rPr>
                <w:sz w:val="20"/>
                <w:szCs w:val="20"/>
              </w:rPr>
            </w:pPr>
            <w:r w:rsidRPr="00967F1E">
              <w:rPr>
                <w:sz w:val="20"/>
                <w:szCs w:val="20"/>
              </w:rPr>
              <w:t>0.1</w:t>
            </w:r>
          </w:p>
        </w:tc>
      </w:tr>
      <w:tr w:rsidR="00967F1E" w:rsidRPr="003B43C8" w14:paraId="3DC3ED8F" w14:textId="77777777" w:rsidTr="00967F1E">
        <w:trPr>
          <w:trHeight w:val="144"/>
        </w:trPr>
        <w:tc>
          <w:tcPr>
            <w:tcW w:w="0" w:type="auto"/>
          </w:tcPr>
          <w:p w14:paraId="08EB77D9" w14:textId="77777777" w:rsidR="00967F1E" w:rsidRPr="003B43C8" w:rsidRDefault="00967F1E" w:rsidP="00967F1E">
            <w:pPr>
              <w:spacing w:after="0" w:line="360" w:lineRule="auto"/>
              <w:rPr>
                <w:sz w:val="20"/>
                <w:szCs w:val="20"/>
              </w:rPr>
            </w:pPr>
            <w:r w:rsidRPr="003B43C8">
              <w:rPr>
                <w:sz w:val="20"/>
                <w:szCs w:val="20"/>
              </w:rPr>
              <w:t>Recruitment likelihood</w:t>
            </w:r>
          </w:p>
        </w:tc>
        <w:tc>
          <w:tcPr>
            <w:tcW w:w="0" w:type="auto"/>
          </w:tcPr>
          <w:p w14:paraId="4C6172DC" w14:textId="1F5302A9" w:rsidR="00967F1E" w:rsidRPr="00967F1E" w:rsidRDefault="00967F1E" w:rsidP="00967F1E">
            <w:pPr>
              <w:spacing w:after="0" w:line="360" w:lineRule="auto"/>
              <w:jc w:val="right"/>
              <w:rPr>
                <w:sz w:val="20"/>
                <w:szCs w:val="20"/>
              </w:rPr>
            </w:pPr>
            <w:r w:rsidRPr="00967F1E">
              <w:rPr>
                <w:sz w:val="20"/>
                <w:szCs w:val="20"/>
              </w:rPr>
              <w:t>25.0</w:t>
            </w:r>
          </w:p>
        </w:tc>
        <w:tc>
          <w:tcPr>
            <w:tcW w:w="1875" w:type="dxa"/>
          </w:tcPr>
          <w:p w14:paraId="51803025" w14:textId="7FAACD17" w:rsidR="00967F1E" w:rsidRPr="00967F1E" w:rsidRDefault="00967F1E" w:rsidP="00967F1E">
            <w:pPr>
              <w:spacing w:after="0" w:line="360" w:lineRule="auto"/>
              <w:jc w:val="right"/>
              <w:rPr>
                <w:sz w:val="20"/>
                <w:szCs w:val="20"/>
              </w:rPr>
            </w:pPr>
            <w:r w:rsidRPr="00967F1E">
              <w:rPr>
                <w:sz w:val="20"/>
                <w:szCs w:val="20"/>
              </w:rPr>
              <w:t>1.2</w:t>
            </w:r>
          </w:p>
        </w:tc>
      </w:tr>
      <w:tr w:rsidR="00967F1E" w:rsidRPr="003B43C8" w14:paraId="4895FA09" w14:textId="77777777" w:rsidTr="00967F1E">
        <w:trPr>
          <w:trHeight w:val="144"/>
        </w:trPr>
        <w:tc>
          <w:tcPr>
            <w:tcW w:w="0" w:type="auto"/>
          </w:tcPr>
          <w:p w14:paraId="207D52EE" w14:textId="77777777" w:rsidR="00967F1E" w:rsidRPr="003B43C8" w:rsidRDefault="00967F1E" w:rsidP="00967F1E">
            <w:pPr>
              <w:spacing w:after="0" w:line="360" w:lineRule="auto"/>
              <w:rPr>
                <w:sz w:val="20"/>
                <w:szCs w:val="20"/>
              </w:rPr>
            </w:pPr>
            <w:r w:rsidRPr="003B43C8">
              <w:rPr>
                <w:sz w:val="20"/>
                <w:szCs w:val="20"/>
              </w:rPr>
              <w:t>SPR penalty</w:t>
            </w:r>
          </w:p>
        </w:tc>
        <w:tc>
          <w:tcPr>
            <w:tcW w:w="0" w:type="auto"/>
          </w:tcPr>
          <w:p w14:paraId="02E32EFC" w14:textId="275C82A7" w:rsidR="00967F1E" w:rsidRPr="00967F1E" w:rsidRDefault="00967F1E" w:rsidP="00967F1E">
            <w:pPr>
              <w:spacing w:after="0" w:line="360" w:lineRule="auto"/>
              <w:jc w:val="right"/>
              <w:rPr>
                <w:sz w:val="20"/>
                <w:szCs w:val="20"/>
              </w:rPr>
            </w:pPr>
            <w:r w:rsidRPr="00967F1E">
              <w:rPr>
                <w:sz w:val="20"/>
                <w:szCs w:val="20"/>
              </w:rPr>
              <w:t>0.0</w:t>
            </w:r>
          </w:p>
        </w:tc>
        <w:tc>
          <w:tcPr>
            <w:tcW w:w="1875" w:type="dxa"/>
          </w:tcPr>
          <w:p w14:paraId="608E27B3" w14:textId="432FDEEA" w:rsidR="00967F1E" w:rsidRPr="00967F1E" w:rsidRDefault="00967F1E" w:rsidP="00967F1E">
            <w:pPr>
              <w:spacing w:after="0" w:line="360" w:lineRule="auto"/>
              <w:jc w:val="right"/>
              <w:rPr>
                <w:sz w:val="20"/>
                <w:szCs w:val="20"/>
              </w:rPr>
            </w:pPr>
            <w:r w:rsidRPr="00967F1E">
              <w:rPr>
                <w:sz w:val="20"/>
                <w:szCs w:val="20"/>
              </w:rPr>
              <w:t>0.0</w:t>
            </w:r>
          </w:p>
        </w:tc>
      </w:tr>
      <w:tr w:rsidR="00967F1E" w:rsidRPr="003B43C8" w14:paraId="2A47AB74" w14:textId="77777777" w:rsidTr="00967F1E">
        <w:trPr>
          <w:trHeight w:val="144"/>
        </w:trPr>
        <w:tc>
          <w:tcPr>
            <w:tcW w:w="0" w:type="auto"/>
          </w:tcPr>
          <w:p w14:paraId="3CA60D5A" w14:textId="77777777" w:rsidR="00967F1E" w:rsidRPr="003B43C8" w:rsidRDefault="00967F1E" w:rsidP="00967F1E">
            <w:pPr>
              <w:spacing w:after="0" w:line="360" w:lineRule="auto"/>
              <w:rPr>
                <w:sz w:val="20"/>
                <w:szCs w:val="20"/>
              </w:rPr>
            </w:pPr>
            <w:r w:rsidRPr="003B43C8">
              <w:rPr>
                <w:sz w:val="20"/>
                <w:szCs w:val="20"/>
              </w:rPr>
              <w:t>Sum of catchability priors</w:t>
            </w:r>
          </w:p>
        </w:tc>
        <w:tc>
          <w:tcPr>
            <w:tcW w:w="0" w:type="auto"/>
          </w:tcPr>
          <w:p w14:paraId="495B069E" w14:textId="52BB3BC5" w:rsidR="00967F1E" w:rsidRPr="00967F1E" w:rsidRDefault="00967F1E" w:rsidP="00967F1E">
            <w:pPr>
              <w:spacing w:after="0" w:line="360" w:lineRule="auto"/>
              <w:jc w:val="right"/>
              <w:rPr>
                <w:sz w:val="20"/>
                <w:szCs w:val="20"/>
              </w:rPr>
            </w:pPr>
            <w:r w:rsidRPr="00967F1E">
              <w:rPr>
                <w:sz w:val="20"/>
                <w:szCs w:val="20"/>
              </w:rPr>
              <w:t>9.6</w:t>
            </w:r>
          </w:p>
        </w:tc>
        <w:tc>
          <w:tcPr>
            <w:tcW w:w="1875" w:type="dxa"/>
          </w:tcPr>
          <w:p w14:paraId="4419BBD5" w14:textId="789598AA" w:rsidR="00967F1E" w:rsidRPr="00967F1E" w:rsidRDefault="00967F1E" w:rsidP="00967F1E">
            <w:pPr>
              <w:spacing w:after="0" w:line="360" w:lineRule="auto"/>
              <w:jc w:val="right"/>
              <w:rPr>
                <w:sz w:val="20"/>
                <w:szCs w:val="20"/>
              </w:rPr>
            </w:pPr>
            <w:r w:rsidRPr="00967F1E">
              <w:rPr>
                <w:sz w:val="20"/>
                <w:szCs w:val="20"/>
              </w:rPr>
              <w:t>0.5</w:t>
            </w:r>
          </w:p>
        </w:tc>
      </w:tr>
      <w:tr w:rsidR="00967F1E" w:rsidRPr="003B43C8" w14:paraId="59DE8A3E" w14:textId="77777777" w:rsidTr="00967F1E">
        <w:trPr>
          <w:trHeight w:val="144"/>
        </w:trPr>
        <w:tc>
          <w:tcPr>
            <w:tcW w:w="0" w:type="auto"/>
          </w:tcPr>
          <w:p w14:paraId="1A894926" w14:textId="77777777" w:rsidR="00967F1E" w:rsidRPr="003B43C8" w:rsidRDefault="00967F1E" w:rsidP="00967F1E">
            <w:pPr>
              <w:spacing w:after="0" w:line="360" w:lineRule="auto"/>
              <w:rPr>
                <w:sz w:val="20"/>
                <w:szCs w:val="20"/>
              </w:rPr>
            </w:pPr>
            <w:r w:rsidRPr="003B43C8">
              <w:rPr>
                <w:sz w:val="20"/>
                <w:szCs w:val="20"/>
              </w:rPr>
              <w:t>Total likelihood</w:t>
            </w:r>
          </w:p>
        </w:tc>
        <w:tc>
          <w:tcPr>
            <w:tcW w:w="0" w:type="auto"/>
          </w:tcPr>
          <w:p w14:paraId="1FC7FFA3" w14:textId="34E4FB15" w:rsidR="00967F1E" w:rsidRPr="00967F1E" w:rsidRDefault="00967F1E" w:rsidP="00967F1E">
            <w:pPr>
              <w:spacing w:after="0" w:line="360" w:lineRule="auto"/>
              <w:jc w:val="right"/>
              <w:rPr>
                <w:sz w:val="20"/>
                <w:szCs w:val="20"/>
              </w:rPr>
            </w:pPr>
            <w:r w:rsidRPr="00967F1E">
              <w:rPr>
                <w:sz w:val="20"/>
                <w:szCs w:val="20"/>
              </w:rPr>
              <w:t>2075.6</w:t>
            </w:r>
          </w:p>
        </w:tc>
        <w:tc>
          <w:tcPr>
            <w:tcW w:w="1875" w:type="dxa"/>
          </w:tcPr>
          <w:p w14:paraId="56A6D8F8" w14:textId="25E9D0EB" w:rsidR="00967F1E" w:rsidRPr="00967F1E" w:rsidRDefault="00967F1E" w:rsidP="00967F1E">
            <w:pPr>
              <w:spacing w:after="0" w:line="360" w:lineRule="auto"/>
              <w:jc w:val="right"/>
              <w:rPr>
                <w:sz w:val="20"/>
                <w:szCs w:val="20"/>
              </w:rPr>
            </w:pPr>
            <w:r w:rsidRPr="00967F1E">
              <w:rPr>
                <w:sz w:val="20"/>
                <w:szCs w:val="20"/>
              </w:rPr>
              <w:t>101.8</w:t>
            </w:r>
          </w:p>
        </w:tc>
      </w:tr>
    </w:tbl>
    <w:p w14:paraId="388E9F10" w14:textId="77777777" w:rsidR="001B533B" w:rsidRDefault="001B533B" w:rsidP="001B533B"/>
    <w:p w14:paraId="0576B41B" w14:textId="77777777" w:rsidR="00A37D79" w:rsidRDefault="00A37D79" w:rsidP="001B533B"/>
    <w:p w14:paraId="00D68F07" w14:textId="77777777" w:rsidR="00A37D79" w:rsidRDefault="00A37D79" w:rsidP="001B533B"/>
    <w:p w14:paraId="2EA2BF95" w14:textId="77777777" w:rsidR="00A37D79" w:rsidRDefault="00A37D79" w:rsidP="001B533B"/>
    <w:p w14:paraId="69FD8825" w14:textId="77777777" w:rsidR="00A37D79" w:rsidRDefault="00A37D79" w:rsidP="001B533B"/>
    <w:p w14:paraId="7912A4F8" w14:textId="77777777" w:rsidR="00A37D79" w:rsidRDefault="00A37D79" w:rsidP="001B533B"/>
    <w:p w14:paraId="77A1A7A3" w14:textId="77777777" w:rsidR="00A37D79" w:rsidRDefault="00A37D79" w:rsidP="001B533B"/>
    <w:p w14:paraId="1635C290" w14:textId="77777777" w:rsidR="00A37D79" w:rsidRDefault="00A37D79" w:rsidP="001B533B"/>
    <w:p w14:paraId="43BDBFB9" w14:textId="77777777" w:rsidR="00A37D79" w:rsidRDefault="00A37D79" w:rsidP="001B533B"/>
    <w:p w14:paraId="7A956102" w14:textId="77777777" w:rsidR="00A37D79" w:rsidRDefault="00A37D79" w:rsidP="001B533B"/>
    <w:p w14:paraId="0A1B6351" w14:textId="77777777" w:rsidR="00A37D79" w:rsidRDefault="00A37D79" w:rsidP="001B533B"/>
    <w:p w14:paraId="5DC6885E" w14:textId="77777777" w:rsidR="00A37D79" w:rsidRDefault="00A37D79" w:rsidP="001B533B"/>
    <w:p w14:paraId="0775DCB9" w14:textId="77777777" w:rsidR="00A37D79" w:rsidRDefault="00A37D79" w:rsidP="001B533B"/>
    <w:p w14:paraId="1B928A4E" w14:textId="77777777" w:rsidR="00A37D79" w:rsidRDefault="00A37D79" w:rsidP="001B533B"/>
    <w:p w14:paraId="1A27E818" w14:textId="77777777" w:rsidR="00A37D79" w:rsidRDefault="00A37D79" w:rsidP="001B533B"/>
    <w:p w14:paraId="0110E2E7" w14:textId="77777777" w:rsidR="00A37D79" w:rsidRDefault="00A37D79" w:rsidP="001B533B"/>
    <w:p w14:paraId="0FA74367" w14:textId="77777777" w:rsidR="00A37D79" w:rsidRDefault="00A37D79" w:rsidP="001B533B"/>
    <w:p w14:paraId="508EB012" w14:textId="77777777" w:rsidR="00A37D79" w:rsidRDefault="00A37D79" w:rsidP="001B533B"/>
    <w:tbl>
      <w:tblPr>
        <w:tblStyle w:val="TableGrid"/>
        <w:tblW w:w="0" w:type="auto"/>
        <w:tblLook w:val="04A0" w:firstRow="1" w:lastRow="0" w:firstColumn="1" w:lastColumn="0" w:noHBand="0" w:noVBand="1"/>
      </w:tblPr>
      <w:tblGrid>
        <w:gridCol w:w="4045"/>
        <w:gridCol w:w="2188"/>
        <w:gridCol w:w="1682"/>
      </w:tblGrid>
      <w:tr w:rsidR="00C72BF0" w:rsidRPr="00C72BF0" w14:paraId="551B9B56" w14:textId="77777777" w:rsidTr="004125D4">
        <w:tc>
          <w:tcPr>
            <w:tcW w:w="4045" w:type="dxa"/>
          </w:tcPr>
          <w:bookmarkEnd w:id="126"/>
          <w:bookmarkEnd w:id="136"/>
          <w:bookmarkEnd w:id="137"/>
          <w:p w14:paraId="4AA22924" w14:textId="77777777" w:rsidR="00C72BF0" w:rsidRPr="004125D4" w:rsidRDefault="00C72BF0" w:rsidP="00DE11FA">
            <w:pPr>
              <w:rPr>
                <w:sz w:val="20"/>
                <w:szCs w:val="20"/>
              </w:rPr>
            </w:pPr>
            <w:r w:rsidRPr="004125D4">
              <w:rPr>
                <w:sz w:val="20"/>
                <w:szCs w:val="20"/>
              </w:rPr>
              <w:lastRenderedPageBreak/>
              <w:t>Parameter</w:t>
            </w:r>
          </w:p>
        </w:tc>
        <w:tc>
          <w:tcPr>
            <w:tcW w:w="2188" w:type="dxa"/>
          </w:tcPr>
          <w:p w14:paraId="4A111D19" w14:textId="77777777" w:rsidR="00C72BF0" w:rsidRPr="004125D4" w:rsidRDefault="00C72BF0" w:rsidP="004125D4">
            <w:pPr>
              <w:jc w:val="right"/>
              <w:rPr>
                <w:sz w:val="20"/>
                <w:szCs w:val="20"/>
              </w:rPr>
            </w:pPr>
            <w:r w:rsidRPr="004125D4">
              <w:rPr>
                <w:sz w:val="20"/>
                <w:szCs w:val="20"/>
              </w:rPr>
              <w:t>Estimate</w:t>
            </w:r>
          </w:p>
        </w:tc>
        <w:tc>
          <w:tcPr>
            <w:tcW w:w="1682" w:type="dxa"/>
          </w:tcPr>
          <w:p w14:paraId="0D962BD1" w14:textId="77777777" w:rsidR="00C72BF0" w:rsidRPr="004125D4" w:rsidRDefault="00C72BF0" w:rsidP="004125D4">
            <w:pPr>
              <w:jc w:val="right"/>
              <w:rPr>
                <w:sz w:val="20"/>
                <w:szCs w:val="20"/>
              </w:rPr>
            </w:pPr>
            <w:r w:rsidRPr="004125D4">
              <w:rPr>
                <w:sz w:val="20"/>
                <w:szCs w:val="20"/>
              </w:rPr>
              <w:t>Standard error (log space)</w:t>
            </w:r>
          </w:p>
        </w:tc>
      </w:tr>
      <w:tr w:rsidR="00C72BF0" w:rsidRPr="00C72BF0" w14:paraId="01652C25" w14:textId="77777777" w:rsidTr="004125D4">
        <w:tc>
          <w:tcPr>
            <w:tcW w:w="4045" w:type="dxa"/>
          </w:tcPr>
          <w:p w14:paraId="1F2304BE" w14:textId="77777777" w:rsidR="00C72BF0" w:rsidRPr="004125D4" w:rsidRDefault="00C72BF0" w:rsidP="00DE11FA">
            <w:pPr>
              <w:rPr>
                <w:sz w:val="20"/>
                <w:szCs w:val="20"/>
              </w:rPr>
            </w:pPr>
            <w:r w:rsidRPr="004125D4">
              <w:rPr>
                <w:sz w:val="20"/>
                <w:szCs w:val="20"/>
              </w:rPr>
              <w:t>Survey male selectivity pre-2000 s₅₀</w:t>
            </w:r>
          </w:p>
        </w:tc>
        <w:tc>
          <w:tcPr>
            <w:tcW w:w="2188" w:type="dxa"/>
          </w:tcPr>
          <w:p w14:paraId="1D799FFA" w14:textId="42461CC0" w:rsidR="00C72BF0" w:rsidRPr="004125D4" w:rsidRDefault="00C72BF0" w:rsidP="004125D4">
            <w:pPr>
              <w:jc w:val="right"/>
              <w:rPr>
                <w:sz w:val="20"/>
                <w:szCs w:val="20"/>
              </w:rPr>
            </w:pPr>
            <w:r w:rsidRPr="004125D4">
              <w:rPr>
                <w:sz w:val="20"/>
                <w:szCs w:val="20"/>
              </w:rPr>
              <w:t>5.27</w:t>
            </w:r>
          </w:p>
        </w:tc>
        <w:tc>
          <w:tcPr>
            <w:tcW w:w="1682" w:type="dxa"/>
          </w:tcPr>
          <w:p w14:paraId="5DFB0113" w14:textId="77777777" w:rsidR="00C72BF0" w:rsidRPr="004125D4" w:rsidRDefault="00C72BF0" w:rsidP="004125D4">
            <w:pPr>
              <w:jc w:val="right"/>
              <w:rPr>
                <w:sz w:val="20"/>
                <w:szCs w:val="20"/>
              </w:rPr>
            </w:pPr>
            <w:r w:rsidRPr="004125D4">
              <w:rPr>
                <w:sz w:val="20"/>
                <w:szCs w:val="20"/>
              </w:rPr>
              <w:t>fixed</w:t>
            </w:r>
          </w:p>
        </w:tc>
      </w:tr>
      <w:tr w:rsidR="00C72BF0" w:rsidRPr="00C72BF0" w14:paraId="65C3AFD9" w14:textId="77777777" w:rsidTr="004125D4">
        <w:tc>
          <w:tcPr>
            <w:tcW w:w="4045" w:type="dxa"/>
          </w:tcPr>
          <w:p w14:paraId="215B2CAF" w14:textId="77777777" w:rsidR="00C72BF0" w:rsidRPr="004125D4" w:rsidRDefault="00C72BF0" w:rsidP="00DE11FA">
            <w:pPr>
              <w:rPr>
                <w:sz w:val="20"/>
                <w:szCs w:val="20"/>
              </w:rPr>
            </w:pPr>
            <w:r w:rsidRPr="004125D4">
              <w:rPr>
                <w:sz w:val="20"/>
                <w:szCs w:val="20"/>
              </w:rPr>
              <w:t>Survey male selectivity 2000-2016 s₅₀</w:t>
            </w:r>
          </w:p>
        </w:tc>
        <w:tc>
          <w:tcPr>
            <w:tcW w:w="2188" w:type="dxa"/>
          </w:tcPr>
          <w:p w14:paraId="41CDF39E" w14:textId="6887B535" w:rsidR="00C72BF0" w:rsidRPr="004125D4" w:rsidRDefault="00C72BF0" w:rsidP="004125D4">
            <w:pPr>
              <w:jc w:val="right"/>
              <w:rPr>
                <w:sz w:val="20"/>
                <w:szCs w:val="20"/>
              </w:rPr>
            </w:pPr>
            <w:r w:rsidRPr="004125D4">
              <w:rPr>
                <w:sz w:val="20"/>
                <w:szCs w:val="20"/>
              </w:rPr>
              <w:t>4.5</w:t>
            </w:r>
            <w:r w:rsidRPr="004125D4">
              <w:rPr>
                <w:sz w:val="20"/>
                <w:szCs w:val="20"/>
              </w:rPr>
              <w:t>2</w:t>
            </w:r>
          </w:p>
        </w:tc>
        <w:tc>
          <w:tcPr>
            <w:tcW w:w="1682" w:type="dxa"/>
          </w:tcPr>
          <w:p w14:paraId="1507C2AA" w14:textId="77777777" w:rsidR="00C72BF0" w:rsidRPr="004125D4" w:rsidRDefault="00C72BF0" w:rsidP="004125D4">
            <w:pPr>
              <w:jc w:val="right"/>
              <w:rPr>
                <w:sz w:val="20"/>
                <w:szCs w:val="20"/>
              </w:rPr>
            </w:pPr>
            <w:r w:rsidRPr="004125D4">
              <w:rPr>
                <w:sz w:val="20"/>
                <w:szCs w:val="20"/>
              </w:rPr>
              <w:t>0.121</w:t>
            </w:r>
          </w:p>
        </w:tc>
      </w:tr>
      <w:tr w:rsidR="00C72BF0" w:rsidRPr="00C72BF0" w14:paraId="0D19BA1F" w14:textId="77777777" w:rsidTr="004125D4">
        <w:tc>
          <w:tcPr>
            <w:tcW w:w="4045" w:type="dxa"/>
          </w:tcPr>
          <w:p w14:paraId="1F3E0B99" w14:textId="77777777" w:rsidR="00C72BF0" w:rsidRPr="004125D4" w:rsidRDefault="00C72BF0" w:rsidP="00DE11FA">
            <w:pPr>
              <w:rPr>
                <w:sz w:val="20"/>
                <w:szCs w:val="20"/>
              </w:rPr>
            </w:pPr>
            <w:r w:rsidRPr="004125D4">
              <w:rPr>
                <w:sz w:val="20"/>
                <w:szCs w:val="20"/>
              </w:rPr>
              <w:t>Survey male selectivity 2017-2023 s₅₀</w:t>
            </w:r>
          </w:p>
        </w:tc>
        <w:tc>
          <w:tcPr>
            <w:tcW w:w="2188" w:type="dxa"/>
          </w:tcPr>
          <w:p w14:paraId="2A4FB869" w14:textId="1C1E1593" w:rsidR="00C72BF0" w:rsidRPr="004125D4" w:rsidRDefault="00C72BF0" w:rsidP="004125D4">
            <w:pPr>
              <w:jc w:val="right"/>
              <w:rPr>
                <w:sz w:val="20"/>
                <w:szCs w:val="20"/>
              </w:rPr>
            </w:pPr>
            <w:r w:rsidRPr="004125D4">
              <w:rPr>
                <w:sz w:val="20"/>
                <w:szCs w:val="20"/>
              </w:rPr>
              <w:t>1.07</w:t>
            </w:r>
          </w:p>
        </w:tc>
        <w:tc>
          <w:tcPr>
            <w:tcW w:w="1682" w:type="dxa"/>
          </w:tcPr>
          <w:p w14:paraId="4F626717" w14:textId="77777777" w:rsidR="00C72BF0" w:rsidRPr="004125D4" w:rsidRDefault="00C72BF0" w:rsidP="004125D4">
            <w:pPr>
              <w:jc w:val="right"/>
              <w:rPr>
                <w:sz w:val="20"/>
                <w:szCs w:val="20"/>
              </w:rPr>
            </w:pPr>
            <w:r w:rsidRPr="004125D4">
              <w:rPr>
                <w:sz w:val="20"/>
                <w:szCs w:val="20"/>
              </w:rPr>
              <w:t>1.025</w:t>
            </w:r>
          </w:p>
        </w:tc>
      </w:tr>
      <w:tr w:rsidR="00C72BF0" w:rsidRPr="00C72BF0" w14:paraId="5CC8CBE8" w14:textId="77777777" w:rsidTr="004125D4">
        <w:tc>
          <w:tcPr>
            <w:tcW w:w="4045" w:type="dxa"/>
          </w:tcPr>
          <w:p w14:paraId="2F05E5CB" w14:textId="77777777" w:rsidR="00C72BF0" w:rsidRPr="004125D4" w:rsidRDefault="00C72BF0" w:rsidP="00DE11FA">
            <w:pPr>
              <w:rPr>
                <w:sz w:val="20"/>
                <w:szCs w:val="20"/>
              </w:rPr>
            </w:pPr>
            <w:r w:rsidRPr="004125D4">
              <w:rPr>
                <w:sz w:val="20"/>
                <w:szCs w:val="20"/>
              </w:rPr>
              <w:t>Survey male selectivity pre-2000 δ</w:t>
            </w:r>
          </w:p>
        </w:tc>
        <w:tc>
          <w:tcPr>
            <w:tcW w:w="2188" w:type="dxa"/>
          </w:tcPr>
          <w:p w14:paraId="104D6EDF" w14:textId="365D6464" w:rsidR="00C72BF0" w:rsidRPr="004125D4" w:rsidRDefault="00C72BF0" w:rsidP="004125D4">
            <w:pPr>
              <w:jc w:val="right"/>
              <w:rPr>
                <w:sz w:val="20"/>
                <w:szCs w:val="20"/>
              </w:rPr>
            </w:pPr>
            <w:r w:rsidRPr="004125D4">
              <w:rPr>
                <w:sz w:val="20"/>
                <w:szCs w:val="20"/>
              </w:rPr>
              <w:t>0.49</w:t>
            </w:r>
            <w:r w:rsidR="004125D4" w:rsidRPr="004125D4">
              <w:rPr>
                <w:sz w:val="20"/>
                <w:szCs w:val="20"/>
              </w:rPr>
              <w:t>1</w:t>
            </w:r>
          </w:p>
        </w:tc>
        <w:tc>
          <w:tcPr>
            <w:tcW w:w="1682" w:type="dxa"/>
          </w:tcPr>
          <w:p w14:paraId="05A3177D" w14:textId="77777777" w:rsidR="00C72BF0" w:rsidRPr="004125D4" w:rsidRDefault="00C72BF0" w:rsidP="004125D4">
            <w:pPr>
              <w:jc w:val="right"/>
              <w:rPr>
                <w:sz w:val="20"/>
                <w:szCs w:val="20"/>
              </w:rPr>
            </w:pPr>
            <w:r w:rsidRPr="004125D4">
              <w:rPr>
                <w:sz w:val="20"/>
                <w:szCs w:val="20"/>
              </w:rPr>
              <w:t>fixed</w:t>
            </w:r>
          </w:p>
        </w:tc>
      </w:tr>
      <w:tr w:rsidR="00C72BF0" w:rsidRPr="00C72BF0" w14:paraId="52522CFC" w14:textId="77777777" w:rsidTr="004125D4">
        <w:tc>
          <w:tcPr>
            <w:tcW w:w="4045" w:type="dxa"/>
          </w:tcPr>
          <w:p w14:paraId="1E4377A6" w14:textId="77777777" w:rsidR="00C72BF0" w:rsidRPr="004125D4" w:rsidRDefault="00C72BF0" w:rsidP="00DE11FA">
            <w:pPr>
              <w:rPr>
                <w:sz w:val="20"/>
                <w:szCs w:val="20"/>
              </w:rPr>
            </w:pPr>
            <w:r w:rsidRPr="004125D4">
              <w:rPr>
                <w:sz w:val="20"/>
                <w:szCs w:val="20"/>
              </w:rPr>
              <w:t>Survey male selectivity 2000-2016 δ</w:t>
            </w:r>
          </w:p>
        </w:tc>
        <w:tc>
          <w:tcPr>
            <w:tcW w:w="2188" w:type="dxa"/>
          </w:tcPr>
          <w:p w14:paraId="1D51D228" w14:textId="5A44CC55" w:rsidR="00C72BF0" w:rsidRPr="004125D4" w:rsidRDefault="00C72BF0" w:rsidP="004125D4">
            <w:pPr>
              <w:jc w:val="right"/>
              <w:rPr>
                <w:sz w:val="20"/>
                <w:szCs w:val="20"/>
              </w:rPr>
            </w:pPr>
            <w:r w:rsidRPr="004125D4">
              <w:rPr>
                <w:sz w:val="20"/>
                <w:szCs w:val="20"/>
              </w:rPr>
              <w:t>0.551</w:t>
            </w:r>
          </w:p>
        </w:tc>
        <w:tc>
          <w:tcPr>
            <w:tcW w:w="1682" w:type="dxa"/>
          </w:tcPr>
          <w:p w14:paraId="66F7FA82" w14:textId="77777777" w:rsidR="00C72BF0" w:rsidRPr="004125D4" w:rsidRDefault="00C72BF0" w:rsidP="004125D4">
            <w:pPr>
              <w:jc w:val="right"/>
              <w:rPr>
                <w:sz w:val="20"/>
                <w:szCs w:val="20"/>
              </w:rPr>
            </w:pPr>
            <w:r w:rsidRPr="004125D4">
              <w:rPr>
                <w:sz w:val="20"/>
                <w:szCs w:val="20"/>
              </w:rPr>
              <w:t>0.154</w:t>
            </w:r>
          </w:p>
        </w:tc>
      </w:tr>
      <w:tr w:rsidR="00C72BF0" w:rsidRPr="00C72BF0" w14:paraId="716080BA" w14:textId="77777777" w:rsidTr="004125D4">
        <w:tc>
          <w:tcPr>
            <w:tcW w:w="4045" w:type="dxa"/>
          </w:tcPr>
          <w:p w14:paraId="35949EA2" w14:textId="77777777" w:rsidR="00C72BF0" w:rsidRPr="004125D4" w:rsidRDefault="00C72BF0" w:rsidP="00DE11FA">
            <w:pPr>
              <w:rPr>
                <w:sz w:val="20"/>
                <w:szCs w:val="20"/>
              </w:rPr>
            </w:pPr>
            <w:r w:rsidRPr="004125D4">
              <w:rPr>
                <w:sz w:val="20"/>
                <w:szCs w:val="20"/>
              </w:rPr>
              <w:t>Survey male selectivity 2017-2023 δ</w:t>
            </w:r>
          </w:p>
        </w:tc>
        <w:tc>
          <w:tcPr>
            <w:tcW w:w="2188" w:type="dxa"/>
          </w:tcPr>
          <w:p w14:paraId="21967396" w14:textId="6990133A" w:rsidR="00C72BF0" w:rsidRPr="004125D4" w:rsidRDefault="00C72BF0" w:rsidP="004125D4">
            <w:pPr>
              <w:jc w:val="right"/>
              <w:rPr>
                <w:sz w:val="20"/>
                <w:szCs w:val="20"/>
              </w:rPr>
            </w:pPr>
            <w:r w:rsidRPr="004125D4">
              <w:rPr>
                <w:sz w:val="20"/>
                <w:szCs w:val="20"/>
              </w:rPr>
              <w:t>20.32</w:t>
            </w:r>
          </w:p>
        </w:tc>
        <w:tc>
          <w:tcPr>
            <w:tcW w:w="1682" w:type="dxa"/>
          </w:tcPr>
          <w:p w14:paraId="23DD06F4" w14:textId="77777777" w:rsidR="00C72BF0" w:rsidRPr="004125D4" w:rsidRDefault="00C72BF0" w:rsidP="004125D4">
            <w:pPr>
              <w:jc w:val="right"/>
              <w:rPr>
                <w:sz w:val="20"/>
                <w:szCs w:val="20"/>
              </w:rPr>
            </w:pPr>
            <w:r w:rsidRPr="004125D4">
              <w:rPr>
                <w:sz w:val="20"/>
                <w:szCs w:val="20"/>
              </w:rPr>
              <w:t>15.325</w:t>
            </w:r>
          </w:p>
        </w:tc>
      </w:tr>
      <w:tr w:rsidR="00C72BF0" w:rsidRPr="00C72BF0" w14:paraId="1B86020A" w14:textId="77777777" w:rsidTr="004125D4">
        <w:tc>
          <w:tcPr>
            <w:tcW w:w="4045" w:type="dxa"/>
          </w:tcPr>
          <w:p w14:paraId="1E37415B" w14:textId="77777777" w:rsidR="00C72BF0" w:rsidRPr="004125D4" w:rsidRDefault="00C72BF0" w:rsidP="00DE11FA">
            <w:pPr>
              <w:rPr>
                <w:sz w:val="20"/>
                <w:szCs w:val="20"/>
              </w:rPr>
            </w:pPr>
            <w:r w:rsidRPr="004125D4">
              <w:rPr>
                <w:sz w:val="20"/>
                <w:szCs w:val="20"/>
              </w:rPr>
              <w:t>Survey female selectivity pre-2000 s₅₀</w:t>
            </w:r>
          </w:p>
        </w:tc>
        <w:tc>
          <w:tcPr>
            <w:tcW w:w="2188" w:type="dxa"/>
          </w:tcPr>
          <w:p w14:paraId="48D2F52F" w14:textId="6991B921" w:rsidR="00C72BF0" w:rsidRPr="004125D4" w:rsidRDefault="00C72BF0" w:rsidP="004125D4">
            <w:pPr>
              <w:jc w:val="right"/>
              <w:rPr>
                <w:sz w:val="20"/>
                <w:szCs w:val="20"/>
              </w:rPr>
            </w:pPr>
            <w:r w:rsidRPr="004125D4">
              <w:rPr>
                <w:sz w:val="20"/>
                <w:szCs w:val="20"/>
              </w:rPr>
              <w:t>2.34</w:t>
            </w:r>
          </w:p>
        </w:tc>
        <w:tc>
          <w:tcPr>
            <w:tcW w:w="1682" w:type="dxa"/>
          </w:tcPr>
          <w:p w14:paraId="6014DD98" w14:textId="77777777" w:rsidR="00C72BF0" w:rsidRPr="004125D4" w:rsidRDefault="00C72BF0" w:rsidP="004125D4">
            <w:pPr>
              <w:jc w:val="right"/>
              <w:rPr>
                <w:sz w:val="20"/>
                <w:szCs w:val="20"/>
              </w:rPr>
            </w:pPr>
            <w:r w:rsidRPr="004125D4">
              <w:rPr>
                <w:sz w:val="20"/>
                <w:szCs w:val="20"/>
              </w:rPr>
              <w:t>0.201</w:t>
            </w:r>
          </w:p>
        </w:tc>
      </w:tr>
      <w:tr w:rsidR="00C72BF0" w:rsidRPr="00C72BF0" w14:paraId="744483E4" w14:textId="77777777" w:rsidTr="004125D4">
        <w:tc>
          <w:tcPr>
            <w:tcW w:w="4045" w:type="dxa"/>
          </w:tcPr>
          <w:p w14:paraId="7F08E9BC" w14:textId="77777777" w:rsidR="00C72BF0" w:rsidRPr="004125D4" w:rsidRDefault="00C72BF0" w:rsidP="00DE11FA">
            <w:pPr>
              <w:rPr>
                <w:sz w:val="20"/>
                <w:szCs w:val="20"/>
              </w:rPr>
            </w:pPr>
            <w:r w:rsidRPr="004125D4">
              <w:rPr>
                <w:sz w:val="20"/>
                <w:szCs w:val="20"/>
              </w:rPr>
              <w:t>Survey female selectivity 2000-2016 s₅₀</w:t>
            </w:r>
          </w:p>
        </w:tc>
        <w:tc>
          <w:tcPr>
            <w:tcW w:w="2188" w:type="dxa"/>
          </w:tcPr>
          <w:p w14:paraId="13FBC2AB" w14:textId="6BC116B9" w:rsidR="00C72BF0" w:rsidRPr="004125D4" w:rsidRDefault="00C72BF0" w:rsidP="004125D4">
            <w:pPr>
              <w:jc w:val="right"/>
              <w:rPr>
                <w:sz w:val="20"/>
                <w:szCs w:val="20"/>
              </w:rPr>
            </w:pPr>
            <w:r w:rsidRPr="004125D4">
              <w:rPr>
                <w:sz w:val="20"/>
                <w:szCs w:val="20"/>
              </w:rPr>
              <w:t>2.4</w:t>
            </w:r>
            <w:r w:rsidR="004125D4" w:rsidRPr="004125D4">
              <w:rPr>
                <w:sz w:val="20"/>
                <w:szCs w:val="20"/>
              </w:rPr>
              <w:t>1</w:t>
            </w:r>
          </w:p>
        </w:tc>
        <w:tc>
          <w:tcPr>
            <w:tcW w:w="1682" w:type="dxa"/>
          </w:tcPr>
          <w:p w14:paraId="3C67C6DB" w14:textId="77777777" w:rsidR="00C72BF0" w:rsidRPr="004125D4" w:rsidRDefault="00C72BF0" w:rsidP="004125D4">
            <w:pPr>
              <w:jc w:val="right"/>
              <w:rPr>
                <w:sz w:val="20"/>
                <w:szCs w:val="20"/>
              </w:rPr>
            </w:pPr>
            <w:r w:rsidRPr="004125D4">
              <w:rPr>
                <w:sz w:val="20"/>
                <w:szCs w:val="20"/>
              </w:rPr>
              <w:t>0.078</w:t>
            </w:r>
          </w:p>
        </w:tc>
      </w:tr>
      <w:tr w:rsidR="00C72BF0" w:rsidRPr="00C72BF0" w14:paraId="15C28BF7" w14:textId="77777777" w:rsidTr="004125D4">
        <w:tc>
          <w:tcPr>
            <w:tcW w:w="4045" w:type="dxa"/>
          </w:tcPr>
          <w:p w14:paraId="0384B4D9" w14:textId="77777777" w:rsidR="00C72BF0" w:rsidRPr="004125D4" w:rsidRDefault="00C72BF0" w:rsidP="00DE11FA">
            <w:pPr>
              <w:rPr>
                <w:sz w:val="20"/>
                <w:szCs w:val="20"/>
              </w:rPr>
            </w:pPr>
            <w:r w:rsidRPr="004125D4">
              <w:rPr>
                <w:sz w:val="20"/>
                <w:szCs w:val="20"/>
              </w:rPr>
              <w:t>Survey female selectivity 2017-2023 s₅₀</w:t>
            </w:r>
          </w:p>
        </w:tc>
        <w:tc>
          <w:tcPr>
            <w:tcW w:w="2188" w:type="dxa"/>
          </w:tcPr>
          <w:p w14:paraId="151A956B" w14:textId="167825FF" w:rsidR="00C72BF0" w:rsidRPr="004125D4" w:rsidRDefault="00C72BF0" w:rsidP="004125D4">
            <w:pPr>
              <w:jc w:val="right"/>
              <w:rPr>
                <w:sz w:val="20"/>
                <w:szCs w:val="20"/>
              </w:rPr>
            </w:pPr>
            <w:r w:rsidRPr="004125D4">
              <w:rPr>
                <w:sz w:val="20"/>
                <w:szCs w:val="20"/>
              </w:rPr>
              <w:t>1.06</w:t>
            </w:r>
          </w:p>
        </w:tc>
        <w:tc>
          <w:tcPr>
            <w:tcW w:w="1682" w:type="dxa"/>
          </w:tcPr>
          <w:p w14:paraId="37E2E045" w14:textId="77777777" w:rsidR="00C72BF0" w:rsidRPr="004125D4" w:rsidRDefault="00C72BF0" w:rsidP="004125D4">
            <w:pPr>
              <w:jc w:val="right"/>
              <w:rPr>
                <w:sz w:val="20"/>
                <w:szCs w:val="20"/>
              </w:rPr>
            </w:pPr>
            <w:r w:rsidRPr="004125D4">
              <w:rPr>
                <w:sz w:val="20"/>
                <w:szCs w:val="20"/>
              </w:rPr>
              <w:t>1.05</w:t>
            </w:r>
          </w:p>
        </w:tc>
      </w:tr>
      <w:tr w:rsidR="00C72BF0" w:rsidRPr="00C72BF0" w14:paraId="48026DC0" w14:textId="77777777" w:rsidTr="004125D4">
        <w:tc>
          <w:tcPr>
            <w:tcW w:w="4045" w:type="dxa"/>
          </w:tcPr>
          <w:p w14:paraId="63802E7D" w14:textId="77777777" w:rsidR="00C72BF0" w:rsidRPr="004125D4" w:rsidRDefault="00C72BF0" w:rsidP="00DE11FA">
            <w:pPr>
              <w:rPr>
                <w:sz w:val="20"/>
                <w:szCs w:val="20"/>
              </w:rPr>
            </w:pPr>
            <w:r w:rsidRPr="004125D4">
              <w:rPr>
                <w:sz w:val="20"/>
                <w:szCs w:val="20"/>
              </w:rPr>
              <w:t>Survey female selectivity pre-2000 δ</w:t>
            </w:r>
          </w:p>
        </w:tc>
        <w:tc>
          <w:tcPr>
            <w:tcW w:w="2188" w:type="dxa"/>
          </w:tcPr>
          <w:p w14:paraId="47844E3F" w14:textId="4A54AE84" w:rsidR="00C72BF0" w:rsidRPr="004125D4" w:rsidRDefault="00C72BF0" w:rsidP="004125D4">
            <w:pPr>
              <w:jc w:val="right"/>
              <w:rPr>
                <w:sz w:val="20"/>
                <w:szCs w:val="20"/>
              </w:rPr>
            </w:pPr>
            <w:r w:rsidRPr="004125D4">
              <w:rPr>
                <w:sz w:val="20"/>
                <w:szCs w:val="20"/>
              </w:rPr>
              <w:t>1.20</w:t>
            </w:r>
            <w:r w:rsidR="004125D4" w:rsidRPr="004125D4">
              <w:rPr>
                <w:sz w:val="20"/>
                <w:szCs w:val="20"/>
              </w:rPr>
              <w:t>9</w:t>
            </w:r>
          </w:p>
        </w:tc>
        <w:tc>
          <w:tcPr>
            <w:tcW w:w="1682" w:type="dxa"/>
          </w:tcPr>
          <w:p w14:paraId="39BAA2C0" w14:textId="77777777" w:rsidR="00C72BF0" w:rsidRPr="004125D4" w:rsidRDefault="00C72BF0" w:rsidP="004125D4">
            <w:pPr>
              <w:jc w:val="right"/>
              <w:rPr>
                <w:sz w:val="20"/>
                <w:szCs w:val="20"/>
              </w:rPr>
            </w:pPr>
            <w:r w:rsidRPr="004125D4">
              <w:rPr>
                <w:sz w:val="20"/>
                <w:szCs w:val="20"/>
              </w:rPr>
              <w:t>0.33</w:t>
            </w:r>
          </w:p>
        </w:tc>
      </w:tr>
      <w:tr w:rsidR="00C72BF0" w:rsidRPr="00C72BF0" w14:paraId="786067AC" w14:textId="77777777" w:rsidTr="004125D4">
        <w:tc>
          <w:tcPr>
            <w:tcW w:w="4045" w:type="dxa"/>
          </w:tcPr>
          <w:p w14:paraId="20393BF7" w14:textId="77777777" w:rsidR="00C72BF0" w:rsidRPr="004125D4" w:rsidRDefault="00C72BF0" w:rsidP="00DE11FA">
            <w:pPr>
              <w:rPr>
                <w:sz w:val="20"/>
                <w:szCs w:val="20"/>
              </w:rPr>
            </w:pPr>
            <w:r w:rsidRPr="004125D4">
              <w:rPr>
                <w:sz w:val="20"/>
                <w:szCs w:val="20"/>
              </w:rPr>
              <w:t>Survey female selectivity 2000-2016 δ</w:t>
            </w:r>
          </w:p>
        </w:tc>
        <w:tc>
          <w:tcPr>
            <w:tcW w:w="2188" w:type="dxa"/>
          </w:tcPr>
          <w:p w14:paraId="4EBE24B5" w14:textId="2DB7DD30" w:rsidR="00C72BF0" w:rsidRPr="004125D4" w:rsidRDefault="00C72BF0" w:rsidP="004125D4">
            <w:pPr>
              <w:jc w:val="right"/>
              <w:rPr>
                <w:sz w:val="20"/>
                <w:szCs w:val="20"/>
              </w:rPr>
            </w:pPr>
            <w:r w:rsidRPr="004125D4">
              <w:rPr>
                <w:sz w:val="20"/>
                <w:szCs w:val="20"/>
              </w:rPr>
              <w:t>1.349</w:t>
            </w:r>
          </w:p>
        </w:tc>
        <w:tc>
          <w:tcPr>
            <w:tcW w:w="1682" w:type="dxa"/>
          </w:tcPr>
          <w:p w14:paraId="6F931382" w14:textId="77777777" w:rsidR="00C72BF0" w:rsidRPr="004125D4" w:rsidRDefault="00C72BF0" w:rsidP="004125D4">
            <w:pPr>
              <w:jc w:val="right"/>
              <w:rPr>
                <w:sz w:val="20"/>
                <w:szCs w:val="20"/>
              </w:rPr>
            </w:pPr>
            <w:r w:rsidRPr="004125D4">
              <w:rPr>
                <w:sz w:val="20"/>
                <w:szCs w:val="20"/>
              </w:rPr>
              <w:t>0.157</w:t>
            </w:r>
          </w:p>
        </w:tc>
      </w:tr>
      <w:tr w:rsidR="00C72BF0" w:rsidRPr="00C72BF0" w14:paraId="44EC8A6D" w14:textId="77777777" w:rsidTr="004125D4">
        <w:tc>
          <w:tcPr>
            <w:tcW w:w="4045" w:type="dxa"/>
          </w:tcPr>
          <w:p w14:paraId="25761EA8" w14:textId="77777777" w:rsidR="00C72BF0" w:rsidRPr="004125D4" w:rsidRDefault="00C72BF0" w:rsidP="00DE11FA">
            <w:pPr>
              <w:rPr>
                <w:sz w:val="20"/>
                <w:szCs w:val="20"/>
              </w:rPr>
            </w:pPr>
            <w:r w:rsidRPr="004125D4">
              <w:rPr>
                <w:sz w:val="20"/>
                <w:szCs w:val="20"/>
              </w:rPr>
              <w:t>Survey female selectivity 2017-2023 δ</w:t>
            </w:r>
          </w:p>
        </w:tc>
        <w:tc>
          <w:tcPr>
            <w:tcW w:w="2188" w:type="dxa"/>
          </w:tcPr>
          <w:p w14:paraId="3F82DF89" w14:textId="70C0A263" w:rsidR="00C72BF0" w:rsidRPr="004125D4" w:rsidRDefault="00C72BF0" w:rsidP="004125D4">
            <w:pPr>
              <w:jc w:val="right"/>
              <w:rPr>
                <w:sz w:val="20"/>
                <w:szCs w:val="20"/>
              </w:rPr>
            </w:pPr>
            <w:r w:rsidRPr="004125D4">
              <w:rPr>
                <w:sz w:val="20"/>
                <w:szCs w:val="20"/>
              </w:rPr>
              <w:t>18.6</w:t>
            </w:r>
            <w:r w:rsidR="004125D4" w:rsidRPr="004125D4">
              <w:rPr>
                <w:sz w:val="20"/>
                <w:szCs w:val="20"/>
              </w:rPr>
              <w:t>3</w:t>
            </w:r>
          </w:p>
        </w:tc>
        <w:tc>
          <w:tcPr>
            <w:tcW w:w="1682" w:type="dxa"/>
          </w:tcPr>
          <w:p w14:paraId="1AC64FB5" w14:textId="77777777" w:rsidR="00C72BF0" w:rsidRPr="004125D4" w:rsidRDefault="00C72BF0" w:rsidP="004125D4">
            <w:pPr>
              <w:jc w:val="right"/>
              <w:rPr>
                <w:sz w:val="20"/>
                <w:szCs w:val="20"/>
              </w:rPr>
            </w:pPr>
            <w:r w:rsidRPr="004125D4">
              <w:rPr>
                <w:sz w:val="20"/>
                <w:szCs w:val="20"/>
              </w:rPr>
              <w:t>18.154</w:t>
            </w:r>
          </w:p>
        </w:tc>
      </w:tr>
      <w:tr w:rsidR="00C72BF0" w:rsidRPr="00C72BF0" w14:paraId="6F7EBE87" w14:textId="77777777" w:rsidTr="004125D4">
        <w:tc>
          <w:tcPr>
            <w:tcW w:w="4045" w:type="dxa"/>
          </w:tcPr>
          <w:p w14:paraId="41874FDD" w14:textId="77777777" w:rsidR="00C72BF0" w:rsidRPr="004125D4" w:rsidRDefault="00C72BF0" w:rsidP="00DE11FA">
            <w:pPr>
              <w:rPr>
                <w:sz w:val="20"/>
                <w:szCs w:val="20"/>
              </w:rPr>
            </w:pPr>
            <w:r w:rsidRPr="004125D4">
              <w:rPr>
                <w:sz w:val="20"/>
                <w:szCs w:val="20"/>
              </w:rPr>
              <w:t>Fishery CPUE catchability ln(qFish fsh_logq)</w:t>
            </w:r>
          </w:p>
        </w:tc>
        <w:tc>
          <w:tcPr>
            <w:tcW w:w="2188" w:type="dxa"/>
          </w:tcPr>
          <w:p w14:paraId="7F0FAA12" w14:textId="2F5AD213" w:rsidR="00C72BF0" w:rsidRPr="004125D4" w:rsidRDefault="00C72BF0" w:rsidP="004125D4">
            <w:pPr>
              <w:jc w:val="right"/>
              <w:rPr>
                <w:sz w:val="20"/>
                <w:szCs w:val="20"/>
              </w:rPr>
            </w:pPr>
            <w:r w:rsidRPr="004125D4">
              <w:rPr>
                <w:sz w:val="20"/>
                <w:szCs w:val="20"/>
              </w:rPr>
              <w:t>-17.5</w:t>
            </w:r>
            <w:r w:rsidR="004125D4" w:rsidRPr="004125D4">
              <w:rPr>
                <w:sz w:val="20"/>
                <w:szCs w:val="20"/>
              </w:rPr>
              <w:t>1</w:t>
            </w:r>
          </w:p>
        </w:tc>
        <w:tc>
          <w:tcPr>
            <w:tcW w:w="1682" w:type="dxa"/>
          </w:tcPr>
          <w:p w14:paraId="16FC7E1C" w14:textId="77777777" w:rsidR="00C72BF0" w:rsidRPr="004125D4" w:rsidRDefault="00C72BF0" w:rsidP="004125D4">
            <w:pPr>
              <w:jc w:val="right"/>
              <w:rPr>
                <w:sz w:val="20"/>
                <w:szCs w:val="20"/>
              </w:rPr>
            </w:pPr>
            <w:r w:rsidRPr="004125D4">
              <w:rPr>
                <w:sz w:val="20"/>
                <w:szCs w:val="20"/>
              </w:rPr>
              <w:t>0.044</w:t>
            </w:r>
          </w:p>
        </w:tc>
      </w:tr>
      <w:tr w:rsidR="00C72BF0" w:rsidRPr="00C72BF0" w14:paraId="5871EFDC" w14:textId="77777777" w:rsidTr="004125D4">
        <w:tc>
          <w:tcPr>
            <w:tcW w:w="4045" w:type="dxa"/>
          </w:tcPr>
          <w:p w14:paraId="6C603062" w14:textId="77777777" w:rsidR="00C72BF0" w:rsidRPr="004125D4" w:rsidRDefault="00C72BF0" w:rsidP="00DE11FA">
            <w:pPr>
              <w:rPr>
                <w:sz w:val="20"/>
                <w:szCs w:val="20"/>
              </w:rPr>
            </w:pPr>
            <w:r w:rsidRPr="004125D4">
              <w:rPr>
                <w:sz w:val="20"/>
                <w:szCs w:val="20"/>
              </w:rPr>
              <w:t>Fishery CPUE catchability ln(qFish 1)</w:t>
            </w:r>
          </w:p>
        </w:tc>
        <w:tc>
          <w:tcPr>
            <w:tcW w:w="2188" w:type="dxa"/>
          </w:tcPr>
          <w:p w14:paraId="412D1CCF" w14:textId="4A39F95F" w:rsidR="00C72BF0" w:rsidRPr="004125D4" w:rsidRDefault="00C72BF0" w:rsidP="004125D4">
            <w:pPr>
              <w:jc w:val="right"/>
              <w:rPr>
                <w:sz w:val="20"/>
                <w:szCs w:val="20"/>
              </w:rPr>
            </w:pPr>
            <w:r w:rsidRPr="004125D4">
              <w:rPr>
                <w:sz w:val="20"/>
                <w:szCs w:val="20"/>
              </w:rPr>
              <w:t>-16.36</w:t>
            </w:r>
          </w:p>
        </w:tc>
        <w:tc>
          <w:tcPr>
            <w:tcW w:w="1682" w:type="dxa"/>
          </w:tcPr>
          <w:p w14:paraId="7AB6F8C1" w14:textId="77777777" w:rsidR="00C72BF0" w:rsidRPr="004125D4" w:rsidRDefault="00C72BF0" w:rsidP="004125D4">
            <w:pPr>
              <w:jc w:val="right"/>
              <w:rPr>
                <w:sz w:val="20"/>
                <w:szCs w:val="20"/>
              </w:rPr>
            </w:pPr>
            <w:r w:rsidRPr="004125D4">
              <w:rPr>
                <w:sz w:val="20"/>
                <w:szCs w:val="20"/>
              </w:rPr>
              <w:t>0.026</w:t>
            </w:r>
          </w:p>
        </w:tc>
      </w:tr>
      <w:tr w:rsidR="00C72BF0" w:rsidRPr="00C72BF0" w14:paraId="74D9607E" w14:textId="77777777" w:rsidTr="004125D4">
        <w:tc>
          <w:tcPr>
            <w:tcW w:w="4045" w:type="dxa"/>
          </w:tcPr>
          <w:p w14:paraId="260BAC8E" w14:textId="77777777" w:rsidR="00C72BF0" w:rsidRPr="004125D4" w:rsidRDefault="00C72BF0" w:rsidP="00DE11FA">
            <w:pPr>
              <w:rPr>
                <w:sz w:val="20"/>
                <w:szCs w:val="20"/>
              </w:rPr>
            </w:pPr>
            <w:r w:rsidRPr="004125D4">
              <w:rPr>
                <w:sz w:val="20"/>
                <w:szCs w:val="20"/>
              </w:rPr>
              <w:t>Fishery CPUE catchability ln(qFish 2)</w:t>
            </w:r>
          </w:p>
        </w:tc>
        <w:tc>
          <w:tcPr>
            <w:tcW w:w="2188" w:type="dxa"/>
          </w:tcPr>
          <w:p w14:paraId="28E79110" w14:textId="2D207C84" w:rsidR="00C72BF0" w:rsidRPr="004125D4" w:rsidRDefault="00C72BF0" w:rsidP="004125D4">
            <w:pPr>
              <w:jc w:val="right"/>
              <w:rPr>
                <w:sz w:val="20"/>
                <w:szCs w:val="20"/>
              </w:rPr>
            </w:pPr>
            <w:r w:rsidRPr="004125D4">
              <w:rPr>
                <w:sz w:val="20"/>
                <w:szCs w:val="20"/>
              </w:rPr>
              <w:t>-16.52</w:t>
            </w:r>
          </w:p>
        </w:tc>
        <w:tc>
          <w:tcPr>
            <w:tcW w:w="1682" w:type="dxa"/>
          </w:tcPr>
          <w:p w14:paraId="56B4E59B" w14:textId="77777777" w:rsidR="00C72BF0" w:rsidRPr="004125D4" w:rsidRDefault="00C72BF0" w:rsidP="004125D4">
            <w:pPr>
              <w:jc w:val="right"/>
              <w:rPr>
                <w:sz w:val="20"/>
                <w:szCs w:val="20"/>
              </w:rPr>
            </w:pPr>
            <w:r w:rsidRPr="004125D4">
              <w:rPr>
                <w:sz w:val="20"/>
                <w:szCs w:val="20"/>
              </w:rPr>
              <w:t>0.052</w:t>
            </w:r>
          </w:p>
        </w:tc>
      </w:tr>
      <w:tr w:rsidR="00C72BF0" w:rsidRPr="00C72BF0" w14:paraId="19E1884C" w14:textId="77777777" w:rsidTr="004125D4">
        <w:tc>
          <w:tcPr>
            <w:tcW w:w="4045" w:type="dxa"/>
          </w:tcPr>
          <w:p w14:paraId="5257C546" w14:textId="77777777" w:rsidR="00C72BF0" w:rsidRPr="004125D4" w:rsidRDefault="00C72BF0" w:rsidP="00DE11FA">
            <w:pPr>
              <w:rPr>
                <w:sz w:val="20"/>
                <w:szCs w:val="20"/>
              </w:rPr>
            </w:pPr>
            <w:r w:rsidRPr="004125D4">
              <w:rPr>
                <w:sz w:val="20"/>
                <w:szCs w:val="20"/>
              </w:rPr>
              <w:t>Survey CPUE catchability ln(qSurv srv_logq)</w:t>
            </w:r>
          </w:p>
        </w:tc>
        <w:tc>
          <w:tcPr>
            <w:tcW w:w="2188" w:type="dxa"/>
          </w:tcPr>
          <w:p w14:paraId="0C37DFE1" w14:textId="5255A6F9" w:rsidR="00C72BF0" w:rsidRPr="004125D4" w:rsidRDefault="00C72BF0" w:rsidP="004125D4">
            <w:pPr>
              <w:jc w:val="right"/>
              <w:rPr>
                <w:sz w:val="20"/>
                <w:szCs w:val="20"/>
              </w:rPr>
            </w:pPr>
            <w:r w:rsidRPr="004125D4">
              <w:rPr>
                <w:sz w:val="20"/>
                <w:szCs w:val="20"/>
              </w:rPr>
              <w:t>-16.72</w:t>
            </w:r>
          </w:p>
        </w:tc>
        <w:tc>
          <w:tcPr>
            <w:tcW w:w="1682" w:type="dxa"/>
          </w:tcPr>
          <w:p w14:paraId="56947F39" w14:textId="77777777" w:rsidR="00C72BF0" w:rsidRPr="004125D4" w:rsidRDefault="00C72BF0" w:rsidP="004125D4">
            <w:pPr>
              <w:jc w:val="right"/>
              <w:rPr>
                <w:sz w:val="20"/>
                <w:szCs w:val="20"/>
              </w:rPr>
            </w:pPr>
            <w:r w:rsidRPr="004125D4">
              <w:rPr>
                <w:sz w:val="20"/>
                <w:szCs w:val="20"/>
              </w:rPr>
              <w:t>0.05</w:t>
            </w:r>
          </w:p>
        </w:tc>
      </w:tr>
      <w:tr w:rsidR="00C72BF0" w:rsidRPr="00C72BF0" w14:paraId="18C8958F" w14:textId="77777777" w:rsidTr="004125D4">
        <w:tc>
          <w:tcPr>
            <w:tcW w:w="4045" w:type="dxa"/>
          </w:tcPr>
          <w:p w14:paraId="7C36963C" w14:textId="77777777" w:rsidR="00C72BF0" w:rsidRPr="004125D4" w:rsidRDefault="00C72BF0" w:rsidP="00DE11FA">
            <w:pPr>
              <w:rPr>
                <w:sz w:val="20"/>
                <w:szCs w:val="20"/>
              </w:rPr>
            </w:pPr>
            <w:r w:rsidRPr="004125D4">
              <w:rPr>
                <w:sz w:val="20"/>
                <w:szCs w:val="20"/>
              </w:rPr>
              <w:t>Survey CPUE catchability ln(qSurv 1)</w:t>
            </w:r>
          </w:p>
        </w:tc>
        <w:tc>
          <w:tcPr>
            <w:tcW w:w="2188" w:type="dxa"/>
          </w:tcPr>
          <w:p w14:paraId="552E78B4" w14:textId="2AD63C36" w:rsidR="00C72BF0" w:rsidRPr="004125D4" w:rsidRDefault="00C72BF0" w:rsidP="004125D4">
            <w:pPr>
              <w:jc w:val="right"/>
              <w:rPr>
                <w:sz w:val="20"/>
                <w:szCs w:val="20"/>
              </w:rPr>
            </w:pPr>
            <w:r w:rsidRPr="004125D4">
              <w:rPr>
                <w:sz w:val="20"/>
                <w:szCs w:val="20"/>
              </w:rPr>
              <w:t>-16.5</w:t>
            </w:r>
            <w:r w:rsidR="004125D4" w:rsidRPr="004125D4">
              <w:rPr>
                <w:sz w:val="20"/>
                <w:szCs w:val="20"/>
              </w:rPr>
              <w:t>6</w:t>
            </w:r>
          </w:p>
        </w:tc>
        <w:tc>
          <w:tcPr>
            <w:tcW w:w="1682" w:type="dxa"/>
          </w:tcPr>
          <w:p w14:paraId="72D9636F" w14:textId="77777777" w:rsidR="00C72BF0" w:rsidRPr="004125D4" w:rsidRDefault="00C72BF0" w:rsidP="004125D4">
            <w:pPr>
              <w:jc w:val="right"/>
              <w:rPr>
                <w:sz w:val="20"/>
                <w:szCs w:val="20"/>
              </w:rPr>
            </w:pPr>
            <w:r w:rsidRPr="004125D4">
              <w:rPr>
                <w:sz w:val="20"/>
                <w:szCs w:val="20"/>
              </w:rPr>
              <w:t>0.041</w:t>
            </w:r>
          </w:p>
        </w:tc>
      </w:tr>
      <w:tr w:rsidR="00C72BF0" w:rsidRPr="00C72BF0" w14:paraId="558B00C3" w14:textId="77777777" w:rsidTr="004125D4">
        <w:tc>
          <w:tcPr>
            <w:tcW w:w="4045" w:type="dxa"/>
          </w:tcPr>
          <w:p w14:paraId="621E48B8" w14:textId="77777777" w:rsidR="00C72BF0" w:rsidRPr="004125D4" w:rsidRDefault="00C72BF0" w:rsidP="00DE11FA">
            <w:pPr>
              <w:rPr>
                <w:sz w:val="20"/>
                <w:szCs w:val="20"/>
              </w:rPr>
            </w:pPr>
            <w:r w:rsidRPr="004125D4">
              <w:rPr>
                <w:sz w:val="20"/>
                <w:szCs w:val="20"/>
              </w:rPr>
              <w:t>Survey CPUE catchability ln(qSurv 2)</w:t>
            </w:r>
          </w:p>
        </w:tc>
        <w:tc>
          <w:tcPr>
            <w:tcW w:w="2188" w:type="dxa"/>
          </w:tcPr>
          <w:p w14:paraId="3ED89668" w14:textId="1CE74FDA" w:rsidR="00C72BF0" w:rsidRPr="004125D4" w:rsidRDefault="00C72BF0" w:rsidP="004125D4">
            <w:pPr>
              <w:jc w:val="right"/>
              <w:rPr>
                <w:sz w:val="20"/>
                <w:szCs w:val="20"/>
              </w:rPr>
            </w:pPr>
            <w:r w:rsidRPr="004125D4">
              <w:rPr>
                <w:sz w:val="20"/>
                <w:szCs w:val="20"/>
              </w:rPr>
              <w:t>-17.1</w:t>
            </w:r>
            <w:r w:rsidR="004125D4" w:rsidRPr="004125D4">
              <w:rPr>
                <w:sz w:val="20"/>
                <w:szCs w:val="20"/>
              </w:rPr>
              <w:t>2</w:t>
            </w:r>
          </w:p>
        </w:tc>
        <w:tc>
          <w:tcPr>
            <w:tcW w:w="1682" w:type="dxa"/>
          </w:tcPr>
          <w:p w14:paraId="160EEC46" w14:textId="77777777" w:rsidR="00C72BF0" w:rsidRPr="004125D4" w:rsidRDefault="00C72BF0" w:rsidP="004125D4">
            <w:pPr>
              <w:jc w:val="right"/>
              <w:rPr>
                <w:sz w:val="20"/>
                <w:szCs w:val="20"/>
              </w:rPr>
            </w:pPr>
            <w:r w:rsidRPr="004125D4">
              <w:rPr>
                <w:sz w:val="20"/>
                <w:szCs w:val="20"/>
              </w:rPr>
              <w:t>0.037</w:t>
            </w:r>
          </w:p>
        </w:tc>
      </w:tr>
      <w:tr w:rsidR="00C72BF0" w:rsidRPr="00C72BF0" w14:paraId="099000E5" w14:textId="77777777" w:rsidTr="004125D4">
        <w:tc>
          <w:tcPr>
            <w:tcW w:w="4045" w:type="dxa"/>
          </w:tcPr>
          <w:p w14:paraId="50A90FAE" w14:textId="77777777" w:rsidR="00C72BF0" w:rsidRPr="004125D4" w:rsidRDefault="00C72BF0" w:rsidP="00DE11FA">
            <w:pPr>
              <w:rPr>
                <w:sz w:val="20"/>
                <w:szCs w:val="20"/>
              </w:rPr>
            </w:pPr>
            <w:r w:rsidRPr="004125D4">
              <w:rPr>
                <w:sz w:val="20"/>
                <w:szCs w:val="20"/>
              </w:rPr>
              <w:t>Mark-recapture catchability ln(qMR)</w:t>
            </w:r>
          </w:p>
        </w:tc>
        <w:tc>
          <w:tcPr>
            <w:tcW w:w="2188" w:type="dxa"/>
          </w:tcPr>
          <w:p w14:paraId="00CB740F" w14:textId="217CA304" w:rsidR="00C72BF0" w:rsidRPr="004125D4" w:rsidRDefault="00C72BF0" w:rsidP="004125D4">
            <w:pPr>
              <w:jc w:val="right"/>
              <w:rPr>
                <w:sz w:val="20"/>
                <w:szCs w:val="20"/>
              </w:rPr>
            </w:pPr>
            <w:r w:rsidRPr="004125D4">
              <w:rPr>
                <w:sz w:val="20"/>
                <w:szCs w:val="20"/>
              </w:rPr>
              <w:t>-0.043</w:t>
            </w:r>
            <w:r w:rsidR="004125D4" w:rsidRPr="004125D4">
              <w:rPr>
                <w:sz w:val="20"/>
                <w:szCs w:val="20"/>
              </w:rPr>
              <w:t>9</w:t>
            </w:r>
          </w:p>
        </w:tc>
        <w:tc>
          <w:tcPr>
            <w:tcW w:w="1682" w:type="dxa"/>
          </w:tcPr>
          <w:p w14:paraId="183021DE" w14:textId="77777777" w:rsidR="00C72BF0" w:rsidRPr="004125D4" w:rsidRDefault="00C72BF0" w:rsidP="004125D4">
            <w:pPr>
              <w:jc w:val="right"/>
              <w:rPr>
                <w:sz w:val="20"/>
                <w:szCs w:val="20"/>
              </w:rPr>
            </w:pPr>
            <w:r w:rsidRPr="004125D4">
              <w:rPr>
                <w:sz w:val="20"/>
                <w:szCs w:val="20"/>
              </w:rPr>
              <w:t>0.01</w:t>
            </w:r>
          </w:p>
        </w:tc>
      </w:tr>
      <w:tr w:rsidR="00C72BF0" w:rsidRPr="00C72BF0" w14:paraId="5962E9D0" w14:textId="77777777" w:rsidTr="004125D4">
        <w:tc>
          <w:tcPr>
            <w:tcW w:w="4045" w:type="dxa"/>
          </w:tcPr>
          <w:p w14:paraId="747EF57E" w14:textId="77777777" w:rsidR="00C72BF0" w:rsidRPr="004125D4" w:rsidRDefault="00C72BF0" w:rsidP="00DE11FA">
            <w:pPr>
              <w:rPr>
                <w:sz w:val="20"/>
                <w:szCs w:val="20"/>
              </w:rPr>
            </w:pPr>
            <w:r w:rsidRPr="004125D4">
              <w:rPr>
                <w:sz w:val="20"/>
                <w:szCs w:val="20"/>
              </w:rPr>
              <w:t>Mean recruitment μR</w:t>
            </w:r>
          </w:p>
        </w:tc>
        <w:tc>
          <w:tcPr>
            <w:tcW w:w="2188" w:type="dxa"/>
          </w:tcPr>
          <w:p w14:paraId="459CCFFB" w14:textId="2A8B598F" w:rsidR="00C72BF0" w:rsidRPr="004125D4" w:rsidRDefault="00C72BF0" w:rsidP="004125D4">
            <w:pPr>
              <w:jc w:val="right"/>
              <w:rPr>
                <w:sz w:val="20"/>
                <w:szCs w:val="20"/>
              </w:rPr>
            </w:pPr>
            <w:r w:rsidRPr="004125D4">
              <w:rPr>
                <w:sz w:val="20"/>
                <w:szCs w:val="20"/>
              </w:rPr>
              <w:t>474.5</w:t>
            </w:r>
            <w:r w:rsidR="004125D4" w:rsidRPr="004125D4">
              <w:rPr>
                <w:sz w:val="20"/>
                <w:szCs w:val="20"/>
              </w:rPr>
              <w:t>7</w:t>
            </w:r>
          </w:p>
        </w:tc>
        <w:tc>
          <w:tcPr>
            <w:tcW w:w="1682" w:type="dxa"/>
          </w:tcPr>
          <w:p w14:paraId="2BE3B351" w14:textId="77777777" w:rsidR="00C72BF0" w:rsidRPr="004125D4" w:rsidRDefault="00C72BF0" w:rsidP="004125D4">
            <w:pPr>
              <w:jc w:val="right"/>
              <w:rPr>
                <w:sz w:val="20"/>
                <w:szCs w:val="20"/>
              </w:rPr>
            </w:pPr>
            <w:r w:rsidRPr="004125D4">
              <w:rPr>
                <w:sz w:val="20"/>
                <w:szCs w:val="20"/>
              </w:rPr>
              <w:t>0.11</w:t>
            </w:r>
          </w:p>
        </w:tc>
      </w:tr>
      <w:tr w:rsidR="00C72BF0" w:rsidRPr="00C72BF0" w14:paraId="57992CF5" w14:textId="77777777" w:rsidTr="004125D4">
        <w:tc>
          <w:tcPr>
            <w:tcW w:w="4045" w:type="dxa"/>
          </w:tcPr>
          <w:p w14:paraId="42B0C407" w14:textId="77777777" w:rsidR="00C72BF0" w:rsidRPr="004125D4" w:rsidRDefault="00C72BF0" w:rsidP="00DE11FA">
            <w:pPr>
              <w:rPr>
                <w:sz w:val="20"/>
                <w:szCs w:val="20"/>
              </w:rPr>
            </w:pPr>
            <w:r w:rsidRPr="004125D4">
              <w:rPr>
                <w:sz w:val="20"/>
                <w:szCs w:val="20"/>
              </w:rPr>
              <w:t>Mean initial numbers-at-age μN</w:t>
            </w:r>
          </w:p>
        </w:tc>
        <w:tc>
          <w:tcPr>
            <w:tcW w:w="2188" w:type="dxa"/>
          </w:tcPr>
          <w:p w14:paraId="125D16DD" w14:textId="3EF78E07" w:rsidR="00C72BF0" w:rsidRPr="004125D4" w:rsidRDefault="00C72BF0" w:rsidP="004125D4">
            <w:pPr>
              <w:jc w:val="right"/>
              <w:rPr>
                <w:sz w:val="20"/>
                <w:szCs w:val="20"/>
              </w:rPr>
            </w:pPr>
            <w:r w:rsidRPr="004125D4">
              <w:rPr>
                <w:sz w:val="20"/>
                <w:szCs w:val="20"/>
              </w:rPr>
              <w:t>421.69</w:t>
            </w:r>
          </w:p>
        </w:tc>
        <w:tc>
          <w:tcPr>
            <w:tcW w:w="1682" w:type="dxa"/>
          </w:tcPr>
          <w:p w14:paraId="1842D95B" w14:textId="77777777" w:rsidR="00C72BF0" w:rsidRPr="004125D4" w:rsidRDefault="00C72BF0" w:rsidP="004125D4">
            <w:pPr>
              <w:jc w:val="right"/>
              <w:rPr>
                <w:sz w:val="20"/>
                <w:szCs w:val="20"/>
              </w:rPr>
            </w:pPr>
            <w:r w:rsidRPr="004125D4">
              <w:rPr>
                <w:sz w:val="20"/>
                <w:szCs w:val="20"/>
              </w:rPr>
              <w:t>0.182</w:t>
            </w:r>
          </w:p>
        </w:tc>
      </w:tr>
      <w:tr w:rsidR="00C72BF0" w:rsidRPr="00C72BF0" w14:paraId="5074F48E" w14:textId="77777777" w:rsidTr="004125D4">
        <w:tc>
          <w:tcPr>
            <w:tcW w:w="4045" w:type="dxa"/>
          </w:tcPr>
          <w:p w14:paraId="2A5E95FC" w14:textId="77777777" w:rsidR="00C72BF0" w:rsidRPr="004125D4" w:rsidRDefault="00C72BF0" w:rsidP="00DE11FA">
            <w:pPr>
              <w:rPr>
                <w:sz w:val="20"/>
                <w:szCs w:val="20"/>
              </w:rPr>
            </w:pPr>
            <w:r w:rsidRPr="004125D4">
              <w:rPr>
                <w:sz w:val="20"/>
                <w:szCs w:val="20"/>
              </w:rPr>
              <w:t>Mean fishing mortality μF</w:t>
            </w:r>
          </w:p>
        </w:tc>
        <w:tc>
          <w:tcPr>
            <w:tcW w:w="2188" w:type="dxa"/>
          </w:tcPr>
          <w:p w14:paraId="09ACBC5E" w14:textId="3A107C88" w:rsidR="00C72BF0" w:rsidRPr="004125D4" w:rsidRDefault="00C72BF0" w:rsidP="004125D4">
            <w:pPr>
              <w:jc w:val="right"/>
              <w:rPr>
                <w:sz w:val="20"/>
                <w:szCs w:val="20"/>
              </w:rPr>
            </w:pPr>
            <w:r w:rsidRPr="004125D4">
              <w:rPr>
                <w:sz w:val="20"/>
                <w:szCs w:val="20"/>
              </w:rPr>
              <w:t>-2.92</w:t>
            </w:r>
          </w:p>
        </w:tc>
        <w:tc>
          <w:tcPr>
            <w:tcW w:w="1682" w:type="dxa"/>
          </w:tcPr>
          <w:p w14:paraId="42C31121" w14:textId="77777777" w:rsidR="00C72BF0" w:rsidRPr="004125D4" w:rsidRDefault="00C72BF0" w:rsidP="004125D4">
            <w:pPr>
              <w:jc w:val="right"/>
              <w:rPr>
                <w:sz w:val="20"/>
                <w:szCs w:val="20"/>
              </w:rPr>
            </w:pPr>
            <w:r w:rsidRPr="004125D4">
              <w:rPr>
                <w:sz w:val="20"/>
                <w:szCs w:val="20"/>
              </w:rPr>
              <w:t>0.314</w:t>
            </w:r>
          </w:p>
        </w:tc>
      </w:tr>
    </w:tbl>
    <w:p w14:paraId="6F02A00F" w14:textId="77777777" w:rsidR="00C64739" w:rsidRPr="004636D3" w:rsidRDefault="00C64739" w:rsidP="00C64739">
      <w:pPr>
        <w:keepNext/>
        <w:jc w:val="center"/>
      </w:pPr>
      <w:r w:rsidRPr="004636D3">
        <w:rPr>
          <w:noProof/>
        </w:rPr>
        <w:lastRenderedPageBreak/>
        <w:drawing>
          <wp:inline distT="0" distB="0" distL="0" distR="0" wp14:anchorId="516AA32C" wp14:editId="6FFCD95D">
            <wp:extent cx="5750011" cy="7443381"/>
            <wp:effectExtent l="0" t="0" r="317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30">
                      <a:extLst>
                        <a:ext uri="{28A0092B-C50C-407E-A947-70E740481C1C}">
                          <a14:useLocalDpi xmlns:a14="http://schemas.microsoft.com/office/drawing/2010/main" val="0"/>
                        </a:ext>
                      </a:extLst>
                    </a:blip>
                    <a:stretch>
                      <a:fillRect/>
                    </a:stretch>
                  </pic:blipFill>
                  <pic:spPr>
                    <a:xfrm>
                      <a:off x="0" y="0"/>
                      <a:ext cx="5768557" cy="7467389"/>
                    </a:xfrm>
                    <a:prstGeom prst="rect">
                      <a:avLst/>
                    </a:prstGeom>
                  </pic:spPr>
                </pic:pic>
              </a:graphicData>
            </a:graphic>
          </wp:inline>
        </w:drawing>
      </w:r>
    </w:p>
    <w:p w14:paraId="52C34B32" w14:textId="515557BD" w:rsidR="00C64739" w:rsidRPr="004636D3" w:rsidRDefault="00C64739" w:rsidP="00730CA7">
      <w:pPr>
        <w:pStyle w:val="Caption"/>
        <w:ind w:firstLine="270"/>
      </w:pPr>
      <w:bookmarkStart w:id="140" w:name="_Toc16158176"/>
      <w:bookmarkStart w:id="141" w:name="_Toc44073676"/>
      <w:bookmarkStart w:id="142" w:name="_Toc79673339"/>
      <w:bookmarkStart w:id="143" w:name="_Toc204597056"/>
      <w:bookmarkStart w:id="144" w:name="_Hlk198631648"/>
      <w:r w:rsidRPr="003B43C8">
        <w:t xml:space="preserve">Figure </w:t>
      </w:r>
      <w:r w:rsidR="009242A2">
        <w:fldChar w:fldCharType="begin"/>
      </w:r>
      <w:r w:rsidR="009242A2">
        <w:instrText xml:space="preserve"> SEQ Figure \* ARABIC </w:instrText>
      </w:r>
      <w:r w:rsidR="009242A2">
        <w:fldChar w:fldCharType="separate"/>
      </w:r>
      <w:r w:rsidR="009242A2">
        <w:rPr>
          <w:noProof/>
        </w:rPr>
        <w:t>1</w:t>
      </w:r>
      <w:r w:rsidR="009242A2">
        <w:rPr>
          <w:noProof/>
        </w:rPr>
        <w:fldChar w:fldCharType="end"/>
      </w:r>
      <w:r w:rsidRPr="003B43C8">
        <w:t xml:space="preserve">.–Northern Southeast Inside (NSEI) Subdistrict including restricted waters of Glacier Bay National Park </w:t>
      </w:r>
      <w:r w:rsidR="00957343">
        <w:t xml:space="preserve">and </w:t>
      </w:r>
      <w:r w:rsidR="00BD73C8">
        <w:t>Pr</w:t>
      </w:r>
      <w:r w:rsidR="00957343">
        <w:t>eserve</w:t>
      </w:r>
      <w:r w:rsidRPr="003B43C8">
        <w:t>.</w:t>
      </w:r>
      <w:bookmarkEnd w:id="140"/>
      <w:bookmarkEnd w:id="141"/>
      <w:bookmarkEnd w:id="142"/>
      <w:bookmarkEnd w:id="143"/>
    </w:p>
    <w:bookmarkEnd w:id="144"/>
    <w:p w14:paraId="29289ECC" w14:textId="6430454A" w:rsidR="00C64739" w:rsidRPr="004636D3" w:rsidRDefault="006244A0" w:rsidP="00380EAA">
      <w:pPr>
        <w:jc w:val="left"/>
      </w:pPr>
      <w:r>
        <w:rPr>
          <w:noProof/>
        </w:rPr>
        <w:lastRenderedPageBreak/>
        <w:drawing>
          <wp:inline distT="0" distB="0" distL="0" distR="0" wp14:anchorId="2ADF0565" wp14:editId="76B46D9B">
            <wp:extent cx="5943600" cy="6792595"/>
            <wp:effectExtent l="0" t="0" r="0" b="8255"/>
            <wp:docPr id="545106871" name="Picture 11" descr="Graphical user interface, chart, hist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106871" name="Picture 11" descr="Graphical user interface, chart, histogram&#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6792595"/>
                    </a:xfrm>
                    <a:prstGeom prst="rect">
                      <a:avLst/>
                    </a:prstGeom>
                  </pic:spPr>
                </pic:pic>
              </a:graphicData>
            </a:graphic>
          </wp:inline>
        </w:drawing>
      </w:r>
    </w:p>
    <w:p w14:paraId="7173F5BD" w14:textId="56183B94" w:rsidR="0098344F" w:rsidRPr="004636D3" w:rsidRDefault="00C64739" w:rsidP="002C371D">
      <w:pPr>
        <w:pStyle w:val="Caption"/>
        <w:ind w:firstLine="270"/>
        <w:sectPr w:rsidR="0098344F" w:rsidRPr="004636D3" w:rsidSect="000D6A2A">
          <w:footerReference w:type="default" r:id="rId32"/>
          <w:pgSz w:w="12240" w:h="15840" w:code="1"/>
          <w:pgMar w:top="1440" w:right="1440" w:bottom="1440" w:left="1440" w:header="720" w:footer="547" w:gutter="0"/>
          <w:cols w:space="432"/>
          <w:formProt w:val="0"/>
        </w:sectPr>
      </w:pPr>
      <w:bookmarkStart w:id="145" w:name="_Toc44073679"/>
      <w:bookmarkStart w:id="146" w:name="_Toc79673340"/>
      <w:bookmarkStart w:id="147" w:name="_Toc204597057"/>
      <w:bookmarkStart w:id="148" w:name="_Hlk198631652"/>
      <w:bookmarkStart w:id="149" w:name="_Ref224112981"/>
      <w:r w:rsidRPr="004636D3">
        <w:t xml:space="preserve">Figure </w:t>
      </w:r>
      <w:r w:rsidR="009242A2">
        <w:fldChar w:fldCharType="begin"/>
      </w:r>
      <w:r w:rsidR="009242A2">
        <w:instrText xml:space="preserve"> SEQ Figure \* ARABIC </w:instrText>
      </w:r>
      <w:r w:rsidR="009242A2">
        <w:fldChar w:fldCharType="separate"/>
      </w:r>
      <w:r w:rsidR="009242A2">
        <w:rPr>
          <w:noProof/>
        </w:rPr>
        <w:t>2</w:t>
      </w:r>
      <w:r w:rsidR="009242A2">
        <w:rPr>
          <w:noProof/>
        </w:rPr>
        <w:fldChar w:fldCharType="end"/>
      </w:r>
      <w:bookmarkEnd w:id="149"/>
      <w:r w:rsidRPr="004636D3">
        <w:t>.–</w:t>
      </w:r>
      <w:bookmarkEnd w:id="145"/>
      <w:bookmarkEnd w:id="146"/>
      <w:r w:rsidR="006244A0">
        <w:t>Proportion of catch by gear type, c</w:t>
      </w:r>
      <w:r w:rsidR="00345AF4" w:rsidRPr="004636D3">
        <w:t>atch, landing</w:t>
      </w:r>
      <w:r w:rsidR="00D67996" w:rsidRPr="004636D3">
        <w:t>s by</w:t>
      </w:r>
      <w:r w:rsidR="00345AF4" w:rsidRPr="004636D3">
        <w:t xml:space="preserve"> port</w:t>
      </w:r>
      <w:r w:rsidR="005C0F22" w:rsidRPr="004636D3">
        <w:t>,</w:t>
      </w:r>
      <w:r w:rsidR="00345AF4" w:rsidRPr="004636D3">
        <w:t xml:space="preserve"> and </w:t>
      </w:r>
      <w:r w:rsidR="00FC35B0">
        <w:t>exvessel</w:t>
      </w:r>
      <w:r w:rsidR="00345AF4" w:rsidRPr="004636D3">
        <w:t xml:space="preserve"> value for </w:t>
      </w:r>
      <w:r w:rsidR="00AA6561" w:rsidRPr="004636D3">
        <w:t>Northern Southeast Inside (NSEI) Subdistrict</w:t>
      </w:r>
      <w:r w:rsidR="00345AF4" w:rsidRPr="004636D3">
        <w:t xml:space="preserve"> commercial sablefish </w:t>
      </w:r>
      <w:r w:rsidR="00D67996" w:rsidRPr="004636D3">
        <w:t>1985</w:t>
      </w:r>
      <w:r w:rsidR="004337C8" w:rsidRPr="004636D3">
        <w:t>–</w:t>
      </w:r>
      <w:r w:rsidR="00345AF4" w:rsidRPr="004636D3">
        <w:t>202</w:t>
      </w:r>
      <w:r w:rsidR="003B43C8">
        <w:t>4</w:t>
      </w:r>
      <w:r w:rsidR="00345AF4" w:rsidRPr="004636D3">
        <w:t>.</w:t>
      </w:r>
      <w:bookmarkEnd w:id="147"/>
      <w:r w:rsidR="00D67996" w:rsidRPr="004636D3">
        <w:t xml:space="preserve">    </w:t>
      </w:r>
    </w:p>
    <w:bookmarkEnd w:id="148"/>
    <w:p w14:paraId="7CB3B73C" w14:textId="51F9F4DE" w:rsidR="00F0003E" w:rsidRPr="004636D3" w:rsidRDefault="00BF2BA5" w:rsidP="00F0003E">
      <w:r>
        <w:rPr>
          <w:noProof/>
        </w:rPr>
        <w:lastRenderedPageBreak/>
        <w:drawing>
          <wp:inline distT="0" distB="0" distL="0" distR="0" wp14:anchorId="7D33C734" wp14:editId="1E8EFC71">
            <wp:extent cx="5951552" cy="3967701"/>
            <wp:effectExtent l="0" t="0" r="0" b="0"/>
            <wp:docPr id="801501157" name="Picture 13" descr="Chart, lin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01157" name="Picture 13" descr="Chart, line chart&#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61869" cy="3974579"/>
                    </a:xfrm>
                    <a:prstGeom prst="rect">
                      <a:avLst/>
                    </a:prstGeom>
                  </pic:spPr>
                </pic:pic>
              </a:graphicData>
            </a:graphic>
          </wp:inline>
        </w:drawing>
      </w:r>
    </w:p>
    <w:p w14:paraId="0CAA1EAA" w14:textId="07CFB0A8" w:rsidR="00300BD7" w:rsidRDefault="00F0003E">
      <w:pPr>
        <w:keepNext/>
        <w:ind w:firstLine="270"/>
        <w:rPr>
          <w:sz w:val="22"/>
          <w:szCs w:val="22"/>
        </w:rPr>
      </w:pPr>
      <w:bookmarkStart w:id="150" w:name="_Toc204597058"/>
      <w:bookmarkStart w:id="151" w:name="_Hlk198631660"/>
      <w:r w:rsidRPr="004636D3">
        <w:rPr>
          <w:sz w:val="22"/>
          <w:szCs w:val="22"/>
        </w:rPr>
        <w:t xml:space="preserve">Figure </w:t>
      </w:r>
      <w:r w:rsidR="005B3FD2" w:rsidRPr="004636D3">
        <w:rPr>
          <w:sz w:val="22"/>
          <w:szCs w:val="22"/>
        </w:rPr>
        <w:fldChar w:fldCharType="begin"/>
      </w:r>
      <w:r w:rsidR="005B3FD2" w:rsidRPr="004636D3">
        <w:rPr>
          <w:sz w:val="22"/>
          <w:szCs w:val="22"/>
        </w:rPr>
        <w:instrText xml:space="preserve"> SEQ Figure \* ARABIC </w:instrText>
      </w:r>
      <w:r w:rsidR="005B3FD2" w:rsidRPr="004636D3">
        <w:rPr>
          <w:sz w:val="22"/>
          <w:szCs w:val="22"/>
        </w:rPr>
        <w:fldChar w:fldCharType="separate"/>
      </w:r>
      <w:r w:rsidR="009242A2">
        <w:rPr>
          <w:noProof/>
          <w:sz w:val="22"/>
          <w:szCs w:val="22"/>
        </w:rPr>
        <w:t>3</w:t>
      </w:r>
      <w:r w:rsidR="005B3FD2" w:rsidRPr="004636D3">
        <w:rPr>
          <w:sz w:val="22"/>
          <w:szCs w:val="22"/>
        </w:rPr>
        <w:fldChar w:fldCharType="end"/>
      </w:r>
      <w:r w:rsidR="002843DE" w:rsidRPr="004636D3">
        <w:rPr>
          <w:sz w:val="22"/>
          <w:szCs w:val="22"/>
        </w:rPr>
        <w:t>.–</w:t>
      </w:r>
      <w:r w:rsidRPr="004636D3">
        <w:rPr>
          <w:sz w:val="22"/>
          <w:szCs w:val="22"/>
        </w:rPr>
        <w:t xml:space="preserve">Estimated catch in the </w:t>
      </w:r>
      <w:r w:rsidR="00304AC9" w:rsidRPr="004636D3">
        <w:rPr>
          <w:sz w:val="22"/>
          <w:szCs w:val="22"/>
        </w:rPr>
        <w:t xml:space="preserve">Northern Southeast Inside (NSEI) Subdistrict </w:t>
      </w:r>
      <w:r w:rsidRPr="004636D3">
        <w:rPr>
          <w:sz w:val="22"/>
          <w:szCs w:val="22"/>
        </w:rPr>
        <w:t>fishery from 2000</w:t>
      </w:r>
      <w:r w:rsidR="002843DE" w:rsidRPr="004636D3">
        <w:rPr>
          <w:sz w:val="22"/>
          <w:szCs w:val="22"/>
        </w:rPr>
        <w:t>–</w:t>
      </w:r>
      <w:r w:rsidRPr="004636D3">
        <w:rPr>
          <w:sz w:val="22"/>
          <w:szCs w:val="22"/>
        </w:rPr>
        <w:t>202</w:t>
      </w:r>
      <w:r w:rsidR="00BF2BA5">
        <w:rPr>
          <w:sz w:val="22"/>
          <w:szCs w:val="22"/>
        </w:rPr>
        <w:t>5</w:t>
      </w:r>
      <w:r w:rsidRPr="004636D3">
        <w:rPr>
          <w:sz w:val="22"/>
          <w:szCs w:val="22"/>
        </w:rPr>
        <w:t xml:space="preserve"> and the relationship to </w:t>
      </w:r>
      <w:r w:rsidRPr="004636D3">
        <w:rPr>
          <w:i/>
          <w:iCs/>
          <w:sz w:val="22"/>
          <w:szCs w:val="22"/>
        </w:rPr>
        <w:t>F</w:t>
      </w:r>
      <w:r w:rsidRPr="004636D3">
        <w:rPr>
          <w:i/>
          <w:iCs/>
          <w:sz w:val="22"/>
          <w:szCs w:val="22"/>
          <w:vertAlign w:val="subscript"/>
        </w:rPr>
        <w:t>40</w:t>
      </w:r>
      <w:r w:rsidRPr="004636D3">
        <w:rPr>
          <w:i/>
          <w:iCs/>
          <w:sz w:val="22"/>
          <w:szCs w:val="22"/>
        </w:rPr>
        <w:t>, F</w:t>
      </w:r>
      <w:r w:rsidRPr="004636D3">
        <w:rPr>
          <w:i/>
          <w:iCs/>
          <w:sz w:val="22"/>
          <w:szCs w:val="22"/>
          <w:vertAlign w:val="subscript"/>
        </w:rPr>
        <w:t>50</w:t>
      </w:r>
      <w:r w:rsidRPr="004636D3">
        <w:rPr>
          <w:sz w:val="22"/>
          <w:szCs w:val="22"/>
        </w:rPr>
        <w:t> and </w:t>
      </w:r>
      <w:r w:rsidRPr="004636D3">
        <w:rPr>
          <w:i/>
          <w:iCs/>
          <w:sz w:val="22"/>
          <w:szCs w:val="22"/>
        </w:rPr>
        <w:t>F</w:t>
      </w:r>
      <w:r w:rsidRPr="004636D3">
        <w:rPr>
          <w:i/>
          <w:iCs/>
          <w:sz w:val="22"/>
          <w:szCs w:val="22"/>
          <w:vertAlign w:val="subscript"/>
        </w:rPr>
        <w:t>60</w:t>
      </w:r>
      <w:r w:rsidRPr="004636D3">
        <w:rPr>
          <w:sz w:val="22"/>
          <w:szCs w:val="22"/>
        </w:rPr>
        <w:t> (</w:t>
      </w:r>
      <w:r w:rsidRPr="004636D3">
        <w:rPr>
          <w:i/>
          <w:iCs/>
          <w:sz w:val="22"/>
          <w:szCs w:val="22"/>
        </w:rPr>
        <w:t>F</w:t>
      </w:r>
      <w:r w:rsidRPr="004636D3">
        <w:rPr>
          <w:i/>
          <w:iCs/>
          <w:sz w:val="22"/>
          <w:szCs w:val="22"/>
          <w:vertAlign w:val="subscript"/>
        </w:rPr>
        <w:t>spr</w:t>
      </w:r>
      <w:r w:rsidRPr="004636D3">
        <w:rPr>
          <w:sz w:val="22"/>
          <w:szCs w:val="22"/>
        </w:rPr>
        <w:t>), the fishing mortality that results in a spaw</w:t>
      </w:r>
      <w:r w:rsidR="00E031CF">
        <w:rPr>
          <w:sz w:val="22"/>
          <w:szCs w:val="22"/>
        </w:rPr>
        <w:t xml:space="preserve">ning potential ratio </w:t>
      </w:r>
      <w:r w:rsidRPr="004636D3">
        <w:rPr>
          <w:sz w:val="22"/>
          <w:szCs w:val="22"/>
        </w:rPr>
        <w:t>(SPR) of 40, 50 and 60% of the population’s virgi</w:t>
      </w:r>
      <w:r w:rsidR="003B43C8">
        <w:rPr>
          <w:sz w:val="22"/>
          <w:szCs w:val="22"/>
        </w:rPr>
        <w:t>n state, respectively, in the model.</w:t>
      </w:r>
      <w:bookmarkEnd w:id="150"/>
    </w:p>
    <w:p w14:paraId="38108A5A" w14:textId="77777777" w:rsidR="00300BD7" w:rsidRDefault="00300BD7">
      <w:pPr>
        <w:spacing w:after="0"/>
        <w:jc w:val="left"/>
        <w:rPr>
          <w:sz w:val="22"/>
          <w:szCs w:val="22"/>
        </w:rPr>
      </w:pPr>
      <w:r>
        <w:rPr>
          <w:sz w:val="22"/>
          <w:szCs w:val="22"/>
        </w:rPr>
        <w:br w:type="page"/>
      </w:r>
    </w:p>
    <w:p w14:paraId="219D9EB5" w14:textId="0157F5F7" w:rsidR="00300BD7" w:rsidRPr="004636D3" w:rsidRDefault="00BF2BA5" w:rsidP="00380EAA">
      <w:pPr>
        <w:jc w:val="left"/>
      </w:pPr>
      <w:r>
        <w:rPr>
          <w:noProof/>
        </w:rPr>
        <w:lastRenderedPageBreak/>
        <w:drawing>
          <wp:inline distT="0" distB="0" distL="0" distR="0" wp14:anchorId="2683AFF7" wp14:editId="06F921B6">
            <wp:extent cx="5486411" cy="4572009"/>
            <wp:effectExtent l="0" t="0" r="0" b="0"/>
            <wp:docPr id="1347871865" name="Picture 14"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71865" name="Picture 14" descr="Diagram&#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86411" cy="4572009"/>
                    </a:xfrm>
                    <a:prstGeom prst="rect">
                      <a:avLst/>
                    </a:prstGeom>
                  </pic:spPr>
                </pic:pic>
              </a:graphicData>
            </a:graphic>
          </wp:inline>
        </w:drawing>
      </w:r>
    </w:p>
    <w:p w14:paraId="28B9D643" w14:textId="58AA1829" w:rsidR="0098344F" w:rsidRPr="003B43C8" w:rsidRDefault="00300BD7" w:rsidP="00730CA7">
      <w:pPr>
        <w:keepNext/>
        <w:ind w:firstLine="270"/>
        <w:rPr>
          <w:sz w:val="22"/>
          <w:szCs w:val="22"/>
        </w:rPr>
        <w:sectPr w:rsidR="0098344F" w:rsidRPr="003B43C8" w:rsidSect="000D6A2A">
          <w:pgSz w:w="12240" w:h="15840" w:code="1"/>
          <w:pgMar w:top="1440" w:right="1440" w:bottom="1440" w:left="1440" w:header="720" w:footer="547" w:gutter="0"/>
          <w:cols w:space="432"/>
          <w:formProt w:val="0"/>
          <w:docGrid w:linePitch="326"/>
        </w:sectPr>
      </w:pPr>
      <w:bookmarkStart w:id="152" w:name="_Toc44073682"/>
      <w:bookmarkStart w:id="153" w:name="_Toc79673343"/>
      <w:bookmarkStart w:id="154" w:name="_Toc204597059"/>
      <w:bookmarkStart w:id="155" w:name="_Ref224117075"/>
      <w:r w:rsidRPr="004636D3">
        <w:t xml:space="preserve">Figure </w:t>
      </w:r>
      <w:r w:rsidR="009242A2">
        <w:fldChar w:fldCharType="begin"/>
      </w:r>
      <w:r w:rsidR="009242A2">
        <w:instrText xml:space="preserve"> SEQ Figure \* ARABIC </w:instrText>
      </w:r>
      <w:r w:rsidR="009242A2">
        <w:fldChar w:fldCharType="separate"/>
      </w:r>
      <w:r w:rsidR="009242A2">
        <w:rPr>
          <w:noProof/>
        </w:rPr>
        <w:t>4</w:t>
      </w:r>
      <w:r w:rsidR="009242A2">
        <w:rPr>
          <w:noProof/>
        </w:rPr>
        <w:fldChar w:fldCharType="end"/>
      </w:r>
      <w:bookmarkEnd w:id="155"/>
      <w:r w:rsidRPr="004636D3">
        <w:t>.–</w:t>
      </w:r>
      <w:bookmarkEnd w:id="152"/>
      <w:bookmarkEnd w:id="153"/>
      <w:r w:rsidRPr="004636D3">
        <w:rPr>
          <w:noProof/>
        </w:rPr>
        <w:t xml:space="preserve">Mohn’s </w:t>
      </w:r>
      <w:r w:rsidRPr="004636D3">
        <w:rPr>
          <w:rFonts w:ascii="Symbol" w:hAnsi="Symbol"/>
          <w:noProof/>
        </w:rPr>
        <w:t>r</w:t>
      </w:r>
      <w:r w:rsidRPr="004636D3">
        <w:rPr>
          <w:noProof/>
        </w:rPr>
        <w:t xml:space="preserve"> and retrospective peels of </w:t>
      </w:r>
      <w:r>
        <w:rPr>
          <w:noProof/>
        </w:rPr>
        <w:t xml:space="preserve">estimated </w:t>
      </w:r>
      <w:r w:rsidRPr="004636D3">
        <w:rPr>
          <w:noProof/>
        </w:rPr>
        <w:t>sablefish spawning biomass</w:t>
      </w:r>
      <w:r w:rsidR="00730CA7">
        <w:rPr>
          <w:noProof/>
        </w:rPr>
        <w:t>.</w:t>
      </w:r>
      <w:bookmarkEnd w:id="154"/>
    </w:p>
    <w:bookmarkEnd w:id="151"/>
    <w:p w14:paraId="4E5F1CF7" w14:textId="77777777" w:rsidR="00680616" w:rsidRPr="004636D3" w:rsidRDefault="00680616" w:rsidP="00F0003E">
      <w:pPr>
        <w:rPr>
          <w:sz w:val="22"/>
          <w:szCs w:val="22"/>
        </w:rPr>
      </w:pPr>
    </w:p>
    <w:p w14:paraId="7AC59708" w14:textId="7FB62A4E" w:rsidR="00680616" w:rsidRPr="004636D3" w:rsidRDefault="00BF2BA5" w:rsidP="00680616">
      <w:r>
        <w:rPr>
          <w:noProof/>
        </w:rPr>
        <w:drawing>
          <wp:inline distT="0" distB="0" distL="0" distR="0" wp14:anchorId="0A81E847" wp14:editId="16EC6C08">
            <wp:extent cx="5943600" cy="5943600"/>
            <wp:effectExtent l="0" t="0" r="0" b="0"/>
            <wp:docPr id="199433612" name="Picture 15" descr="Chart, line chart, hist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3612" name="Picture 15" descr="Chart, line chart, histogram&#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09400BA4" w14:textId="56BC754A" w:rsidR="00680616" w:rsidRPr="004636D3" w:rsidRDefault="00680616" w:rsidP="00730CA7">
      <w:pPr>
        <w:pStyle w:val="Caption"/>
        <w:ind w:firstLine="270"/>
        <w:rPr>
          <w:shd w:val="clear" w:color="auto" w:fill="FFFFFF"/>
        </w:rPr>
      </w:pPr>
      <w:bookmarkStart w:id="156" w:name="_Toc204597060"/>
      <w:bookmarkStart w:id="157" w:name="_Hlk198631679"/>
      <w:bookmarkStart w:id="158" w:name="_Ref224118365"/>
      <w:r w:rsidRPr="004636D3">
        <w:t xml:space="preserve">Figure </w:t>
      </w:r>
      <w:r w:rsidR="009242A2">
        <w:fldChar w:fldCharType="begin"/>
      </w:r>
      <w:r w:rsidR="009242A2">
        <w:instrText xml:space="preserve"> SEQ Figure \* ARABIC </w:instrText>
      </w:r>
      <w:r w:rsidR="009242A2">
        <w:fldChar w:fldCharType="separate"/>
      </w:r>
      <w:r w:rsidR="009242A2">
        <w:rPr>
          <w:noProof/>
        </w:rPr>
        <w:t>5</w:t>
      </w:r>
      <w:r w:rsidR="009242A2">
        <w:rPr>
          <w:noProof/>
        </w:rPr>
        <w:fldChar w:fldCharType="end"/>
      </w:r>
      <w:bookmarkEnd w:id="158"/>
      <w:r w:rsidR="00851417" w:rsidRPr="004636D3">
        <w:t>.–</w:t>
      </w:r>
      <w:r w:rsidR="00C36E66" w:rsidRPr="004636D3">
        <w:rPr>
          <w:shd w:val="clear" w:color="auto" w:fill="FFFFFF"/>
        </w:rPr>
        <w:t>C</w:t>
      </w:r>
      <w:r w:rsidRPr="004636D3">
        <w:rPr>
          <w:shd w:val="clear" w:color="auto" w:fill="FFFFFF"/>
        </w:rPr>
        <w:t>omparison of the mean length and age in the longline</w:t>
      </w:r>
      <w:r w:rsidR="00AD107C">
        <w:rPr>
          <w:shd w:val="clear" w:color="auto" w:fill="FFFFFF"/>
        </w:rPr>
        <w:t xml:space="preserve"> (LL)</w:t>
      </w:r>
      <w:r w:rsidR="00A33A65" w:rsidRPr="004636D3">
        <w:rPr>
          <w:shd w:val="clear" w:color="auto" w:fill="FFFFFF"/>
        </w:rPr>
        <w:t xml:space="preserve"> and pot</w:t>
      </w:r>
      <w:r w:rsidRPr="004636D3">
        <w:rPr>
          <w:shd w:val="clear" w:color="auto" w:fill="FFFFFF"/>
        </w:rPr>
        <w:t xml:space="preserve"> fisher</w:t>
      </w:r>
      <w:r w:rsidR="00AD107C">
        <w:rPr>
          <w:shd w:val="clear" w:color="auto" w:fill="FFFFFF"/>
        </w:rPr>
        <w:t>ies</w:t>
      </w:r>
      <w:r w:rsidRPr="004636D3">
        <w:rPr>
          <w:shd w:val="clear" w:color="auto" w:fill="FFFFFF"/>
        </w:rPr>
        <w:t xml:space="preserve"> and longline survey since 1997 for male and female sablefish in the </w:t>
      </w:r>
      <w:r w:rsidR="00851417" w:rsidRPr="004636D3">
        <w:t>Northern Southeast Inside (NSEI) Subdistrict</w:t>
      </w:r>
      <w:r w:rsidR="00AD107C">
        <w:rPr>
          <w:shd w:val="clear" w:color="auto" w:fill="FFFFFF"/>
        </w:rPr>
        <w:t>. The</w:t>
      </w:r>
      <w:r w:rsidR="001B3F01" w:rsidRPr="004636D3">
        <w:rPr>
          <w:shd w:val="clear" w:color="auto" w:fill="FFFFFF"/>
        </w:rPr>
        <w:t xml:space="preserve"> pot fishery is only included for 2022</w:t>
      </w:r>
      <w:r w:rsidR="00AD107C">
        <w:rPr>
          <w:shd w:val="clear" w:color="auto" w:fill="FFFFFF"/>
        </w:rPr>
        <w:t>-</w:t>
      </w:r>
      <w:r w:rsidR="0006220E" w:rsidRPr="004636D3">
        <w:rPr>
          <w:shd w:val="clear" w:color="auto" w:fill="FFFFFF"/>
        </w:rPr>
        <w:t>202</w:t>
      </w:r>
      <w:r w:rsidR="00BF2BA5">
        <w:rPr>
          <w:shd w:val="clear" w:color="auto" w:fill="FFFFFF"/>
        </w:rPr>
        <w:t>5</w:t>
      </w:r>
      <w:r w:rsidR="001B3F01" w:rsidRPr="004636D3">
        <w:rPr>
          <w:shd w:val="clear" w:color="auto" w:fill="FFFFFF"/>
        </w:rPr>
        <w:t xml:space="preserve"> when pot gear became a legal gear type in the fishery. </w:t>
      </w:r>
      <w:r w:rsidR="00AD107C">
        <w:rPr>
          <w:shd w:val="clear" w:color="auto" w:fill="FFFFFF"/>
        </w:rPr>
        <w:t xml:space="preserve">The fishery data </w:t>
      </w:r>
      <w:r w:rsidR="00BF2BA5">
        <w:rPr>
          <w:shd w:val="clear" w:color="auto" w:fill="FFFFFF"/>
        </w:rPr>
        <w:t>is sampled</w:t>
      </w:r>
      <w:r w:rsidR="00AD107C">
        <w:rPr>
          <w:shd w:val="clear" w:color="auto" w:fill="FFFFFF"/>
        </w:rPr>
        <w:t xml:space="preserve"> from retained catch.</w:t>
      </w:r>
      <w:bookmarkEnd w:id="156"/>
    </w:p>
    <w:bookmarkEnd w:id="157"/>
    <w:p w14:paraId="3C95BBFF" w14:textId="3F8A91AE" w:rsidR="00F0003E" w:rsidRPr="004636D3" w:rsidRDefault="00F0003E" w:rsidP="00F0003E"/>
    <w:p w14:paraId="2A3EAFE4" w14:textId="2EC233F6" w:rsidR="00F0003E" w:rsidRPr="004636D3" w:rsidRDefault="009D152D" w:rsidP="00F0003E">
      <w:r>
        <w:rPr>
          <w:noProof/>
        </w:rPr>
        <w:lastRenderedPageBreak/>
        <w:drawing>
          <wp:inline distT="0" distB="0" distL="0" distR="0" wp14:anchorId="6B502720" wp14:editId="21B71EB1">
            <wp:extent cx="5446643" cy="7262191"/>
            <wp:effectExtent l="0" t="0" r="1905" b="0"/>
            <wp:docPr id="1719672765" name="Picture 16" descr="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72765" name="Picture 16" descr="Chart&#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56342" cy="7275123"/>
                    </a:xfrm>
                    <a:prstGeom prst="rect">
                      <a:avLst/>
                    </a:prstGeom>
                  </pic:spPr>
                </pic:pic>
              </a:graphicData>
            </a:graphic>
          </wp:inline>
        </w:drawing>
      </w:r>
    </w:p>
    <w:p w14:paraId="5DA23658" w14:textId="404A4AAD" w:rsidR="009D3824" w:rsidRPr="004636D3" w:rsidRDefault="009D3824" w:rsidP="00730CA7">
      <w:pPr>
        <w:pStyle w:val="Caption"/>
        <w:ind w:firstLine="270"/>
      </w:pPr>
      <w:bookmarkStart w:id="159" w:name="_Toc204597061"/>
      <w:bookmarkStart w:id="160" w:name="_Hlk198631689"/>
      <w:bookmarkStart w:id="161" w:name="_Ref224118421"/>
      <w:r w:rsidRPr="004636D3">
        <w:t xml:space="preserve">Figure </w:t>
      </w:r>
      <w:r w:rsidR="009242A2">
        <w:fldChar w:fldCharType="begin"/>
      </w:r>
      <w:r w:rsidR="009242A2">
        <w:instrText xml:space="preserve"> SEQ Figure \* ARABIC </w:instrText>
      </w:r>
      <w:r w:rsidR="009242A2">
        <w:fldChar w:fldCharType="separate"/>
      </w:r>
      <w:r w:rsidR="009242A2">
        <w:rPr>
          <w:noProof/>
        </w:rPr>
        <w:t>6</w:t>
      </w:r>
      <w:r w:rsidR="009242A2">
        <w:rPr>
          <w:noProof/>
        </w:rPr>
        <w:fldChar w:fldCharType="end"/>
      </w:r>
      <w:bookmarkEnd w:id="161"/>
      <w:r w:rsidRPr="004636D3">
        <w:t>.– Biological inputs to the statistical catch-at-age model, including: (A) von Bertalanffy growth model predictions of weight-at-age (kg) by sex from the longline fishery (gold), pot fishery (brown)</w:t>
      </w:r>
      <w:r w:rsidR="00AD107C">
        <w:t>,</w:t>
      </w:r>
      <w:r w:rsidRPr="004636D3">
        <w:t xml:space="preserve"> and ADF&amp;G longline survey (red)</w:t>
      </w:r>
      <w:r w:rsidR="00AD107C">
        <w:t>,</w:t>
      </w:r>
      <w:r w:rsidRPr="004636D3">
        <w:t xml:space="preserve"> and (B) proportion mature at age for females estimated from the longline survey with the age at 50% maturity (</w:t>
      </w:r>
      <w:r w:rsidRPr="004636D3">
        <w:rPr>
          <w:i/>
          <w:iCs/>
        </w:rPr>
        <w:t>a</w:t>
      </w:r>
      <w:r w:rsidRPr="004636D3">
        <w:rPr>
          <w:i/>
          <w:iCs/>
          <w:vertAlign w:val="subscript"/>
        </w:rPr>
        <w:t>50</w:t>
      </w:r>
      <w:r w:rsidRPr="004636D3">
        <w:t xml:space="preserve"> = 5.</w:t>
      </w:r>
      <w:r w:rsidR="00AD107C">
        <w:t>7</w:t>
      </w:r>
      <w:r w:rsidRPr="004636D3">
        <w:t xml:space="preserve"> yr)</w:t>
      </w:r>
      <w:r w:rsidR="00AD107C">
        <w:t xml:space="preserve"> indicated by the dashed grey line.</w:t>
      </w:r>
      <w:bookmarkEnd w:id="159"/>
    </w:p>
    <w:p w14:paraId="66553EBB" w14:textId="36652A8E" w:rsidR="00F0003E" w:rsidRDefault="00066157" w:rsidP="00066157">
      <w:pPr>
        <w:rPr>
          <w:shd w:val="clear" w:color="auto" w:fill="FFFFFF"/>
        </w:rPr>
      </w:pPr>
      <w:bookmarkStart w:id="162" w:name="_Hlk198631694"/>
      <w:bookmarkEnd w:id="160"/>
      <w:r>
        <w:rPr>
          <w:noProof/>
          <w:shd w:val="clear" w:color="auto" w:fill="FFFFFF"/>
        </w:rPr>
        <w:lastRenderedPageBreak/>
        <w:drawing>
          <wp:inline distT="0" distB="0" distL="0" distR="0" wp14:anchorId="621E672B" wp14:editId="4E212BBD">
            <wp:extent cx="5486411" cy="7315215"/>
            <wp:effectExtent l="0" t="0" r="0" b="0"/>
            <wp:docPr id="502533103" name="Picture 17" descr="Chart, hist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33103" name="Picture 17" descr="Chart, histogram&#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486411" cy="7315215"/>
                    </a:xfrm>
                    <a:prstGeom prst="rect">
                      <a:avLst/>
                    </a:prstGeom>
                  </pic:spPr>
                </pic:pic>
              </a:graphicData>
            </a:graphic>
          </wp:inline>
        </w:drawing>
      </w:r>
    </w:p>
    <w:p w14:paraId="7AD16664" w14:textId="77777777" w:rsidR="00066157" w:rsidRPr="004636D3" w:rsidRDefault="00066157" w:rsidP="00066157">
      <w:pPr>
        <w:pStyle w:val="Caption"/>
        <w:ind w:firstLine="270"/>
        <w:rPr>
          <w:shd w:val="clear" w:color="auto" w:fill="FFFFFF"/>
        </w:rPr>
      </w:pPr>
      <w:r w:rsidRPr="004636D3">
        <w:t xml:space="preserve">Figure </w:t>
      </w:r>
      <w:r>
        <w:fldChar w:fldCharType="begin"/>
      </w:r>
      <w:r>
        <w:instrText xml:space="preserve"> SEQ Figure \* ARABIC </w:instrText>
      </w:r>
      <w:r>
        <w:fldChar w:fldCharType="separate"/>
      </w:r>
      <w:r>
        <w:rPr>
          <w:noProof/>
        </w:rPr>
        <w:t>7</w:t>
      </w:r>
      <w:r>
        <w:rPr>
          <w:noProof/>
        </w:rPr>
        <w:fldChar w:fldCharType="end"/>
      </w:r>
      <w:r w:rsidRPr="004636D3">
        <w:t>.–</w:t>
      </w:r>
      <w:r w:rsidRPr="004636D3">
        <w:rPr>
          <w:shd w:val="clear" w:color="auto" w:fill="FFFFFF"/>
        </w:rPr>
        <w:t xml:space="preserve">Changes in maturity-at-age (top panel) and -length (bottom panel) over time in the </w:t>
      </w:r>
      <w:r w:rsidRPr="004636D3">
        <w:t xml:space="preserve">Northern Southeast Inside (NSEI) Subdistrict </w:t>
      </w:r>
      <w:r w:rsidRPr="004636D3">
        <w:rPr>
          <w:shd w:val="clear" w:color="auto" w:fill="FFFFFF"/>
        </w:rPr>
        <w:t>sablefish population</w:t>
      </w:r>
      <w:r>
        <w:rPr>
          <w:shd w:val="clear" w:color="auto" w:fill="FFFFFF"/>
        </w:rPr>
        <w:t>, showing</w:t>
      </w:r>
      <w:r w:rsidRPr="004636D3">
        <w:rPr>
          <w:shd w:val="clear" w:color="auto" w:fill="FFFFFF"/>
        </w:rPr>
        <w:t xml:space="preserve"> a general trend of fish maturing at younger ages and smaller sizes.</w:t>
      </w:r>
    </w:p>
    <w:p w14:paraId="53B8FD11" w14:textId="77777777" w:rsidR="00066157" w:rsidRPr="00066157" w:rsidRDefault="00066157" w:rsidP="00066157"/>
    <w:bookmarkEnd w:id="162"/>
    <w:p w14:paraId="27BD2775" w14:textId="131A352E" w:rsidR="00F0003E" w:rsidRPr="004636D3" w:rsidRDefault="00066157" w:rsidP="00F0003E">
      <w:r>
        <w:rPr>
          <w:noProof/>
        </w:rPr>
        <w:lastRenderedPageBreak/>
        <w:drawing>
          <wp:inline distT="0" distB="0" distL="0" distR="0" wp14:anchorId="6F76DA02" wp14:editId="30FBFCE2">
            <wp:extent cx="5359179" cy="6960062"/>
            <wp:effectExtent l="0" t="0" r="0" b="0"/>
            <wp:docPr id="1038686658" name="Picture 18" descr="Chart, hist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86658" name="Picture 18" descr="Chart, histogram&#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364230" cy="6966622"/>
                    </a:xfrm>
                    <a:prstGeom prst="rect">
                      <a:avLst/>
                    </a:prstGeom>
                  </pic:spPr>
                </pic:pic>
              </a:graphicData>
            </a:graphic>
          </wp:inline>
        </w:drawing>
      </w:r>
    </w:p>
    <w:p w14:paraId="2563E8EE" w14:textId="3F604869" w:rsidR="00F0003E" w:rsidRPr="004636D3" w:rsidRDefault="001D501A" w:rsidP="00730CA7">
      <w:pPr>
        <w:pStyle w:val="Caption"/>
        <w:ind w:firstLine="270"/>
      </w:pPr>
      <w:bookmarkStart w:id="163" w:name="_Toc204597063"/>
      <w:bookmarkStart w:id="164" w:name="_Hlk198631700"/>
      <w:bookmarkStart w:id="165" w:name="_Ref224117787"/>
      <w:r w:rsidRPr="004636D3">
        <w:t xml:space="preserve">Figure </w:t>
      </w:r>
      <w:r w:rsidR="009242A2">
        <w:fldChar w:fldCharType="begin"/>
      </w:r>
      <w:r w:rsidR="009242A2">
        <w:instrText xml:space="preserve"> SEQ Figure \* ARABIC </w:instrText>
      </w:r>
      <w:r w:rsidR="009242A2">
        <w:fldChar w:fldCharType="separate"/>
      </w:r>
      <w:r w:rsidR="009242A2">
        <w:rPr>
          <w:noProof/>
        </w:rPr>
        <w:t>8</w:t>
      </w:r>
      <w:r w:rsidR="009242A2">
        <w:rPr>
          <w:noProof/>
        </w:rPr>
        <w:fldChar w:fldCharType="end"/>
      </w:r>
      <w:bookmarkEnd w:id="165"/>
      <w:r w:rsidR="009E33AF" w:rsidRPr="004636D3">
        <w:t>.–</w:t>
      </w:r>
      <w:r w:rsidRPr="004636D3">
        <w:t>Indices of catch and abundance with the assumed error distribution, including: (A) harvest (round mt)</w:t>
      </w:r>
      <w:r w:rsidR="00AD107C">
        <w:t>;</w:t>
      </w:r>
      <w:r w:rsidRPr="004636D3">
        <w:t xml:space="preserve"> (B) fishery catch per unit effort in round </w:t>
      </w:r>
      <w:r w:rsidR="00A43E38" w:rsidRPr="004636D3">
        <w:t>lb</w:t>
      </w:r>
      <w:r w:rsidR="00066157">
        <w:t>s.</w:t>
      </w:r>
      <w:r w:rsidR="00A43E38" w:rsidRPr="004636D3">
        <w:t xml:space="preserve"> </w:t>
      </w:r>
      <w:r w:rsidRPr="004636D3">
        <w:t>per hook</w:t>
      </w:r>
      <w:r w:rsidR="00AD107C">
        <w:t>;</w:t>
      </w:r>
      <w:r w:rsidRPr="004636D3">
        <w:t xml:space="preserve"> (C) survey catch per unit effort in number of fish per hook</w:t>
      </w:r>
      <w:r w:rsidR="00AD107C">
        <w:t>;</w:t>
      </w:r>
      <w:r w:rsidRPr="004636D3">
        <w:t xml:space="preserve"> and (D) </w:t>
      </w:r>
      <w:r w:rsidR="004E6411" w:rsidRPr="004636D3">
        <w:t>mark–recapture</w:t>
      </w:r>
      <w:r w:rsidRPr="004636D3">
        <w:t xml:space="preserve"> abundance estimates in millions</w:t>
      </w:r>
      <w:r w:rsidR="00AD107C">
        <w:t>. The d</w:t>
      </w:r>
      <w:r w:rsidRPr="004636D3">
        <w:t>ashed vertical line in 1994 mark</w:t>
      </w:r>
      <w:r w:rsidR="000136D1" w:rsidRPr="004636D3">
        <w:t>s</w:t>
      </w:r>
      <w:r w:rsidRPr="004636D3">
        <w:t xml:space="preserve"> the transition to the Equal Quota Share program.</w:t>
      </w:r>
      <w:bookmarkEnd w:id="163"/>
    </w:p>
    <w:bookmarkEnd w:id="164"/>
    <w:p w14:paraId="65F41448" w14:textId="3B220F69" w:rsidR="001D501A" w:rsidRPr="004636D3" w:rsidRDefault="00750C8B" w:rsidP="00F0003E">
      <w:r>
        <w:rPr>
          <w:noProof/>
        </w:rPr>
        <w:lastRenderedPageBreak/>
        <w:drawing>
          <wp:inline distT="0" distB="0" distL="0" distR="0" wp14:anchorId="24B5FA13" wp14:editId="555D589C">
            <wp:extent cx="5943600" cy="3396615"/>
            <wp:effectExtent l="0" t="0" r="0" b="0"/>
            <wp:docPr id="1920839595" name="Picture 19" descr="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39595" name="Picture 19" descr="Chart&#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3396615"/>
                    </a:xfrm>
                    <a:prstGeom prst="rect">
                      <a:avLst/>
                    </a:prstGeom>
                  </pic:spPr>
                </pic:pic>
              </a:graphicData>
            </a:graphic>
          </wp:inline>
        </w:drawing>
      </w:r>
    </w:p>
    <w:p w14:paraId="54068966" w14:textId="3DF0AE59" w:rsidR="00AD107C" w:rsidRPr="00AD107C" w:rsidRDefault="001D501A" w:rsidP="00730CA7">
      <w:pPr>
        <w:pStyle w:val="ImageCaption"/>
        <w:ind w:firstLine="270"/>
        <w:jc w:val="both"/>
        <w:rPr>
          <w:rFonts w:ascii="Times New Roman" w:hAnsi="Times New Roman" w:cs="Times New Roman"/>
          <w:b w:val="0"/>
          <w:bCs/>
          <w:i w:val="0"/>
          <w:iCs/>
          <w:sz w:val="22"/>
          <w:szCs w:val="22"/>
        </w:rPr>
      </w:pPr>
      <w:bookmarkStart w:id="166" w:name="_Toc204597064"/>
      <w:bookmarkStart w:id="167" w:name="_Hlk198631705"/>
      <w:bookmarkStart w:id="168" w:name="_Ref224117940"/>
      <w:r w:rsidRPr="00AD107C">
        <w:rPr>
          <w:rFonts w:ascii="Times New Roman" w:hAnsi="Times New Roman" w:cs="Times New Roman"/>
          <w:b w:val="0"/>
          <w:bCs/>
          <w:i w:val="0"/>
          <w:iCs/>
          <w:sz w:val="22"/>
          <w:szCs w:val="22"/>
        </w:rPr>
        <w:t xml:space="preserve">Figure </w:t>
      </w:r>
      <w:r w:rsidR="005B3FD2" w:rsidRPr="00AD107C">
        <w:rPr>
          <w:rFonts w:ascii="Times New Roman" w:hAnsi="Times New Roman" w:cs="Times New Roman"/>
          <w:b w:val="0"/>
          <w:bCs/>
          <w:i w:val="0"/>
          <w:iCs/>
          <w:sz w:val="22"/>
          <w:szCs w:val="22"/>
        </w:rPr>
        <w:fldChar w:fldCharType="begin"/>
      </w:r>
      <w:r w:rsidR="005B3FD2" w:rsidRPr="00AD107C">
        <w:rPr>
          <w:rFonts w:ascii="Times New Roman" w:hAnsi="Times New Roman" w:cs="Times New Roman"/>
          <w:b w:val="0"/>
          <w:bCs/>
          <w:i w:val="0"/>
          <w:iCs/>
          <w:sz w:val="22"/>
          <w:szCs w:val="22"/>
        </w:rPr>
        <w:instrText xml:space="preserve"> SEQ Figure \* ARABIC </w:instrText>
      </w:r>
      <w:r w:rsidR="005B3FD2" w:rsidRPr="00AD107C">
        <w:rPr>
          <w:rFonts w:ascii="Times New Roman" w:hAnsi="Times New Roman" w:cs="Times New Roman"/>
          <w:b w:val="0"/>
          <w:bCs/>
          <w:i w:val="0"/>
          <w:iCs/>
          <w:sz w:val="22"/>
          <w:szCs w:val="22"/>
        </w:rPr>
        <w:fldChar w:fldCharType="separate"/>
      </w:r>
      <w:r w:rsidR="009242A2">
        <w:rPr>
          <w:rFonts w:ascii="Times New Roman" w:hAnsi="Times New Roman" w:cs="Times New Roman"/>
          <w:b w:val="0"/>
          <w:bCs/>
          <w:i w:val="0"/>
          <w:iCs/>
          <w:noProof/>
          <w:sz w:val="22"/>
          <w:szCs w:val="22"/>
        </w:rPr>
        <w:t>9</w:t>
      </w:r>
      <w:r w:rsidR="005B3FD2" w:rsidRPr="00AD107C">
        <w:rPr>
          <w:rFonts w:ascii="Times New Roman" w:hAnsi="Times New Roman" w:cs="Times New Roman"/>
          <w:b w:val="0"/>
          <w:bCs/>
          <w:i w:val="0"/>
          <w:iCs/>
          <w:noProof/>
          <w:sz w:val="22"/>
          <w:szCs w:val="22"/>
        </w:rPr>
        <w:fldChar w:fldCharType="end"/>
      </w:r>
      <w:bookmarkEnd w:id="168"/>
      <w:r w:rsidR="003B715A" w:rsidRPr="00AD107C">
        <w:rPr>
          <w:rFonts w:ascii="Times New Roman" w:hAnsi="Times New Roman" w:cs="Times New Roman"/>
          <w:b w:val="0"/>
          <w:bCs/>
          <w:i w:val="0"/>
          <w:iCs/>
          <w:sz w:val="22"/>
          <w:szCs w:val="22"/>
        </w:rPr>
        <w:t>.–</w:t>
      </w:r>
      <w:r w:rsidR="00AD107C" w:rsidRPr="00AD107C">
        <w:rPr>
          <w:rFonts w:ascii="Times New Roman" w:hAnsi="Times New Roman" w:cs="Times New Roman"/>
          <w:b w:val="0"/>
          <w:bCs/>
          <w:i w:val="0"/>
          <w:iCs/>
          <w:sz w:val="22"/>
          <w:szCs w:val="22"/>
        </w:rPr>
        <w:t>Nominal (</w:t>
      </w:r>
      <w:r w:rsidR="00750C8B">
        <w:rPr>
          <w:rFonts w:ascii="Times New Roman" w:hAnsi="Times New Roman" w:cs="Times New Roman"/>
          <w:b w:val="0"/>
          <w:bCs/>
          <w:i w:val="0"/>
          <w:iCs/>
          <w:sz w:val="22"/>
          <w:szCs w:val="22"/>
        </w:rPr>
        <w:t>orange</w:t>
      </w:r>
      <w:r w:rsidR="00AD107C" w:rsidRPr="00AD107C">
        <w:rPr>
          <w:rFonts w:ascii="Times New Roman" w:hAnsi="Times New Roman" w:cs="Times New Roman"/>
          <w:b w:val="0"/>
          <w:bCs/>
          <w:i w:val="0"/>
          <w:iCs/>
          <w:sz w:val="22"/>
          <w:szCs w:val="22"/>
        </w:rPr>
        <w:t xml:space="preserve">) versus fully standardized </w:t>
      </w:r>
      <w:r w:rsidR="00750C8B">
        <w:rPr>
          <w:rFonts w:ascii="Times New Roman" w:hAnsi="Times New Roman" w:cs="Times New Roman"/>
          <w:b w:val="0"/>
          <w:bCs/>
          <w:i w:val="0"/>
          <w:iCs/>
          <w:sz w:val="22"/>
          <w:szCs w:val="22"/>
        </w:rPr>
        <w:t>(black</w:t>
      </w:r>
      <w:r w:rsidR="00AD107C" w:rsidRPr="00AD107C">
        <w:rPr>
          <w:rFonts w:ascii="Times New Roman" w:hAnsi="Times New Roman" w:cs="Times New Roman"/>
          <w:b w:val="0"/>
          <w:bCs/>
          <w:i w:val="0"/>
          <w:iCs/>
          <w:sz w:val="22"/>
          <w:szCs w:val="22"/>
        </w:rPr>
        <w:t>) catch per unit effort (CPUE) in the NSEI Subdistrict longline sablefish fishery in round lb</w:t>
      </w:r>
      <w:r w:rsidR="00750C8B">
        <w:rPr>
          <w:rFonts w:ascii="Times New Roman" w:hAnsi="Times New Roman" w:cs="Times New Roman"/>
          <w:b w:val="0"/>
          <w:bCs/>
          <w:i w:val="0"/>
          <w:iCs/>
          <w:sz w:val="22"/>
          <w:szCs w:val="22"/>
        </w:rPr>
        <w:t>s.</w:t>
      </w:r>
      <w:r w:rsidR="00AD107C" w:rsidRPr="00AD107C">
        <w:rPr>
          <w:rFonts w:ascii="Times New Roman" w:hAnsi="Times New Roman" w:cs="Times New Roman"/>
          <w:b w:val="0"/>
          <w:bCs/>
          <w:i w:val="0"/>
          <w:iCs/>
          <w:sz w:val="22"/>
          <w:szCs w:val="22"/>
        </w:rPr>
        <w:t xml:space="preserve"> per hook. The fully standardized CPUE values were used in this assessment.</w:t>
      </w:r>
      <w:bookmarkEnd w:id="166"/>
    </w:p>
    <w:bookmarkEnd w:id="167"/>
    <w:p w14:paraId="5C6104D7" w14:textId="249092E2" w:rsidR="00357E78" w:rsidRPr="004636D3" w:rsidRDefault="00AD107C" w:rsidP="00AD107C">
      <w:r>
        <w:br w:type="page"/>
      </w:r>
    </w:p>
    <w:p w14:paraId="1A6A0CA9" w14:textId="32C52C9A" w:rsidR="001D501A" w:rsidRPr="004636D3" w:rsidRDefault="001D501A" w:rsidP="00F0003E"/>
    <w:p w14:paraId="3E0AFB4B" w14:textId="12E53BE5" w:rsidR="00357E78" w:rsidRDefault="006D1274" w:rsidP="00F0003E">
      <w:r>
        <w:rPr>
          <w:noProof/>
        </w:rPr>
        <w:drawing>
          <wp:inline distT="0" distB="0" distL="0" distR="0" wp14:anchorId="7F377DC7" wp14:editId="72993521">
            <wp:extent cx="5943600" cy="7132320"/>
            <wp:effectExtent l="0" t="0" r="0" b="0"/>
            <wp:docPr id="294223785" name="Picture 22" descr="Background patter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223785" name="Picture 22" descr="Background pattern&#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7132320"/>
                    </a:xfrm>
                    <a:prstGeom prst="rect">
                      <a:avLst/>
                    </a:prstGeom>
                  </pic:spPr>
                </pic:pic>
              </a:graphicData>
            </a:graphic>
          </wp:inline>
        </w:drawing>
      </w:r>
    </w:p>
    <w:p w14:paraId="5717FE6A" w14:textId="514CDBC6" w:rsidR="00AD107C" w:rsidRPr="004636D3" w:rsidRDefault="00AD107C" w:rsidP="00F0003E"/>
    <w:p w14:paraId="0DA62197" w14:textId="551AD131" w:rsidR="00DC72AB" w:rsidRPr="004636D3" w:rsidRDefault="001D501A" w:rsidP="00730CA7">
      <w:pPr>
        <w:ind w:firstLine="270"/>
        <w:rPr>
          <w:sz w:val="22"/>
          <w:szCs w:val="22"/>
          <w:shd w:val="clear" w:color="auto" w:fill="FFFFFF"/>
        </w:rPr>
      </w:pPr>
      <w:bookmarkStart w:id="169" w:name="_Toc204597065"/>
      <w:bookmarkStart w:id="170" w:name="_Hlk198631710"/>
      <w:bookmarkStart w:id="171" w:name="_Ref224118139"/>
      <w:r w:rsidRPr="004636D3">
        <w:rPr>
          <w:sz w:val="22"/>
          <w:szCs w:val="22"/>
        </w:rPr>
        <w:t xml:space="preserve">Figure </w:t>
      </w:r>
      <w:r w:rsidR="005B3FD2" w:rsidRPr="004636D3">
        <w:rPr>
          <w:sz w:val="22"/>
          <w:szCs w:val="22"/>
        </w:rPr>
        <w:fldChar w:fldCharType="begin"/>
      </w:r>
      <w:r w:rsidR="005B3FD2" w:rsidRPr="004636D3">
        <w:rPr>
          <w:sz w:val="22"/>
          <w:szCs w:val="22"/>
        </w:rPr>
        <w:instrText xml:space="preserve"> SEQ Figure \* ARABIC </w:instrText>
      </w:r>
      <w:r w:rsidR="005B3FD2" w:rsidRPr="004636D3">
        <w:rPr>
          <w:sz w:val="22"/>
          <w:szCs w:val="22"/>
        </w:rPr>
        <w:fldChar w:fldCharType="separate"/>
      </w:r>
      <w:r w:rsidR="009242A2">
        <w:rPr>
          <w:noProof/>
          <w:sz w:val="22"/>
          <w:szCs w:val="22"/>
        </w:rPr>
        <w:t>10</w:t>
      </w:r>
      <w:r w:rsidR="005B3FD2" w:rsidRPr="004636D3">
        <w:rPr>
          <w:sz w:val="22"/>
          <w:szCs w:val="22"/>
        </w:rPr>
        <w:fldChar w:fldCharType="end"/>
      </w:r>
      <w:bookmarkEnd w:id="171"/>
      <w:r w:rsidR="00EB2067" w:rsidRPr="004636D3">
        <w:rPr>
          <w:sz w:val="22"/>
          <w:szCs w:val="22"/>
        </w:rPr>
        <w:t>.–</w:t>
      </w:r>
      <w:r w:rsidR="00AD107C">
        <w:rPr>
          <w:sz w:val="22"/>
          <w:szCs w:val="22"/>
          <w:shd w:val="clear" w:color="auto" w:fill="FFFFFF"/>
        </w:rPr>
        <w:t>Fishery age compositions</w:t>
      </w:r>
      <w:r w:rsidRPr="004636D3">
        <w:rPr>
          <w:sz w:val="22"/>
          <w:szCs w:val="22"/>
          <w:shd w:val="clear" w:color="auto" w:fill="FFFFFF"/>
        </w:rPr>
        <w:t xml:space="preserve"> </w:t>
      </w:r>
      <w:r w:rsidR="00357E78" w:rsidRPr="004636D3">
        <w:rPr>
          <w:sz w:val="22"/>
          <w:szCs w:val="22"/>
          <w:shd w:val="clear" w:color="auto" w:fill="FFFFFF"/>
        </w:rPr>
        <w:t xml:space="preserve">by sex </w:t>
      </w:r>
      <w:r w:rsidRPr="004636D3">
        <w:rPr>
          <w:sz w:val="22"/>
          <w:szCs w:val="22"/>
          <w:shd w:val="clear" w:color="auto" w:fill="FFFFFF"/>
        </w:rPr>
        <w:t xml:space="preserve">for the </w:t>
      </w:r>
      <w:r w:rsidR="00EB2067" w:rsidRPr="004636D3">
        <w:rPr>
          <w:sz w:val="22"/>
          <w:szCs w:val="22"/>
        </w:rPr>
        <w:t xml:space="preserve">Northern Southeast Inside (NSEI) Subdistrict </w:t>
      </w:r>
      <w:r w:rsidRPr="004636D3">
        <w:rPr>
          <w:sz w:val="22"/>
          <w:szCs w:val="22"/>
          <w:shd w:val="clear" w:color="auto" w:fill="FFFFFF"/>
        </w:rPr>
        <w:t>longline fishery (2002</w:t>
      </w:r>
      <w:r w:rsidR="00775062" w:rsidRPr="004636D3">
        <w:rPr>
          <w:sz w:val="22"/>
          <w:szCs w:val="22"/>
          <w:shd w:val="clear" w:color="auto" w:fill="FFFFFF"/>
        </w:rPr>
        <w:t>–</w:t>
      </w:r>
      <w:r w:rsidRPr="004636D3">
        <w:rPr>
          <w:sz w:val="22"/>
          <w:szCs w:val="22"/>
          <w:shd w:val="clear" w:color="auto" w:fill="FFFFFF"/>
        </w:rPr>
        <w:t>202</w:t>
      </w:r>
      <w:r w:rsidR="00AD107C">
        <w:rPr>
          <w:sz w:val="22"/>
          <w:szCs w:val="22"/>
          <w:shd w:val="clear" w:color="auto" w:fill="FFFFFF"/>
        </w:rPr>
        <w:t>4</w:t>
      </w:r>
      <w:r w:rsidR="00357E78" w:rsidRPr="004636D3">
        <w:rPr>
          <w:sz w:val="22"/>
          <w:szCs w:val="22"/>
          <w:shd w:val="clear" w:color="auto" w:fill="FFFFFF"/>
        </w:rPr>
        <w:t xml:space="preserve">, </w:t>
      </w:r>
      <w:r w:rsidR="00AD107C">
        <w:rPr>
          <w:sz w:val="22"/>
          <w:szCs w:val="22"/>
          <w:shd w:val="clear" w:color="auto" w:fill="FFFFFF"/>
        </w:rPr>
        <w:t>t</w:t>
      </w:r>
      <w:r w:rsidR="00357E78" w:rsidRPr="004636D3">
        <w:rPr>
          <w:sz w:val="22"/>
          <w:szCs w:val="22"/>
          <w:shd w:val="clear" w:color="auto" w:fill="FFFFFF"/>
        </w:rPr>
        <w:t>op row</w:t>
      </w:r>
      <w:r w:rsidRPr="004636D3">
        <w:rPr>
          <w:sz w:val="22"/>
          <w:szCs w:val="22"/>
          <w:shd w:val="clear" w:color="auto" w:fill="FFFFFF"/>
        </w:rPr>
        <w:t>) and ADFG longline survey (1997</w:t>
      </w:r>
      <w:r w:rsidR="00775062" w:rsidRPr="004636D3">
        <w:rPr>
          <w:sz w:val="22"/>
          <w:szCs w:val="22"/>
          <w:shd w:val="clear" w:color="auto" w:fill="FFFFFF"/>
        </w:rPr>
        <w:t>–</w:t>
      </w:r>
      <w:r w:rsidRPr="004636D3">
        <w:rPr>
          <w:sz w:val="22"/>
          <w:szCs w:val="22"/>
          <w:shd w:val="clear" w:color="auto" w:fill="FFFFFF"/>
        </w:rPr>
        <w:t>202</w:t>
      </w:r>
      <w:r w:rsidR="00AD107C">
        <w:rPr>
          <w:sz w:val="22"/>
          <w:szCs w:val="22"/>
          <w:shd w:val="clear" w:color="auto" w:fill="FFFFFF"/>
        </w:rPr>
        <w:t>4</w:t>
      </w:r>
      <w:r w:rsidR="00357E78" w:rsidRPr="004636D3">
        <w:rPr>
          <w:sz w:val="22"/>
          <w:szCs w:val="22"/>
          <w:shd w:val="clear" w:color="auto" w:fill="FFFFFF"/>
        </w:rPr>
        <w:t>, bottom row</w:t>
      </w:r>
      <w:r w:rsidRPr="004636D3">
        <w:rPr>
          <w:sz w:val="22"/>
          <w:szCs w:val="22"/>
          <w:shd w:val="clear" w:color="auto" w:fill="FFFFFF"/>
        </w:rPr>
        <w:t>).</w:t>
      </w:r>
      <w:bookmarkEnd w:id="169"/>
    </w:p>
    <w:bookmarkEnd w:id="170"/>
    <w:p w14:paraId="2502CECE" w14:textId="6E973189" w:rsidR="001D501A" w:rsidRPr="004636D3" w:rsidRDefault="001D501A" w:rsidP="003C3C68">
      <w:pPr>
        <w:rPr>
          <w:shd w:val="clear" w:color="auto" w:fill="FFFFFF"/>
        </w:rPr>
      </w:pPr>
    </w:p>
    <w:p w14:paraId="27A7ADA9" w14:textId="22BC4423" w:rsidR="001D501A" w:rsidRPr="004636D3" w:rsidRDefault="006D1274" w:rsidP="00F0003E">
      <w:r>
        <w:rPr>
          <w:noProof/>
        </w:rPr>
        <w:drawing>
          <wp:inline distT="0" distB="0" distL="0" distR="0" wp14:anchorId="2B8EACF0" wp14:editId="75AC6B31">
            <wp:extent cx="5486411" cy="7315215"/>
            <wp:effectExtent l="0" t="0" r="0" b="0"/>
            <wp:docPr id="914531981" name="Picture 23"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31981" name="Picture 23" descr="Diagram&#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486411" cy="7315215"/>
                    </a:xfrm>
                    <a:prstGeom prst="rect">
                      <a:avLst/>
                    </a:prstGeom>
                  </pic:spPr>
                </pic:pic>
              </a:graphicData>
            </a:graphic>
          </wp:inline>
        </w:drawing>
      </w:r>
    </w:p>
    <w:p w14:paraId="51E1CF8B" w14:textId="6B70ACE5" w:rsidR="009242A2" w:rsidRDefault="003C3C68" w:rsidP="003C3C68">
      <w:pPr>
        <w:pStyle w:val="Caption"/>
        <w:rPr>
          <w:szCs w:val="22"/>
        </w:rPr>
      </w:pPr>
      <w:bookmarkStart w:id="172" w:name="_Toc204597066"/>
      <w:bookmarkStart w:id="173" w:name="_Hlk198631742"/>
      <w:bookmarkStart w:id="174" w:name="_Ref224118343"/>
      <w:r>
        <w:t xml:space="preserve">Figure </w:t>
      </w:r>
      <w:r w:rsidR="009242A2">
        <w:fldChar w:fldCharType="begin"/>
      </w:r>
      <w:r w:rsidR="009242A2">
        <w:instrText xml:space="preserve"> SEQ Figure \* ARABIC </w:instrText>
      </w:r>
      <w:r w:rsidR="009242A2">
        <w:fldChar w:fldCharType="separate"/>
      </w:r>
      <w:r w:rsidR="009242A2">
        <w:rPr>
          <w:noProof/>
        </w:rPr>
        <w:t>11</w:t>
      </w:r>
      <w:r w:rsidR="009242A2">
        <w:rPr>
          <w:noProof/>
        </w:rPr>
        <w:fldChar w:fldCharType="end"/>
      </w:r>
      <w:bookmarkEnd w:id="174"/>
      <w:r>
        <w:t>.</w:t>
      </w:r>
      <w:r w:rsidR="006C396C" w:rsidRPr="004636D3">
        <w:rPr>
          <w:szCs w:val="22"/>
        </w:rPr>
        <w:t>–</w:t>
      </w:r>
      <w:r w:rsidR="001D501A" w:rsidRPr="004636D3">
        <w:rPr>
          <w:szCs w:val="22"/>
        </w:rPr>
        <w:t>Longline fishery</w:t>
      </w:r>
      <w:r w:rsidR="00357E78" w:rsidRPr="004636D3">
        <w:rPr>
          <w:szCs w:val="22"/>
        </w:rPr>
        <w:t>, pot fishery</w:t>
      </w:r>
      <w:r w:rsidR="005903CA">
        <w:rPr>
          <w:szCs w:val="22"/>
        </w:rPr>
        <w:t>,</w:t>
      </w:r>
      <w:r w:rsidR="001D501A" w:rsidRPr="004636D3">
        <w:rPr>
          <w:szCs w:val="22"/>
        </w:rPr>
        <w:t xml:space="preserve"> and survey length distributions by sex from 1997–202</w:t>
      </w:r>
      <w:r w:rsidR="00F9641D">
        <w:rPr>
          <w:szCs w:val="22"/>
        </w:rPr>
        <w:t>4</w:t>
      </w:r>
      <w:r w:rsidR="001D501A" w:rsidRPr="004636D3">
        <w:rPr>
          <w:szCs w:val="22"/>
        </w:rPr>
        <w:t>.</w:t>
      </w:r>
      <w:bookmarkEnd w:id="172"/>
      <w:r w:rsidR="001D501A" w:rsidRPr="004636D3">
        <w:rPr>
          <w:szCs w:val="22"/>
        </w:rPr>
        <w:t xml:space="preserve"> </w:t>
      </w:r>
    </w:p>
    <w:p w14:paraId="05699DFF" w14:textId="32CA7ED7" w:rsidR="001D501A" w:rsidRDefault="009242A2" w:rsidP="003C3C68">
      <w:pPr>
        <w:pStyle w:val="Caption"/>
        <w:rPr>
          <w:szCs w:val="22"/>
        </w:rPr>
      </w:pPr>
      <w:r>
        <w:rPr>
          <w:noProof/>
          <w:szCs w:val="22"/>
        </w:rPr>
        <w:lastRenderedPageBreak/>
        <w:drawing>
          <wp:inline distT="0" distB="0" distL="0" distR="0" wp14:anchorId="1D70DC25" wp14:editId="0E065F97">
            <wp:extent cx="3956685" cy="6352540"/>
            <wp:effectExtent l="19050" t="19050" r="24765" b="10160"/>
            <wp:docPr id="48713363" name="Picture 7" descr="Chart, lin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3363" name="Picture 7" descr="Chart, line chart&#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956685" cy="6352540"/>
                    </a:xfrm>
                    <a:prstGeom prst="rect">
                      <a:avLst/>
                    </a:prstGeom>
                    <a:noFill/>
                    <a:ln>
                      <a:solidFill>
                        <a:schemeClr val="accent1"/>
                      </a:solidFill>
                    </a:ln>
                  </pic:spPr>
                </pic:pic>
              </a:graphicData>
            </a:graphic>
          </wp:inline>
        </w:drawing>
      </w:r>
      <w:r w:rsidR="001D501A" w:rsidRPr="004636D3">
        <w:rPr>
          <w:szCs w:val="22"/>
        </w:rPr>
        <w:t xml:space="preserve"> </w:t>
      </w:r>
    </w:p>
    <w:p w14:paraId="2B4776E7" w14:textId="70DDAB08" w:rsidR="009242A2" w:rsidRPr="004636D3" w:rsidRDefault="009242A2" w:rsidP="009242A2">
      <w:pPr>
        <w:pStyle w:val="Caption"/>
        <w:rPr>
          <w:szCs w:val="22"/>
        </w:rPr>
      </w:pPr>
      <w:bookmarkStart w:id="175" w:name="_Toc204597067"/>
      <w:r>
        <w:t xml:space="preserve">Figure </w:t>
      </w:r>
      <w:r>
        <w:fldChar w:fldCharType="begin"/>
      </w:r>
      <w:r>
        <w:instrText xml:space="preserve"> SEQ Figure \* ARABIC </w:instrText>
      </w:r>
      <w:r>
        <w:fldChar w:fldCharType="separate"/>
      </w:r>
      <w:r>
        <w:rPr>
          <w:noProof/>
        </w:rPr>
        <w:t>12</w:t>
      </w:r>
      <w:r>
        <w:rPr>
          <w:noProof/>
        </w:rPr>
        <w:fldChar w:fldCharType="end"/>
      </w:r>
      <w:r w:rsidRPr="004636D3">
        <w:rPr>
          <w:szCs w:val="22"/>
        </w:rPr>
        <w:t>.–</w:t>
      </w:r>
      <w:r>
        <w:rPr>
          <w:szCs w:val="22"/>
        </w:rPr>
        <w:t>P</w:t>
      </w:r>
      <w:r w:rsidRPr="004636D3">
        <w:rPr>
          <w:szCs w:val="22"/>
        </w:rPr>
        <w:t>robability of retaining a fish as a function of weight (</w:t>
      </w:r>
      <w:r>
        <w:rPr>
          <w:szCs w:val="22"/>
        </w:rPr>
        <w:t>top</w:t>
      </w:r>
      <w:r w:rsidRPr="004636D3">
        <w:rPr>
          <w:szCs w:val="22"/>
        </w:rPr>
        <w:t>), sex, and age (</w:t>
      </w:r>
      <w:r>
        <w:rPr>
          <w:szCs w:val="22"/>
        </w:rPr>
        <w:t>bottom</w:t>
      </w:r>
      <w:r w:rsidRPr="004636D3">
        <w:rPr>
          <w:szCs w:val="22"/>
        </w:rPr>
        <w:t>).</w:t>
      </w:r>
      <w:bookmarkEnd w:id="175"/>
    </w:p>
    <w:p w14:paraId="04926A48" w14:textId="77777777" w:rsidR="009242A2" w:rsidRPr="009242A2" w:rsidRDefault="009242A2" w:rsidP="009242A2"/>
    <w:p w14:paraId="42AFC182" w14:textId="6B19D96D" w:rsidR="003C3C68" w:rsidRDefault="00DC7C14" w:rsidP="003C3C68">
      <w:pPr>
        <w:pStyle w:val="Caption"/>
        <w:keepNext/>
        <w:ind w:firstLine="0"/>
        <w:rPr>
          <w:szCs w:val="22"/>
        </w:rPr>
      </w:pPr>
      <w:r>
        <w:rPr>
          <w:noProof/>
          <w:szCs w:val="22"/>
        </w:rPr>
        <w:lastRenderedPageBreak/>
        <w:drawing>
          <wp:inline distT="0" distB="0" distL="0" distR="0" wp14:anchorId="59B7125F" wp14:editId="5F61B22E">
            <wp:extent cx="5486411" cy="6400813"/>
            <wp:effectExtent l="0" t="0" r="0" b="0"/>
            <wp:docPr id="2047825845" name="Picture 38" descr="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25845" name="Picture 38" descr="Chart&#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486411" cy="6400813"/>
                    </a:xfrm>
                    <a:prstGeom prst="rect">
                      <a:avLst/>
                    </a:prstGeom>
                  </pic:spPr>
                </pic:pic>
              </a:graphicData>
            </a:graphic>
          </wp:inline>
        </w:drawing>
      </w:r>
    </w:p>
    <w:p w14:paraId="0C7282F2" w14:textId="4A46C387" w:rsidR="00D2798B" w:rsidRPr="004636D3" w:rsidRDefault="00D2798B" w:rsidP="00D2798B">
      <w:pPr>
        <w:pStyle w:val="Caption"/>
        <w:keepNext/>
        <w:ind w:firstLine="270"/>
        <w:rPr>
          <w:szCs w:val="22"/>
          <w:shd w:val="clear" w:color="auto" w:fill="FFFFFF"/>
        </w:rPr>
      </w:pPr>
      <w:bookmarkStart w:id="176" w:name="_Toc204597068"/>
      <w:r w:rsidRPr="004636D3">
        <w:rPr>
          <w:szCs w:val="22"/>
        </w:rPr>
        <w:t xml:space="preserve">Figure </w:t>
      </w:r>
      <w:r w:rsidRPr="004636D3">
        <w:rPr>
          <w:szCs w:val="22"/>
        </w:rPr>
        <w:fldChar w:fldCharType="begin"/>
      </w:r>
      <w:r w:rsidRPr="004636D3">
        <w:rPr>
          <w:szCs w:val="22"/>
        </w:rPr>
        <w:instrText xml:space="preserve"> SEQ Figure \* ARABIC </w:instrText>
      </w:r>
      <w:r w:rsidRPr="004636D3">
        <w:rPr>
          <w:szCs w:val="22"/>
        </w:rPr>
        <w:fldChar w:fldCharType="separate"/>
      </w:r>
      <w:r w:rsidR="009242A2">
        <w:rPr>
          <w:noProof/>
          <w:szCs w:val="22"/>
        </w:rPr>
        <w:t>13</w:t>
      </w:r>
      <w:r w:rsidRPr="004636D3">
        <w:rPr>
          <w:szCs w:val="22"/>
        </w:rPr>
        <w:fldChar w:fldCharType="end"/>
      </w:r>
      <w:r w:rsidRPr="004636D3">
        <w:rPr>
          <w:szCs w:val="22"/>
        </w:rPr>
        <w:t>.–F</w:t>
      </w:r>
      <w:r>
        <w:rPr>
          <w:szCs w:val="22"/>
        </w:rPr>
        <w:t>ishery selectivity (top): f</w:t>
      </w:r>
      <w:r w:rsidRPr="004636D3">
        <w:rPr>
          <w:szCs w:val="22"/>
        </w:rPr>
        <w:t>ixed age-based selectivity curves for the fishery before the Equal Quota Share</w:t>
      </w:r>
      <w:r>
        <w:rPr>
          <w:szCs w:val="22"/>
        </w:rPr>
        <w:t xml:space="preserve"> (EQS)</w:t>
      </w:r>
      <w:r w:rsidRPr="004636D3">
        <w:rPr>
          <w:szCs w:val="22"/>
        </w:rPr>
        <w:t xml:space="preserve"> program started in 1994 (pre-EQS), the fishery since the implementation of EQS while it was solely longline gear (1995–2021), the fishery since it became a mixed gear fishery (2022</w:t>
      </w:r>
      <w:r>
        <w:rPr>
          <w:szCs w:val="22"/>
        </w:rPr>
        <w:t>-present</w:t>
      </w:r>
      <w:r w:rsidRPr="004636D3">
        <w:rPr>
          <w:szCs w:val="22"/>
        </w:rPr>
        <w:t>)</w:t>
      </w:r>
      <w:r>
        <w:rPr>
          <w:szCs w:val="22"/>
        </w:rPr>
        <w:t>. Survey selectivity (bottom):</w:t>
      </w:r>
      <w:r w:rsidRPr="004636D3">
        <w:rPr>
          <w:szCs w:val="22"/>
        </w:rPr>
        <w:t xml:space="preserve"> ADF</w:t>
      </w:r>
      <w:r>
        <w:rPr>
          <w:szCs w:val="22"/>
        </w:rPr>
        <w:t>&amp;</w:t>
      </w:r>
      <w:r w:rsidRPr="004636D3">
        <w:rPr>
          <w:szCs w:val="22"/>
        </w:rPr>
        <w:t>G longline survey for females (black) and males (grey) before the standardization of the survey in 2000, and for the</w:t>
      </w:r>
      <w:r>
        <w:rPr>
          <w:szCs w:val="22"/>
        </w:rPr>
        <w:t xml:space="preserve"> </w:t>
      </w:r>
      <w:r w:rsidRPr="004636D3">
        <w:rPr>
          <w:szCs w:val="22"/>
        </w:rPr>
        <w:t>time blocks of 2000–2016 and 2017–202</w:t>
      </w:r>
      <w:r>
        <w:rPr>
          <w:szCs w:val="22"/>
        </w:rPr>
        <w:t>4</w:t>
      </w:r>
      <w:r w:rsidRPr="004636D3">
        <w:rPr>
          <w:szCs w:val="22"/>
        </w:rPr>
        <w:t>.</w:t>
      </w:r>
      <w:bookmarkEnd w:id="176"/>
      <w:r w:rsidRPr="004636D3">
        <w:rPr>
          <w:szCs w:val="22"/>
        </w:rPr>
        <w:t xml:space="preserve"> </w:t>
      </w:r>
    </w:p>
    <w:bookmarkEnd w:id="173"/>
    <w:p w14:paraId="6DF26455" w14:textId="19045C3B" w:rsidR="00687A9E" w:rsidRPr="004636D3" w:rsidRDefault="001D501A" w:rsidP="00F0003E">
      <w:pPr>
        <w:rPr>
          <w:shd w:val="clear" w:color="auto" w:fill="FFFFFF"/>
        </w:rPr>
      </w:pPr>
      <w:r w:rsidRPr="004636D3">
        <w:br w:type="page"/>
      </w:r>
    </w:p>
    <w:p w14:paraId="0A54F4DF" w14:textId="2B292A1F" w:rsidR="002C371D" w:rsidRDefault="002C371D" w:rsidP="002C371D">
      <w:pPr>
        <w:pStyle w:val="Caption"/>
        <w:jc w:val="left"/>
        <w:rPr>
          <w:szCs w:val="22"/>
        </w:rPr>
      </w:pPr>
      <w:bookmarkStart w:id="177" w:name="_Hlk198631750"/>
    </w:p>
    <w:p w14:paraId="2FB83951" w14:textId="02F73FFB" w:rsidR="00687A9E" w:rsidRPr="004636D3" w:rsidRDefault="00687A9E" w:rsidP="002C371D">
      <w:pPr>
        <w:pStyle w:val="Caption"/>
        <w:jc w:val="left"/>
        <w:rPr>
          <w:szCs w:val="22"/>
        </w:rPr>
      </w:pPr>
      <w:bookmarkStart w:id="178" w:name="_Toc204597069"/>
      <w:r w:rsidRPr="004636D3">
        <w:rPr>
          <w:szCs w:val="22"/>
        </w:rPr>
        <w:t xml:space="preserve">Figure </w:t>
      </w:r>
      <w:r w:rsidR="005B3FD2" w:rsidRPr="004636D3">
        <w:rPr>
          <w:szCs w:val="22"/>
        </w:rPr>
        <w:fldChar w:fldCharType="begin"/>
      </w:r>
      <w:r w:rsidR="005B3FD2" w:rsidRPr="004636D3">
        <w:rPr>
          <w:szCs w:val="22"/>
        </w:rPr>
        <w:instrText xml:space="preserve"> SEQ Figure \* ARABIC </w:instrText>
      </w:r>
      <w:r w:rsidR="005B3FD2" w:rsidRPr="004636D3">
        <w:rPr>
          <w:szCs w:val="22"/>
        </w:rPr>
        <w:fldChar w:fldCharType="separate"/>
      </w:r>
      <w:r w:rsidR="009242A2">
        <w:rPr>
          <w:noProof/>
          <w:szCs w:val="22"/>
        </w:rPr>
        <w:t>14</w:t>
      </w:r>
      <w:r w:rsidR="005B3FD2" w:rsidRPr="004636D3">
        <w:rPr>
          <w:szCs w:val="22"/>
        </w:rPr>
        <w:fldChar w:fldCharType="end"/>
      </w:r>
      <w:r w:rsidR="001869B8" w:rsidRPr="004636D3">
        <w:rPr>
          <w:szCs w:val="22"/>
        </w:rPr>
        <w:t>.–</w:t>
      </w:r>
      <w:r w:rsidR="00622500">
        <w:rPr>
          <w:szCs w:val="22"/>
        </w:rPr>
        <w:t>P</w:t>
      </w:r>
      <w:r w:rsidRPr="004636D3">
        <w:rPr>
          <w:szCs w:val="22"/>
        </w:rPr>
        <w:t>robability of retaining a fish as a function of weight (</w:t>
      </w:r>
      <w:r w:rsidR="00F9641D">
        <w:rPr>
          <w:szCs w:val="22"/>
        </w:rPr>
        <w:t>top</w:t>
      </w:r>
      <w:r w:rsidRPr="004636D3">
        <w:rPr>
          <w:szCs w:val="22"/>
        </w:rPr>
        <w:t>), sex, and age (</w:t>
      </w:r>
      <w:r w:rsidR="00F9641D">
        <w:rPr>
          <w:szCs w:val="22"/>
        </w:rPr>
        <w:t>bottom</w:t>
      </w:r>
      <w:r w:rsidRPr="004636D3">
        <w:rPr>
          <w:szCs w:val="22"/>
        </w:rPr>
        <w:t>).</w:t>
      </w:r>
      <w:bookmarkEnd w:id="178"/>
    </w:p>
    <w:bookmarkEnd w:id="177"/>
    <w:p w14:paraId="1988DE4A" w14:textId="47E9CB6A" w:rsidR="00C64739" w:rsidRPr="004636D3" w:rsidRDefault="00AF6958" w:rsidP="00380EAA">
      <w:pPr>
        <w:keepNext/>
        <w:jc w:val="left"/>
      </w:pPr>
      <w:r>
        <w:rPr>
          <w:noProof/>
        </w:rPr>
        <w:drawing>
          <wp:inline distT="0" distB="0" distL="0" distR="0" wp14:anchorId="6F2D8D54" wp14:editId="03C491A8">
            <wp:extent cx="4683318" cy="6690455"/>
            <wp:effectExtent l="0" t="0" r="3175" b="0"/>
            <wp:docPr id="1601278992" name="Picture 25" descr="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278992" name="Picture 25" descr="Chart&#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706100" cy="6723001"/>
                    </a:xfrm>
                    <a:prstGeom prst="rect">
                      <a:avLst/>
                    </a:prstGeom>
                  </pic:spPr>
                </pic:pic>
              </a:graphicData>
            </a:graphic>
          </wp:inline>
        </w:drawing>
      </w:r>
    </w:p>
    <w:p w14:paraId="160FBFC3" w14:textId="5CB78303" w:rsidR="00F9641D" w:rsidRPr="00F9641D" w:rsidRDefault="00687A9E" w:rsidP="001F6ABA">
      <w:pPr>
        <w:pStyle w:val="ImageCaption"/>
        <w:ind w:firstLine="270"/>
        <w:rPr>
          <w:rFonts w:ascii="Times New Roman" w:hAnsi="Times New Roman" w:cs="Times New Roman"/>
          <w:b w:val="0"/>
          <w:bCs/>
          <w:i w:val="0"/>
          <w:iCs/>
          <w:sz w:val="22"/>
          <w:szCs w:val="22"/>
        </w:rPr>
      </w:pPr>
      <w:bookmarkStart w:id="179" w:name="_Toc44073680"/>
      <w:bookmarkStart w:id="180" w:name="_Toc79673341"/>
      <w:bookmarkStart w:id="181" w:name="_Toc204597070"/>
      <w:bookmarkStart w:id="182" w:name="_Hlk198631755"/>
      <w:bookmarkStart w:id="183" w:name="_Ref224112560"/>
      <w:r w:rsidRPr="00F9641D">
        <w:rPr>
          <w:rFonts w:ascii="Times New Roman" w:hAnsi="Times New Roman" w:cs="Times New Roman"/>
          <w:b w:val="0"/>
          <w:bCs/>
          <w:i w:val="0"/>
          <w:iCs/>
          <w:sz w:val="22"/>
          <w:szCs w:val="22"/>
        </w:rPr>
        <w:t xml:space="preserve">Figure </w:t>
      </w:r>
      <w:r w:rsidR="005B3FD2" w:rsidRPr="00F9641D">
        <w:rPr>
          <w:rFonts w:ascii="Times New Roman" w:hAnsi="Times New Roman" w:cs="Times New Roman"/>
          <w:b w:val="0"/>
          <w:bCs/>
          <w:i w:val="0"/>
          <w:iCs/>
          <w:sz w:val="22"/>
          <w:szCs w:val="22"/>
        </w:rPr>
        <w:fldChar w:fldCharType="begin"/>
      </w:r>
      <w:r w:rsidR="005B3FD2" w:rsidRPr="00F9641D">
        <w:rPr>
          <w:rFonts w:ascii="Times New Roman" w:hAnsi="Times New Roman" w:cs="Times New Roman"/>
          <w:b w:val="0"/>
          <w:bCs/>
          <w:i w:val="0"/>
          <w:iCs/>
          <w:sz w:val="22"/>
          <w:szCs w:val="22"/>
        </w:rPr>
        <w:instrText xml:space="preserve"> SEQ Figure \* ARABIC </w:instrText>
      </w:r>
      <w:r w:rsidR="005B3FD2" w:rsidRPr="00F9641D">
        <w:rPr>
          <w:rFonts w:ascii="Times New Roman" w:hAnsi="Times New Roman" w:cs="Times New Roman"/>
          <w:b w:val="0"/>
          <w:bCs/>
          <w:i w:val="0"/>
          <w:iCs/>
          <w:sz w:val="22"/>
          <w:szCs w:val="22"/>
        </w:rPr>
        <w:fldChar w:fldCharType="separate"/>
      </w:r>
      <w:r w:rsidR="009242A2">
        <w:rPr>
          <w:rFonts w:ascii="Times New Roman" w:hAnsi="Times New Roman" w:cs="Times New Roman"/>
          <w:b w:val="0"/>
          <w:bCs/>
          <w:i w:val="0"/>
          <w:iCs/>
          <w:noProof/>
          <w:sz w:val="22"/>
          <w:szCs w:val="22"/>
        </w:rPr>
        <w:t>15</w:t>
      </w:r>
      <w:r w:rsidR="005B3FD2" w:rsidRPr="00F9641D">
        <w:rPr>
          <w:rFonts w:ascii="Times New Roman" w:hAnsi="Times New Roman" w:cs="Times New Roman"/>
          <w:b w:val="0"/>
          <w:bCs/>
          <w:i w:val="0"/>
          <w:iCs/>
          <w:noProof/>
          <w:sz w:val="22"/>
          <w:szCs w:val="22"/>
        </w:rPr>
        <w:fldChar w:fldCharType="end"/>
      </w:r>
      <w:bookmarkEnd w:id="183"/>
      <w:r w:rsidR="00B07589" w:rsidRPr="00F9641D">
        <w:rPr>
          <w:rFonts w:ascii="Times New Roman" w:hAnsi="Times New Roman" w:cs="Times New Roman"/>
          <w:b w:val="0"/>
          <w:bCs/>
          <w:i w:val="0"/>
          <w:iCs/>
          <w:sz w:val="22"/>
          <w:szCs w:val="22"/>
        </w:rPr>
        <w:t>.–</w:t>
      </w:r>
      <w:bookmarkEnd w:id="179"/>
      <w:bookmarkEnd w:id="180"/>
      <w:r w:rsidR="00F9641D" w:rsidRPr="00F9641D">
        <w:rPr>
          <w:rFonts w:ascii="Times New Roman" w:hAnsi="Times New Roman" w:cs="Times New Roman"/>
          <w:b w:val="0"/>
          <w:bCs/>
          <w:i w:val="0"/>
          <w:iCs/>
          <w:sz w:val="22"/>
          <w:szCs w:val="22"/>
        </w:rPr>
        <w:t xml:space="preserve"> Fits to indices of catch and abundance with the assumed error distribution shown as shaded grey polygons. Input data are shown as grey points and model fits are shown in black. Indices include: (A) harvest (million round </w:t>
      </w:r>
      <w:r w:rsidR="002C371D">
        <w:rPr>
          <w:rFonts w:ascii="Times New Roman" w:hAnsi="Times New Roman" w:cs="Times New Roman"/>
          <w:b w:val="0"/>
          <w:bCs/>
          <w:i w:val="0"/>
          <w:iCs/>
          <w:sz w:val="22"/>
          <w:szCs w:val="22"/>
        </w:rPr>
        <w:t>lb</w:t>
      </w:r>
      <w:r w:rsidR="00F9641D" w:rsidRPr="00F9641D">
        <w:rPr>
          <w:rFonts w:ascii="Times New Roman" w:hAnsi="Times New Roman" w:cs="Times New Roman"/>
          <w:b w:val="0"/>
          <w:bCs/>
          <w:i w:val="0"/>
          <w:iCs/>
          <w:sz w:val="22"/>
          <w:szCs w:val="22"/>
        </w:rPr>
        <w:t xml:space="preserve">); (B) fishery CPUE in round </w:t>
      </w:r>
      <w:r w:rsidR="002C371D">
        <w:rPr>
          <w:rFonts w:ascii="Times New Roman" w:hAnsi="Times New Roman" w:cs="Times New Roman"/>
          <w:b w:val="0"/>
          <w:bCs/>
          <w:i w:val="0"/>
          <w:iCs/>
          <w:sz w:val="22"/>
          <w:szCs w:val="22"/>
        </w:rPr>
        <w:t>lb</w:t>
      </w:r>
      <w:r w:rsidR="00AF6958">
        <w:rPr>
          <w:rFonts w:ascii="Times New Roman" w:hAnsi="Times New Roman" w:cs="Times New Roman"/>
          <w:b w:val="0"/>
          <w:bCs/>
          <w:i w:val="0"/>
          <w:iCs/>
          <w:sz w:val="22"/>
          <w:szCs w:val="22"/>
        </w:rPr>
        <w:t>s.</w:t>
      </w:r>
      <w:r w:rsidR="00F9641D" w:rsidRPr="00F9641D">
        <w:rPr>
          <w:rFonts w:ascii="Times New Roman" w:hAnsi="Times New Roman" w:cs="Times New Roman"/>
          <w:b w:val="0"/>
          <w:bCs/>
          <w:i w:val="0"/>
          <w:iCs/>
          <w:sz w:val="22"/>
          <w:szCs w:val="22"/>
        </w:rPr>
        <w:t xml:space="preserve"> per hook with separate selectivity and catchability time periods before and after the implementation of the EQS program in 1994; (C) survey CPUE in number of fish per hook; and (D) </w:t>
      </w:r>
      <w:r w:rsidR="00290253">
        <w:rPr>
          <w:rFonts w:ascii="Times New Roman" w:hAnsi="Times New Roman" w:cs="Times New Roman"/>
          <w:b w:val="0"/>
          <w:bCs/>
          <w:i w:val="0"/>
          <w:iCs/>
          <w:sz w:val="22"/>
          <w:szCs w:val="22"/>
        </w:rPr>
        <w:t>mark–</w:t>
      </w:r>
      <w:r w:rsidR="00AF6958">
        <w:rPr>
          <w:rFonts w:ascii="Times New Roman" w:hAnsi="Times New Roman" w:cs="Times New Roman"/>
          <w:b w:val="0"/>
          <w:bCs/>
          <w:i w:val="0"/>
          <w:iCs/>
          <w:sz w:val="22"/>
          <w:szCs w:val="22"/>
        </w:rPr>
        <w:t xml:space="preserve">recapture </w:t>
      </w:r>
      <w:r w:rsidR="00AF6958" w:rsidRPr="00F9641D">
        <w:rPr>
          <w:rFonts w:ascii="Times New Roman" w:hAnsi="Times New Roman" w:cs="Times New Roman"/>
          <w:b w:val="0"/>
          <w:bCs/>
          <w:i w:val="0"/>
          <w:iCs/>
          <w:sz w:val="22"/>
          <w:szCs w:val="22"/>
        </w:rPr>
        <w:t>abundance</w:t>
      </w:r>
      <w:r w:rsidR="00F9641D" w:rsidRPr="00F9641D">
        <w:rPr>
          <w:rFonts w:ascii="Times New Roman" w:hAnsi="Times New Roman" w:cs="Times New Roman"/>
          <w:b w:val="0"/>
          <w:bCs/>
          <w:i w:val="0"/>
          <w:iCs/>
          <w:sz w:val="22"/>
          <w:szCs w:val="22"/>
        </w:rPr>
        <w:t xml:space="preserve"> estimates in millions. Solid and dashed lines in (D) reflect years for which data were and were not available, respectively.</w:t>
      </w:r>
      <w:bookmarkEnd w:id="181"/>
    </w:p>
    <w:bookmarkEnd w:id="182"/>
    <w:p w14:paraId="1E1F0DAB" w14:textId="2B31B2EA" w:rsidR="00680616" w:rsidRPr="004636D3" w:rsidRDefault="00AF6958" w:rsidP="00AC088E">
      <w:pPr>
        <w:pStyle w:val="Caption"/>
        <w:ind w:firstLine="0"/>
        <w:jc w:val="left"/>
      </w:pPr>
      <w:r>
        <w:rPr>
          <w:noProof/>
        </w:rPr>
        <w:lastRenderedPageBreak/>
        <w:drawing>
          <wp:inline distT="0" distB="0" distL="0" distR="0" wp14:anchorId="2CA99659" wp14:editId="1E0D6ABD">
            <wp:extent cx="5486411" cy="6400813"/>
            <wp:effectExtent l="0" t="0" r="0" b="0"/>
            <wp:docPr id="667017052" name="Picture 26" descr="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17052" name="Picture 26" descr="Chart&#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486411" cy="6400813"/>
                    </a:xfrm>
                    <a:prstGeom prst="rect">
                      <a:avLst/>
                    </a:prstGeom>
                  </pic:spPr>
                </pic:pic>
              </a:graphicData>
            </a:graphic>
          </wp:inline>
        </w:drawing>
      </w:r>
    </w:p>
    <w:p w14:paraId="285C0BC6" w14:textId="2E790FB9" w:rsidR="00680616" w:rsidRPr="004636D3" w:rsidRDefault="00680616" w:rsidP="00730CA7">
      <w:pPr>
        <w:pStyle w:val="Caption"/>
        <w:ind w:firstLine="270"/>
        <w:rPr>
          <w:noProof/>
          <w:szCs w:val="22"/>
        </w:rPr>
      </w:pPr>
      <w:bookmarkStart w:id="184" w:name="_Toc44073681"/>
      <w:bookmarkStart w:id="185" w:name="_Toc79673342"/>
      <w:bookmarkStart w:id="186" w:name="_Toc204597071"/>
      <w:bookmarkStart w:id="187" w:name="_Hlk198631760"/>
      <w:bookmarkStart w:id="188" w:name="_Ref224111744"/>
      <w:bookmarkStart w:id="189" w:name="_Ref224111751"/>
      <w:r w:rsidRPr="004636D3">
        <w:t xml:space="preserve">Figure </w:t>
      </w:r>
      <w:r w:rsidR="009242A2">
        <w:fldChar w:fldCharType="begin"/>
      </w:r>
      <w:r w:rsidR="009242A2">
        <w:instrText xml:space="preserve"> SEQ Figure \* ARABIC </w:instrText>
      </w:r>
      <w:r w:rsidR="009242A2">
        <w:fldChar w:fldCharType="separate"/>
      </w:r>
      <w:r w:rsidR="009242A2">
        <w:rPr>
          <w:noProof/>
        </w:rPr>
        <w:t>16</w:t>
      </w:r>
      <w:r w:rsidR="009242A2">
        <w:rPr>
          <w:noProof/>
        </w:rPr>
        <w:fldChar w:fldCharType="end"/>
      </w:r>
      <w:bookmarkEnd w:id="189"/>
      <w:r w:rsidR="007A6104" w:rsidRPr="004636D3">
        <w:t>.–</w:t>
      </w:r>
      <w:bookmarkEnd w:id="184"/>
      <w:bookmarkEnd w:id="185"/>
      <w:r w:rsidRPr="004636D3">
        <w:t>Model predictions of (A) age-2 recruitment (millions); (B) female spawning stock biomass (million pounds); (C) exploitable abundance</w:t>
      </w:r>
      <w:r w:rsidRPr="004636D3">
        <w:rPr>
          <w:noProof/>
          <w:szCs w:val="22"/>
        </w:rPr>
        <w:t xml:space="preserve"> (millions); and (D) exploitable biomass (million </w:t>
      </w:r>
      <w:r w:rsidR="00A93F0C">
        <w:rPr>
          <w:noProof/>
          <w:szCs w:val="22"/>
        </w:rPr>
        <w:t>pounds</w:t>
      </w:r>
      <w:r w:rsidRPr="004636D3">
        <w:rPr>
          <w:noProof/>
          <w:szCs w:val="22"/>
        </w:rPr>
        <w:t>).</w:t>
      </w:r>
      <w:bookmarkEnd w:id="186"/>
      <w:bookmarkEnd w:id="188"/>
      <w:r w:rsidRPr="004636D3">
        <w:rPr>
          <w:noProof/>
          <w:szCs w:val="22"/>
        </w:rPr>
        <w:t xml:space="preserve">  </w:t>
      </w:r>
    </w:p>
    <w:bookmarkEnd w:id="187"/>
    <w:p w14:paraId="39307BE4" w14:textId="2C74A9FC" w:rsidR="00C64739" w:rsidRPr="004636D3" w:rsidRDefault="00C64739" w:rsidP="00687A9E">
      <w:pPr>
        <w:pStyle w:val="Caption"/>
        <w:ind w:firstLine="0"/>
      </w:pPr>
      <w:r w:rsidRPr="004636D3">
        <w:br w:type="page"/>
      </w:r>
    </w:p>
    <w:p w14:paraId="5AE53F76" w14:textId="54D863D9" w:rsidR="00687A9E" w:rsidRPr="004636D3" w:rsidRDefault="00AF6958" w:rsidP="00687A9E">
      <w:pPr>
        <w:rPr>
          <w:rFonts w:eastAsia="Cambria"/>
        </w:rPr>
      </w:pPr>
      <w:r>
        <w:rPr>
          <w:rFonts w:eastAsia="Cambria"/>
          <w:noProof/>
        </w:rPr>
        <w:lastRenderedPageBreak/>
        <w:drawing>
          <wp:inline distT="0" distB="0" distL="0" distR="0" wp14:anchorId="0C7B5C6B" wp14:editId="5F8F7878">
            <wp:extent cx="5943600" cy="5094605"/>
            <wp:effectExtent l="0" t="0" r="0" b="0"/>
            <wp:docPr id="1350949929" name="Picture 27"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49929" name="Picture 27" descr="Diagram&#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5094605"/>
                    </a:xfrm>
                    <a:prstGeom prst="rect">
                      <a:avLst/>
                    </a:prstGeom>
                  </pic:spPr>
                </pic:pic>
              </a:graphicData>
            </a:graphic>
          </wp:inline>
        </w:drawing>
      </w:r>
    </w:p>
    <w:p w14:paraId="14823807" w14:textId="7969813A" w:rsidR="00687A9E" w:rsidRPr="004636D3" w:rsidRDefault="00687A9E" w:rsidP="00730CA7">
      <w:pPr>
        <w:pStyle w:val="Caption"/>
        <w:ind w:firstLine="270"/>
        <w:rPr>
          <w:rFonts w:eastAsia="Cambria"/>
          <w:szCs w:val="22"/>
        </w:rPr>
      </w:pPr>
      <w:bookmarkStart w:id="190" w:name="_Toc204597072"/>
      <w:bookmarkStart w:id="191" w:name="_Hlk198631763"/>
      <w:r w:rsidRPr="004636D3">
        <w:rPr>
          <w:rFonts w:eastAsia="Cambria"/>
          <w:szCs w:val="22"/>
        </w:rPr>
        <w:t xml:space="preserve">Figure </w:t>
      </w:r>
      <w:r w:rsidR="005B3FD2" w:rsidRPr="004636D3">
        <w:rPr>
          <w:rFonts w:eastAsia="Cambria"/>
          <w:szCs w:val="22"/>
        </w:rPr>
        <w:fldChar w:fldCharType="begin"/>
      </w:r>
      <w:r w:rsidR="005B3FD2" w:rsidRPr="004636D3">
        <w:rPr>
          <w:rFonts w:eastAsia="Cambria"/>
          <w:szCs w:val="22"/>
        </w:rPr>
        <w:instrText xml:space="preserve"> SEQ Figure \* ARABIC </w:instrText>
      </w:r>
      <w:r w:rsidR="005B3FD2" w:rsidRPr="004636D3">
        <w:rPr>
          <w:rFonts w:eastAsia="Cambria"/>
          <w:szCs w:val="22"/>
        </w:rPr>
        <w:fldChar w:fldCharType="separate"/>
      </w:r>
      <w:r w:rsidR="009242A2">
        <w:rPr>
          <w:rFonts w:eastAsia="Cambria"/>
          <w:noProof/>
          <w:szCs w:val="22"/>
        </w:rPr>
        <w:t>17</w:t>
      </w:r>
      <w:r w:rsidR="005B3FD2" w:rsidRPr="004636D3">
        <w:rPr>
          <w:rFonts w:eastAsia="Cambria"/>
          <w:szCs w:val="22"/>
        </w:rPr>
        <w:fldChar w:fldCharType="end"/>
      </w:r>
      <w:r w:rsidR="007A6104" w:rsidRPr="004636D3">
        <w:rPr>
          <w:szCs w:val="22"/>
        </w:rPr>
        <w:t>.–</w:t>
      </w:r>
      <w:r w:rsidRPr="004636D3">
        <w:rPr>
          <w:rFonts w:eastAsia="Cambria"/>
          <w:szCs w:val="22"/>
        </w:rPr>
        <w:t>Fits to fishery age compositions, 2002</w:t>
      </w:r>
      <w:r w:rsidR="007A6104" w:rsidRPr="004636D3">
        <w:rPr>
          <w:rFonts w:eastAsia="Cambria"/>
          <w:szCs w:val="22"/>
        </w:rPr>
        <w:t>–</w:t>
      </w:r>
      <w:r w:rsidRPr="004636D3">
        <w:rPr>
          <w:rFonts w:eastAsia="Cambria"/>
          <w:szCs w:val="22"/>
        </w:rPr>
        <w:t>202</w:t>
      </w:r>
      <w:r w:rsidR="00AF6958">
        <w:rPr>
          <w:rFonts w:eastAsia="Cambria"/>
          <w:szCs w:val="22"/>
        </w:rPr>
        <w:t>5</w:t>
      </w:r>
      <w:r w:rsidRPr="004636D3">
        <w:rPr>
          <w:rFonts w:eastAsia="Cambria"/>
          <w:szCs w:val="22"/>
        </w:rPr>
        <w:t>. Observed and predicted proportions-at-age shown as grey bars and black lines, respectively.</w:t>
      </w:r>
      <w:bookmarkEnd w:id="190"/>
    </w:p>
    <w:bookmarkEnd w:id="191"/>
    <w:p w14:paraId="7F0F1196" w14:textId="77777777" w:rsidR="00687A9E" w:rsidRPr="004636D3" w:rsidRDefault="00687A9E" w:rsidP="00687A9E">
      <w:pPr>
        <w:rPr>
          <w:rFonts w:eastAsia="Cambria"/>
        </w:rPr>
      </w:pPr>
    </w:p>
    <w:p w14:paraId="49468EEA" w14:textId="310FA651" w:rsidR="00687A9E" w:rsidRPr="004636D3" w:rsidRDefault="002515A8" w:rsidP="00687A9E">
      <w:pPr>
        <w:rPr>
          <w:rFonts w:eastAsia="Cambria"/>
        </w:rPr>
      </w:pPr>
      <w:r>
        <w:rPr>
          <w:rFonts w:eastAsia="Cambria"/>
          <w:noProof/>
        </w:rPr>
        <w:lastRenderedPageBreak/>
        <w:drawing>
          <wp:inline distT="0" distB="0" distL="0" distR="0" wp14:anchorId="406C4592" wp14:editId="34AAAD3F">
            <wp:extent cx="5943600" cy="5094605"/>
            <wp:effectExtent l="0" t="0" r="0" b="0"/>
            <wp:docPr id="1409819103" name="Picture 28"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819103" name="Picture 28" descr="Diagram&#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00" cy="5094605"/>
                    </a:xfrm>
                    <a:prstGeom prst="rect">
                      <a:avLst/>
                    </a:prstGeom>
                  </pic:spPr>
                </pic:pic>
              </a:graphicData>
            </a:graphic>
          </wp:inline>
        </w:drawing>
      </w:r>
    </w:p>
    <w:p w14:paraId="5F67723F" w14:textId="0CA02C94" w:rsidR="00687A9E" w:rsidRPr="004636D3" w:rsidRDefault="00687A9E" w:rsidP="00730CA7">
      <w:pPr>
        <w:pStyle w:val="Caption"/>
        <w:ind w:firstLine="270"/>
        <w:rPr>
          <w:rFonts w:eastAsia="Cambria"/>
          <w:szCs w:val="22"/>
        </w:rPr>
      </w:pPr>
      <w:bookmarkStart w:id="192" w:name="_Toc204597073"/>
      <w:bookmarkStart w:id="193" w:name="_Hlk198631767"/>
      <w:r w:rsidRPr="004636D3">
        <w:rPr>
          <w:rFonts w:eastAsia="Cambria"/>
          <w:szCs w:val="22"/>
        </w:rPr>
        <w:t xml:space="preserve">Figure </w:t>
      </w:r>
      <w:r w:rsidR="005B3FD2" w:rsidRPr="004636D3">
        <w:rPr>
          <w:rFonts w:eastAsia="Cambria"/>
          <w:szCs w:val="22"/>
        </w:rPr>
        <w:fldChar w:fldCharType="begin"/>
      </w:r>
      <w:r w:rsidR="005B3FD2" w:rsidRPr="004636D3">
        <w:rPr>
          <w:rFonts w:eastAsia="Cambria"/>
          <w:szCs w:val="22"/>
        </w:rPr>
        <w:instrText xml:space="preserve"> SEQ Figure \* ARABIC </w:instrText>
      </w:r>
      <w:r w:rsidR="005B3FD2" w:rsidRPr="004636D3">
        <w:rPr>
          <w:rFonts w:eastAsia="Cambria"/>
          <w:szCs w:val="22"/>
        </w:rPr>
        <w:fldChar w:fldCharType="separate"/>
      </w:r>
      <w:r w:rsidR="009242A2">
        <w:rPr>
          <w:rFonts w:eastAsia="Cambria"/>
          <w:noProof/>
          <w:szCs w:val="22"/>
        </w:rPr>
        <w:t>18</w:t>
      </w:r>
      <w:r w:rsidR="005B3FD2" w:rsidRPr="004636D3">
        <w:rPr>
          <w:rFonts w:eastAsia="Cambria"/>
          <w:szCs w:val="22"/>
        </w:rPr>
        <w:fldChar w:fldCharType="end"/>
      </w:r>
      <w:r w:rsidR="00C77C41" w:rsidRPr="004636D3">
        <w:rPr>
          <w:szCs w:val="22"/>
        </w:rPr>
        <w:t>.–</w:t>
      </w:r>
      <w:r w:rsidRPr="004636D3">
        <w:rPr>
          <w:rFonts w:eastAsia="Cambria"/>
          <w:szCs w:val="22"/>
        </w:rPr>
        <w:t>Fits to survey age compositions, 1997–202</w:t>
      </w:r>
      <w:r w:rsidR="002515A8">
        <w:rPr>
          <w:rFonts w:eastAsia="Cambria"/>
          <w:szCs w:val="22"/>
        </w:rPr>
        <w:t>5</w:t>
      </w:r>
      <w:r w:rsidRPr="004636D3">
        <w:rPr>
          <w:rFonts w:eastAsia="Cambria"/>
          <w:szCs w:val="22"/>
        </w:rPr>
        <w:t>. Observed and predicted proportions-at-age shown as grey bars and black lines, respectively.</w:t>
      </w:r>
      <w:bookmarkEnd w:id="192"/>
      <w:r w:rsidRPr="004636D3">
        <w:rPr>
          <w:rFonts w:eastAsia="Cambria"/>
          <w:szCs w:val="22"/>
        </w:rPr>
        <w:t xml:space="preserve">  </w:t>
      </w:r>
    </w:p>
    <w:bookmarkEnd w:id="193"/>
    <w:p w14:paraId="1D3FA059" w14:textId="77777777" w:rsidR="00687A9E" w:rsidRPr="004636D3" w:rsidRDefault="00687A9E" w:rsidP="00687A9E">
      <w:pPr>
        <w:rPr>
          <w:rFonts w:eastAsia="Cambria"/>
          <w:sz w:val="22"/>
          <w:szCs w:val="22"/>
        </w:rPr>
      </w:pPr>
    </w:p>
    <w:p w14:paraId="204E0469" w14:textId="32EC5FD8" w:rsidR="00687A9E" w:rsidRPr="004636D3" w:rsidRDefault="002515A8" w:rsidP="00687A9E">
      <w:pPr>
        <w:rPr>
          <w:rFonts w:eastAsia="Cambria"/>
        </w:rPr>
      </w:pPr>
      <w:r>
        <w:rPr>
          <w:rFonts w:eastAsia="Cambria"/>
          <w:noProof/>
        </w:rPr>
        <w:lastRenderedPageBreak/>
        <w:drawing>
          <wp:inline distT="0" distB="0" distL="0" distR="0" wp14:anchorId="3125B5FD" wp14:editId="03CEEEC5">
            <wp:extent cx="5943600" cy="5094605"/>
            <wp:effectExtent l="0" t="0" r="0" b="0"/>
            <wp:docPr id="2101827718" name="Picture 29" descr="A picture containing background patter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827718" name="Picture 29" descr="A picture containing background pattern&#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00" cy="5094605"/>
                    </a:xfrm>
                    <a:prstGeom prst="rect">
                      <a:avLst/>
                    </a:prstGeom>
                  </pic:spPr>
                </pic:pic>
              </a:graphicData>
            </a:graphic>
          </wp:inline>
        </w:drawing>
      </w:r>
    </w:p>
    <w:p w14:paraId="76614D1D" w14:textId="5358AC76" w:rsidR="00687A9E" w:rsidRPr="004636D3" w:rsidRDefault="00687A9E" w:rsidP="00730CA7">
      <w:pPr>
        <w:pStyle w:val="Caption"/>
        <w:ind w:firstLine="270"/>
        <w:rPr>
          <w:rFonts w:eastAsia="Cambria"/>
          <w:szCs w:val="22"/>
        </w:rPr>
      </w:pPr>
      <w:bookmarkStart w:id="194" w:name="_Toc204597074"/>
      <w:bookmarkStart w:id="195" w:name="_Hlk198631771"/>
      <w:r w:rsidRPr="004636D3">
        <w:rPr>
          <w:rFonts w:eastAsia="Cambria"/>
          <w:szCs w:val="22"/>
        </w:rPr>
        <w:t xml:space="preserve">Figure </w:t>
      </w:r>
      <w:r w:rsidR="005B3FD2" w:rsidRPr="004636D3">
        <w:rPr>
          <w:rFonts w:eastAsia="Cambria"/>
          <w:szCs w:val="22"/>
        </w:rPr>
        <w:fldChar w:fldCharType="begin"/>
      </w:r>
      <w:r w:rsidR="005B3FD2" w:rsidRPr="004636D3">
        <w:rPr>
          <w:rFonts w:eastAsia="Cambria"/>
          <w:szCs w:val="22"/>
        </w:rPr>
        <w:instrText xml:space="preserve"> SEQ Figure \* ARABIC </w:instrText>
      </w:r>
      <w:r w:rsidR="005B3FD2" w:rsidRPr="004636D3">
        <w:rPr>
          <w:rFonts w:eastAsia="Cambria"/>
          <w:szCs w:val="22"/>
        </w:rPr>
        <w:fldChar w:fldCharType="separate"/>
      </w:r>
      <w:r w:rsidR="009242A2">
        <w:rPr>
          <w:rFonts w:eastAsia="Cambria"/>
          <w:noProof/>
          <w:szCs w:val="22"/>
        </w:rPr>
        <w:t>19</w:t>
      </w:r>
      <w:r w:rsidR="005B3FD2" w:rsidRPr="004636D3">
        <w:rPr>
          <w:rFonts w:eastAsia="Cambria"/>
          <w:szCs w:val="22"/>
        </w:rPr>
        <w:fldChar w:fldCharType="end"/>
      </w:r>
      <w:r w:rsidR="00C77C41" w:rsidRPr="004636D3">
        <w:rPr>
          <w:szCs w:val="22"/>
        </w:rPr>
        <w:t>.–</w:t>
      </w:r>
      <w:r w:rsidRPr="004636D3">
        <w:rPr>
          <w:rFonts w:eastAsia="Cambria"/>
          <w:szCs w:val="22"/>
        </w:rPr>
        <w:t>Standardized residuals of fits to fishery (2002</w:t>
      </w:r>
      <w:r w:rsidR="00C77C41" w:rsidRPr="004636D3">
        <w:rPr>
          <w:rFonts w:eastAsia="Cambria"/>
          <w:szCs w:val="22"/>
        </w:rPr>
        <w:t>–</w:t>
      </w:r>
      <w:r w:rsidRPr="004636D3">
        <w:rPr>
          <w:rFonts w:eastAsia="Cambria"/>
          <w:szCs w:val="22"/>
        </w:rPr>
        <w:t>202</w:t>
      </w:r>
      <w:r w:rsidR="002515A8">
        <w:rPr>
          <w:rFonts w:eastAsia="Cambria"/>
          <w:szCs w:val="22"/>
        </w:rPr>
        <w:t>5</w:t>
      </w:r>
      <w:r w:rsidRPr="004636D3">
        <w:rPr>
          <w:rFonts w:eastAsia="Cambria"/>
          <w:szCs w:val="22"/>
        </w:rPr>
        <w:t>) and survey (1997</w:t>
      </w:r>
      <w:r w:rsidR="00C77C41" w:rsidRPr="004636D3">
        <w:rPr>
          <w:rFonts w:eastAsia="Cambria"/>
          <w:szCs w:val="22"/>
        </w:rPr>
        <w:t>–</w:t>
      </w:r>
      <w:r w:rsidRPr="004636D3">
        <w:rPr>
          <w:rFonts w:eastAsia="Cambria"/>
          <w:szCs w:val="22"/>
        </w:rPr>
        <w:t>202</w:t>
      </w:r>
      <w:r w:rsidR="002515A8">
        <w:rPr>
          <w:rFonts w:eastAsia="Cambria"/>
          <w:szCs w:val="22"/>
        </w:rPr>
        <w:t>5</w:t>
      </w:r>
      <w:r w:rsidRPr="004636D3">
        <w:rPr>
          <w:rFonts w:eastAsia="Cambria"/>
          <w:szCs w:val="22"/>
        </w:rPr>
        <w:t>) age compositions. Size of residual scales to point size. Black points represent negative residuals (observed &lt; predicted); white points represent positive residuals (observed &gt; predicted).</w:t>
      </w:r>
      <w:bookmarkEnd w:id="194"/>
    </w:p>
    <w:bookmarkEnd w:id="195"/>
    <w:p w14:paraId="2941B231" w14:textId="77777777" w:rsidR="00687A9E" w:rsidRPr="004636D3" w:rsidRDefault="00687A9E" w:rsidP="00687A9E">
      <w:pPr>
        <w:rPr>
          <w:rFonts w:eastAsia="Cambria"/>
        </w:rPr>
      </w:pPr>
    </w:p>
    <w:p w14:paraId="21DFE9D9" w14:textId="592D33CB" w:rsidR="00687A9E" w:rsidRPr="004636D3" w:rsidRDefault="002515A8" w:rsidP="00687A9E">
      <w:pPr>
        <w:rPr>
          <w:rFonts w:eastAsia="Cambria"/>
        </w:rPr>
      </w:pPr>
      <w:r>
        <w:rPr>
          <w:rFonts w:eastAsia="Cambria"/>
          <w:noProof/>
        </w:rPr>
        <w:lastRenderedPageBreak/>
        <w:drawing>
          <wp:inline distT="0" distB="0" distL="0" distR="0" wp14:anchorId="3628E53D" wp14:editId="6FB4BD4C">
            <wp:extent cx="5943600" cy="5094605"/>
            <wp:effectExtent l="0" t="0" r="0" b="0"/>
            <wp:docPr id="698948178" name="Picture 30"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48178" name="Picture 30" descr="Diagram&#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5094605"/>
                    </a:xfrm>
                    <a:prstGeom prst="rect">
                      <a:avLst/>
                    </a:prstGeom>
                  </pic:spPr>
                </pic:pic>
              </a:graphicData>
            </a:graphic>
          </wp:inline>
        </w:drawing>
      </w:r>
    </w:p>
    <w:p w14:paraId="56347989" w14:textId="1BCA5B84" w:rsidR="00687A9E" w:rsidRPr="004636D3" w:rsidRDefault="00687A9E" w:rsidP="00730CA7">
      <w:pPr>
        <w:pStyle w:val="Caption"/>
        <w:ind w:firstLine="270"/>
        <w:rPr>
          <w:szCs w:val="22"/>
          <w:shd w:val="clear" w:color="auto" w:fill="FFFFFF"/>
        </w:rPr>
      </w:pPr>
      <w:bookmarkStart w:id="196" w:name="_Toc204597075"/>
      <w:bookmarkStart w:id="197" w:name="_Hlk198631781"/>
      <w:bookmarkStart w:id="198" w:name="_Ref224116267"/>
      <w:r w:rsidRPr="004636D3">
        <w:rPr>
          <w:rFonts w:eastAsia="Cambria"/>
          <w:szCs w:val="22"/>
        </w:rPr>
        <w:t>Figure</w:t>
      </w:r>
      <w:r w:rsidR="00D854BE" w:rsidRPr="004636D3">
        <w:rPr>
          <w:rFonts w:eastAsia="Cambria"/>
          <w:szCs w:val="22"/>
        </w:rPr>
        <w:t xml:space="preserve"> </w:t>
      </w:r>
      <w:r w:rsidR="005B3FD2" w:rsidRPr="004636D3">
        <w:rPr>
          <w:rFonts w:eastAsia="Cambria"/>
          <w:szCs w:val="22"/>
        </w:rPr>
        <w:fldChar w:fldCharType="begin"/>
      </w:r>
      <w:r w:rsidR="005B3FD2" w:rsidRPr="004636D3">
        <w:rPr>
          <w:rFonts w:eastAsia="Cambria"/>
          <w:szCs w:val="22"/>
        </w:rPr>
        <w:instrText xml:space="preserve"> SEQ Figure \* ARABIC </w:instrText>
      </w:r>
      <w:r w:rsidR="005B3FD2" w:rsidRPr="004636D3">
        <w:rPr>
          <w:rFonts w:eastAsia="Cambria"/>
          <w:szCs w:val="22"/>
        </w:rPr>
        <w:fldChar w:fldCharType="separate"/>
      </w:r>
      <w:r w:rsidR="009242A2">
        <w:rPr>
          <w:rFonts w:eastAsia="Cambria"/>
          <w:noProof/>
          <w:szCs w:val="22"/>
        </w:rPr>
        <w:t>20</w:t>
      </w:r>
      <w:r w:rsidR="005B3FD2" w:rsidRPr="004636D3">
        <w:rPr>
          <w:rFonts w:eastAsia="Cambria"/>
          <w:szCs w:val="22"/>
        </w:rPr>
        <w:fldChar w:fldCharType="end"/>
      </w:r>
      <w:bookmarkEnd w:id="198"/>
      <w:r w:rsidR="00C77C41" w:rsidRPr="004636D3">
        <w:rPr>
          <w:szCs w:val="22"/>
        </w:rPr>
        <w:t>.–</w:t>
      </w:r>
      <w:r w:rsidRPr="004636D3">
        <w:rPr>
          <w:szCs w:val="22"/>
          <w:shd w:val="clear" w:color="auto" w:fill="FFFFFF"/>
        </w:rPr>
        <w:t>Fits to male fishery length compositions, 2002</w:t>
      </w:r>
      <w:r w:rsidR="00C77C41" w:rsidRPr="004636D3">
        <w:rPr>
          <w:szCs w:val="22"/>
          <w:shd w:val="clear" w:color="auto" w:fill="FFFFFF"/>
        </w:rPr>
        <w:t>–</w:t>
      </w:r>
      <w:r w:rsidRPr="004636D3">
        <w:rPr>
          <w:szCs w:val="22"/>
          <w:shd w:val="clear" w:color="auto" w:fill="FFFFFF"/>
        </w:rPr>
        <w:t>202</w:t>
      </w:r>
      <w:r w:rsidR="002515A8">
        <w:rPr>
          <w:szCs w:val="22"/>
          <w:shd w:val="clear" w:color="auto" w:fill="FFFFFF"/>
        </w:rPr>
        <w:t>5</w:t>
      </w:r>
      <w:r w:rsidRPr="004636D3">
        <w:rPr>
          <w:szCs w:val="22"/>
          <w:shd w:val="clear" w:color="auto" w:fill="FFFFFF"/>
        </w:rPr>
        <w:t>. Observed and predicted proportions-at-age shown as grey bars and black lines, respectively.</w:t>
      </w:r>
      <w:bookmarkEnd w:id="196"/>
    </w:p>
    <w:bookmarkEnd w:id="197"/>
    <w:p w14:paraId="3D3B8E72" w14:textId="77777777" w:rsidR="00687A9E" w:rsidRPr="004636D3" w:rsidRDefault="00687A9E" w:rsidP="00687A9E">
      <w:pPr>
        <w:rPr>
          <w:sz w:val="22"/>
          <w:szCs w:val="22"/>
          <w:shd w:val="clear" w:color="auto" w:fill="FFFFFF"/>
        </w:rPr>
      </w:pPr>
    </w:p>
    <w:p w14:paraId="634848F3" w14:textId="2AD1E86A" w:rsidR="00687A9E" w:rsidRPr="004636D3" w:rsidRDefault="002515A8" w:rsidP="00687A9E">
      <w:pPr>
        <w:rPr>
          <w:rFonts w:eastAsia="Cambria"/>
        </w:rPr>
      </w:pPr>
      <w:r>
        <w:rPr>
          <w:rFonts w:eastAsia="Cambria"/>
          <w:noProof/>
        </w:rPr>
        <w:lastRenderedPageBreak/>
        <w:drawing>
          <wp:inline distT="0" distB="0" distL="0" distR="0" wp14:anchorId="51CDECBE" wp14:editId="04E8BD59">
            <wp:extent cx="5943600" cy="5094605"/>
            <wp:effectExtent l="0" t="0" r="0" b="0"/>
            <wp:docPr id="1166717105" name="Picture 3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17105" name="Picture 31" descr="Diagram&#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5094605"/>
                    </a:xfrm>
                    <a:prstGeom prst="rect">
                      <a:avLst/>
                    </a:prstGeom>
                  </pic:spPr>
                </pic:pic>
              </a:graphicData>
            </a:graphic>
          </wp:inline>
        </w:drawing>
      </w:r>
    </w:p>
    <w:p w14:paraId="7D260412" w14:textId="6CD7596B" w:rsidR="00687A9E" w:rsidRPr="004636D3" w:rsidRDefault="00687A9E" w:rsidP="00730CA7">
      <w:pPr>
        <w:pStyle w:val="Caption"/>
        <w:ind w:firstLine="270"/>
        <w:rPr>
          <w:rFonts w:eastAsia="Cambria"/>
          <w:szCs w:val="22"/>
        </w:rPr>
      </w:pPr>
      <w:bookmarkStart w:id="199" w:name="_Toc204597076"/>
      <w:bookmarkStart w:id="200" w:name="_Hlk198631786"/>
      <w:bookmarkStart w:id="201" w:name="_Ref224116230"/>
      <w:r w:rsidRPr="004636D3">
        <w:rPr>
          <w:rFonts w:eastAsia="Cambria"/>
          <w:szCs w:val="22"/>
        </w:rPr>
        <w:t>Figure</w:t>
      </w:r>
      <w:r w:rsidR="002751C4" w:rsidRPr="004636D3">
        <w:rPr>
          <w:rFonts w:eastAsia="Cambria"/>
          <w:szCs w:val="22"/>
        </w:rPr>
        <w:t xml:space="preserve"> </w:t>
      </w:r>
      <w:r w:rsidR="005B3FD2" w:rsidRPr="004636D3">
        <w:rPr>
          <w:rFonts w:eastAsia="Cambria"/>
          <w:szCs w:val="22"/>
        </w:rPr>
        <w:fldChar w:fldCharType="begin"/>
      </w:r>
      <w:r w:rsidR="005B3FD2" w:rsidRPr="004636D3">
        <w:rPr>
          <w:rFonts w:eastAsia="Cambria"/>
          <w:szCs w:val="22"/>
        </w:rPr>
        <w:instrText xml:space="preserve"> SEQ Figure \* ARABIC </w:instrText>
      </w:r>
      <w:r w:rsidR="005B3FD2" w:rsidRPr="004636D3">
        <w:rPr>
          <w:rFonts w:eastAsia="Cambria"/>
          <w:szCs w:val="22"/>
        </w:rPr>
        <w:fldChar w:fldCharType="separate"/>
      </w:r>
      <w:r w:rsidR="009242A2">
        <w:rPr>
          <w:rFonts w:eastAsia="Cambria"/>
          <w:noProof/>
          <w:szCs w:val="22"/>
        </w:rPr>
        <w:t>21</w:t>
      </w:r>
      <w:r w:rsidR="005B3FD2" w:rsidRPr="004636D3">
        <w:rPr>
          <w:rFonts w:eastAsia="Cambria"/>
          <w:szCs w:val="22"/>
        </w:rPr>
        <w:fldChar w:fldCharType="end"/>
      </w:r>
      <w:bookmarkEnd w:id="201"/>
      <w:r w:rsidR="00C77C41" w:rsidRPr="004636D3">
        <w:rPr>
          <w:szCs w:val="22"/>
        </w:rPr>
        <w:t>.–</w:t>
      </w:r>
      <w:r w:rsidRPr="004636D3">
        <w:rPr>
          <w:rFonts w:eastAsia="Cambria"/>
          <w:szCs w:val="22"/>
        </w:rPr>
        <w:t>Fits to female fishery length compositions, 2002</w:t>
      </w:r>
      <w:r w:rsidR="00C77C41" w:rsidRPr="004636D3">
        <w:rPr>
          <w:rFonts w:eastAsia="Cambria"/>
          <w:szCs w:val="22"/>
        </w:rPr>
        <w:t>–</w:t>
      </w:r>
      <w:r w:rsidRPr="004636D3">
        <w:rPr>
          <w:rFonts w:eastAsia="Cambria"/>
          <w:szCs w:val="22"/>
        </w:rPr>
        <w:t>202</w:t>
      </w:r>
      <w:r w:rsidR="002515A8">
        <w:rPr>
          <w:rFonts w:eastAsia="Cambria"/>
          <w:szCs w:val="22"/>
        </w:rPr>
        <w:t>5</w:t>
      </w:r>
      <w:r w:rsidRPr="004636D3">
        <w:rPr>
          <w:rFonts w:eastAsia="Cambria"/>
          <w:szCs w:val="22"/>
        </w:rPr>
        <w:t>. Observed and predicted proportions-at-age shown as grey bars and black lines, respectively.</w:t>
      </w:r>
      <w:bookmarkEnd w:id="199"/>
    </w:p>
    <w:bookmarkEnd w:id="200"/>
    <w:p w14:paraId="3CDE7211" w14:textId="77777777" w:rsidR="00687A9E" w:rsidRPr="004636D3" w:rsidRDefault="00687A9E" w:rsidP="00687A9E">
      <w:pPr>
        <w:rPr>
          <w:rFonts w:eastAsia="Cambria"/>
        </w:rPr>
      </w:pPr>
    </w:p>
    <w:p w14:paraId="4AAF45BB" w14:textId="3E9E5D33" w:rsidR="00687A9E" w:rsidRPr="004636D3" w:rsidRDefault="002515A8" w:rsidP="00687A9E">
      <w:pPr>
        <w:rPr>
          <w:rFonts w:eastAsia="Cambria"/>
        </w:rPr>
      </w:pPr>
      <w:r>
        <w:rPr>
          <w:rFonts w:eastAsia="Cambria"/>
          <w:noProof/>
        </w:rPr>
        <w:lastRenderedPageBreak/>
        <w:drawing>
          <wp:inline distT="0" distB="0" distL="0" distR="0" wp14:anchorId="5C6A36E1" wp14:editId="1E036FE7">
            <wp:extent cx="5943600" cy="5094605"/>
            <wp:effectExtent l="0" t="0" r="0" b="0"/>
            <wp:docPr id="1293023285" name="Picture 32"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23285" name="Picture 32" descr="Diagram&#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5094605"/>
                    </a:xfrm>
                    <a:prstGeom prst="rect">
                      <a:avLst/>
                    </a:prstGeom>
                  </pic:spPr>
                </pic:pic>
              </a:graphicData>
            </a:graphic>
          </wp:inline>
        </w:drawing>
      </w:r>
    </w:p>
    <w:p w14:paraId="45F8637E" w14:textId="52B7F9F6" w:rsidR="00687A9E" w:rsidRPr="004636D3" w:rsidRDefault="00687A9E" w:rsidP="00730CA7">
      <w:pPr>
        <w:pStyle w:val="Caption"/>
        <w:ind w:firstLine="270"/>
        <w:rPr>
          <w:rFonts w:eastAsia="Cambria"/>
        </w:rPr>
      </w:pPr>
      <w:bookmarkStart w:id="202" w:name="_Toc204597077"/>
      <w:bookmarkStart w:id="203" w:name="_Hlk198631790"/>
      <w:bookmarkStart w:id="204" w:name="_Ref224116233"/>
      <w:r w:rsidRPr="004636D3">
        <w:rPr>
          <w:rFonts w:eastAsia="Cambria"/>
        </w:rPr>
        <w:t>Figure</w:t>
      </w:r>
      <w:r w:rsidR="00581279" w:rsidRPr="004636D3">
        <w:rPr>
          <w:rFonts w:eastAsia="Cambria"/>
        </w:rPr>
        <w:t xml:space="preserve"> </w:t>
      </w:r>
      <w:r w:rsidR="005B3FD2" w:rsidRPr="004636D3">
        <w:rPr>
          <w:rFonts w:eastAsia="Cambria"/>
        </w:rPr>
        <w:fldChar w:fldCharType="begin"/>
      </w:r>
      <w:r w:rsidR="005B3FD2" w:rsidRPr="004636D3">
        <w:rPr>
          <w:rFonts w:eastAsia="Cambria"/>
        </w:rPr>
        <w:instrText xml:space="preserve"> SEQ Figure \* ARABIC </w:instrText>
      </w:r>
      <w:r w:rsidR="005B3FD2" w:rsidRPr="004636D3">
        <w:rPr>
          <w:rFonts w:eastAsia="Cambria"/>
        </w:rPr>
        <w:fldChar w:fldCharType="separate"/>
      </w:r>
      <w:r w:rsidR="009242A2">
        <w:rPr>
          <w:rFonts w:eastAsia="Cambria"/>
          <w:noProof/>
        </w:rPr>
        <w:t>22</w:t>
      </w:r>
      <w:r w:rsidR="005B3FD2" w:rsidRPr="004636D3">
        <w:rPr>
          <w:rFonts w:eastAsia="Cambria"/>
        </w:rPr>
        <w:fldChar w:fldCharType="end"/>
      </w:r>
      <w:bookmarkEnd w:id="204"/>
      <w:r w:rsidR="00C77C41" w:rsidRPr="004636D3">
        <w:t>.–</w:t>
      </w:r>
      <w:r w:rsidRPr="004636D3">
        <w:rPr>
          <w:rFonts w:eastAsia="Cambria"/>
        </w:rPr>
        <w:t>Fits to male survey length compositions, 1997</w:t>
      </w:r>
      <w:r w:rsidR="00C77C41" w:rsidRPr="004636D3">
        <w:rPr>
          <w:rFonts w:eastAsia="Cambria"/>
        </w:rPr>
        <w:t>–</w:t>
      </w:r>
      <w:r w:rsidRPr="004636D3">
        <w:rPr>
          <w:rFonts w:eastAsia="Cambria"/>
        </w:rPr>
        <w:t>202</w:t>
      </w:r>
      <w:r w:rsidR="002515A8">
        <w:rPr>
          <w:rFonts w:eastAsia="Cambria"/>
        </w:rPr>
        <w:t>5</w:t>
      </w:r>
      <w:r w:rsidRPr="004636D3">
        <w:rPr>
          <w:rFonts w:eastAsia="Cambria"/>
        </w:rPr>
        <w:t>. Observed and predicted proportions-at-age shown as grey bars and black lines, respectively.</w:t>
      </w:r>
      <w:bookmarkEnd w:id="202"/>
      <w:r w:rsidRPr="004636D3">
        <w:rPr>
          <w:rFonts w:eastAsia="Cambria"/>
        </w:rPr>
        <w:t xml:space="preserve">  </w:t>
      </w:r>
    </w:p>
    <w:bookmarkEnd w:id="203"/>
    <w:p w14:paraId="4E484B04" w14:textId="77777777" w:rsidR="00687A9E" w:rsidRPr="004636D3" w:rsidRDefault="00687A9E" w:rsidP="00687A9E">
      <w:pPr>
        <w:rPr>
          <w:rFonts w:eastAsia="Cambria"/>
        </w:rPr>
      </w:pPr>
    </w:p>
    <w:p w14:paraId="3845E365" w14:textId="22CE666B" w:rsidR="00687A9E" w:rsidRPr="004636D3" w:rsidRDefault="002515A8" w:rsidP="00687A9E">
      <w:pPr>
        <w:rPr>
          <w:rFonts w:eastAsia="Cambria"/>
        </w:rPr>
      </w:pPr>
      <w:r>
        <w:rPr>
          <w:rFonts w:eastAsia="Cambria"/>
          <w:noProof/>
        </w:rPr>
        <w:lastRenderedPageBreak/>
        <w:drawing>
          <wp:inline distT="0" distB="0" distL="0" distR="0" wp14:anchorId="633BE3D2" wp14:editId="2C218BF8">
            <wp:extent cx="5943600" cy="5094605"/>
            <wp:effectExtent l="0" t="0" r="0" b="0"/>
            <wp:docPr id="1765273047" name="Picture 33"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273047" name="Picture 33" descr="Diagram&#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00" cy="5094605"/>
                    </a:xfrm>
                    <a:prstGeom prst="rect">
                      <a:avLst/>
                    </a:prstGeom>
                  </pic:spPr>
                </pic:pic>
              </a:graphicData>
            </a:graphic>
          </wp:inline>
        </w:drawing>
      </w:r>
    </w:p>
    <w:p w14:paraId="431798F9" w14:textId="0BE4AA2B" w:rsidR="00687A9E" w:rsidRPr="004636D3" w:rsidRDefault="00687A9E" w:rsidP="00730CA7">
      <w:pPr>
        <w:pStyle w:val="Caption"/>
        <w:rPr>
          <w:rFonts w:eastAsia="Cambria"/>
        </w:rPr>
      </w:pPr>
      <w:bookmarkStart w:id="205" w:name="_Toc204597078"/>
      <w:bookmarkStart w:id="206" w:name="_Hlk198631794"/>
      <w:bookmarkStart w:id="207" w:name="_Ref224116287"/>
      <w:r w:rsidRPr="004636D3">
        <w:rPr>
          <w:rFonts w:eastAsia="Cambria"/>
        </w:rPr>
        <w:t xml:space="preserve">Figure </w:t>
      </w:r>
      <w:r w:rsidR="005B3FD2" w:rsidRPr="004636D3">
        <w:rPr>
          <w:rFonts w:eastAsia="Cambria"/>
        </w:rPr>
        <w:fldChar w:fldCharType="begin"/>
      </w:r>
      <w:r w:rsidR="005B3FD2" w:rsidRPr="004636D3">
        <w:rPr>
          <w:rFonts w:eastAsia="Cambria"/>
        </w:rPr>
        <w:instrText xml:space="preserve"> SEQ Figure \* ARABIC </w:instrText>
      </w:r>
      <w:r w:rsidR="005B3FD2" w:rsidRPr="004636D3">
        <w:rPr>
          <w:rFonts w:eastAsia="Cambria"/>
        </w:rPr>
        <w:fldChar w:fldCharType="separate"/>
      </w:r>
      <w:r w:rsidR="009242A2">
        <w:rPr>
          <w:rFonts w:eastAsia="Cambria"/>
          <w:noProof/>
        </w:rPr>
        <w:t>23</w:t>
      </w:r>
      <w:r w:rsidR="005B3FD2" w:rsidRPr="004636D3">
        <w:rPr>
          <w:rFonts w:eastAsia="Cambria"/>
        </w:rPr>
        <w:fldChar w:fldCharType="end"/>
      </w:r>
      <w:bookmarkEnd w:id="207"/>
      <w:r w:rsidR="008E6A52" w:rsidRPr="004636D3">
        <w:t>.–</w:t>
      </w:r>
      <w:r w:rsidRPr="004636D3">
        <w:rPr>
          <w:rFonts w:eastAsia="Cambria"/>
        </w:rPr>
        <w:t>Fits to female survey length compositions, 1997</w:t>
      </w:r>
      <w:r w:rsidR="008E6A52" w:rsidRPr="004636D3">
        <w:rPr>
          <w:rFonts w:eastAsia="Cambria"/>
        </w:rPr>
        <w:t>–</w:t>
      </w:r>
      <w:r w:rsidRPr="004636D3">
        <w:rPr>
          <w:rFonts w:eastAsia="Cambria"/>
        </w:rPr>
        <w:t>202</w:t>
      </w:r>
      <w:r w:rsidR="00A93F0C">
        <w:rPr>
          <w:rFonts w:eastAsia="Cambria"/>
        </w:rPr>
        <w:t>4</w:t>
      </w:r>
      <w:r w:rsidRPr="004636D3">
        <w:rPr>
          <w:rFonts w:eastAsia="Cambria"/>
        </w:rPr>
        <w:t>. Observed and predicted proportions-at-age shown as grey bars and black lines, respectively.</w:t>
      </w:r>
      <w:bookmarkEnd w:id="205"/>
    </w:p>
    <w:bookmarkEnd w:id="206"/>
    <w:p w14:paraId="193291CD" w14:textId="77777777" w:rsidR="00687A9E" w:rsidRPr="004636D3" w:rsidRDefault="00687A9E" w:rsidP="00687A9E">
      <w:pPr>
        <w:rPr>
          <w:rFonts w:eastAsia="Cambria"/>
        </w:rPr>
      </w:pPr>
    </w:p>
    <w:p w14:paraId="7DA6C35B" w14:textId="77777777" w:rsidR="00737BA4" w:rsidRDefault="00737BA4" w:rsidP="00687A9E">
      <w:pPr>
        <w:rPr>
          <w:noProof/>
        </w:rPr>
      </w:pPr>
    </w:p>
    <w:p w14:paraId="04927A6C" w14:textId="23A97335" w:rsidR="00737BA4" w:rsidRPr="004636D3" w:rsidRDefault="002515A8" w:rsidP="00687A9E">
      <w:pPr>
        <w:rPr>
          <w:rFonts w:eastAsia="Cambria"/>
        </w:rPr>
      </w:pPr>
      <w:r>
        <w:rPr>
          <w:rFonts w:eastAsia="Cambria"/>
          <w:noProof/>
        </w:rPr>
        <w:lastRenderedPageBreak/>
        <w:drawing>
          <wp:inline distT="0" distB="0" distL="0" distR="0" wp14:anchorId="36B58B0D" wp14:editId="0DD47F3A">
            <wp:extent cx="5943600" cy="5094605"/>
            <wp:effectExtent l="0" t="0" r="0" b="0"/>
            <wp:docPr id="2055351315" name="Picture 34"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51315" name="Picture 34" descr="Diagram&#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3600" cy="5094605"/>
                    </a:xfrm>
                    <a:prstGeom prst="rect">
                      <a:avLst/>
                    </a:prstGeom>
                  </pic:spPr>
                </pic:pic>
              </a:graphicData>
            </a:graphic>
          </wp:inline>
        </w:drawing>
      </w:r>
    </w:p>
    <w:p w14:paraId="48A8DA89" w14:textId="7D1A7152" w:rsidR="00687A9E" w:rsidRPr="004636D3" w:rsidRDefault="00687A9E" w:rsidP="00730CA7">
      <w:pPr>
        <w:pStyle w:val="Caption"/>
        <w:ind w:firstLine="270"/>
        <w:rPr>
          <w:rFonts w:eastAsia="Cambria"/>
        </w:rPr>
      </w:pPr>
      <w:bookmarkStart w:id="208" w:name="_Toc204597079"/>
      <w:bookmarkStart w:id="209" w:name="_Hlk198631800"/>
      <w:bookmarkStart w:id="210" w:name="_Ref224116306"/>
      <w:r w:rsidRPr="004636D3">
        <w:rPr>
          <w:rFonts w:eastAsia="Cambria"/>
        </w:rPr>
        <w:t xml:space="preserve">Figure </w:t>
      </w:r>
      <w:r w:rsidR="005B3FD2" w:rsidRPr="004636D3">
        <w:rPr>
          <w:rFonts w:eastAsia="Cambria"/>
        </w:rPr>
        <w:fldChar w:fldCharType="begin"/>
      </w:r>
      <w:r w:rsidR="005B3FD2" w:rsidRPr="004636D3">
        <w:rPr>
          <w:rFonts w:eastAsia="Cambria"/>
        </w:rPr>
        <w:instrText xml:space="preserve"> SEQ Figure \* ARABIC </w:instrText>
      </w:r>
      <w:r w:rsidR="005B3FD2" w:rsidRPr="004636D3">
        <w:rPr>
          <w:rFonts w:eastAsia="Cambria"/>
        </w:rPr>
        <w:fldChar w:fldCharType="separate"/>
      </w:r>
      <w:r w:rsidR="009242A2">
        <w:rPr>
          <w:rFonts w:eastAsia="Cambria"/>
          <w:noProof/>
        </w:rPr>
        <w:t>24</w:t>
      </w:r>
      <w:r w:rsidR="005B3FD2" w:rsidRPr="004636D3">
        <w:rPr>
          <w:rFonts w:eastAsia="Cambria"/>
        </w:rPr>
        <w:fldChar w:fldCharType="end"/>
      </w:r>
      <w:bookmarkEnd w:id="210"/>
      <w:r w:rsidR="00B44A40" w:rsidRPr="004636D3">
        <w:t>.–</w:t>
      </w:r>
      <w:r w:rsidRPr="004636D3">
        <w:rPr>
          <w:rFonts w:eastAsia="Cambria"/>
        </w:rPr>
        <w:t>Standardized residuals of fits to fishery (2002</w:t>
      </w:r>
      <w:r w:rsidR="00B44A40" w:rsidRPr="004636D3">
        <w:rPr>
          <w:rFonts w:eastAsia="Cambria"/>
        </w:rPr>
        <w:t>–</w:t>
      </w:r>
      <w:r w:rsidRPr="004636D3">
        <w:rPr>
          <w:rFonts w:eastAsia="Cambria"/>
        </w:rPr>
        <w:t>202</w:t>
      </w:r>
      <w:r w:rsidR="002515A8">
        <w:rPr>
          <w:rFonts w:eastAsia="Cambria"/>
        </w:rPr>
        <w:t>5</w:t>
      </w:r>
      <w:r w:rsidRPr="004636D3">
        <w:rPr>
          <w:rFonts w:eastAsia="Cambria"/>
        </w:rPr>
        <w:t>) and survey (1997</w:t>
      </w:r>
      <w:r w:rsidR="00EB6587" w:rsidRPr="004636D3">
        <w:rPr>
          <w:rFonts w:eastAsia="Cambria"/>
        </w:rPr>
        <w:t>–</w:t>
      </w:r>
      <w:r w:rsidRPr="004636D3">
        <w:rPr>
          <w:rFonts w:eastAsia="Cambria"/>
        </w:rPr>
        <w:t>202</w:t>
      </w:r>
      <w:r w:rsidR="002515A8">
        <w:rPr>
          <w:rFonts w:eastAsia="Cambria"/>
        </w:rPr>
        <w:t>5</w:t>
      </w:r>
      <w:r w:rsidRPr="004636D3">
        <w:rPr>
          <w:rFonts w:eastAsia="Cambria"/>
        </w:rPr>
        <w:t>) length compositions for males and females. Size of residual scales to point size. Black points represent negative residuals (observed &lt; predicted); white points represent positive residuals (observed &gt; predicted).</w:t>
      </w:r>
      <w:bookmarkEnd w:id="208"/>
    </w:p>
    <w:bookmarkEnd w:id="209"/>
    <w:p w14:paraId="68BC1F7D" w14:textId="77777777" w:rsidR="00C64739" w:rsidRPr="004636D3" w:rsidRDefault="00C64739" w:rsidP="00C64739">
      <w:pPr>
        <w:spacing w:after="0"/>
        <w:jc w:val="left"/>
        <w:rPr>
          <w:rFonts w:eastAsia="Cambria"/>
          <w:sz w:val="22"/>
          <w:szCs w:val="22"/>
        </w:rPr>
      </w:pPr>
      <w:r w:rsidRPr="004636D3">
        <w:br w:type="page"/>
      </w:r>
    </w:p>
    <w:p w14:paraId="68AEB99B" w14:textId="0D224A02" w:rsidR="00C64739" w:rsidRPr="004636D3" w:rsidRDefault="0045620B" w:rsidP="00730CA7">
      <w:pPr>
        <w:pStyle w:val="Caption"/>
        <w:ind w:firstLine="270"/>
        <w:rPr>
          <w:noProof/>
        </w:rPr>
      </w:pPr>
      <w:bookmarkStart w:id="211" w:name="_Hlk198631804"/>
      <w:r w:rsidRPr="004636D3">
        <w:rPr>
          <w:noProof/>
        </w:rPr>
        <w:lastRenderedPageBreak/>
        <w:t xml:space="preserve">.  </w:t>
      </w:r>
    </w:p>
    <w:bookmarkEnd w:id="211"/>
    <w:p w14:paraId="5D22A93B" w14:textId="77777777" w:rsidR="00687A9E" w:rsidRPr="004636D3" w:rsidRDefault="00687A9E" w:rsidP="00687A9E"/>
    <w:p w14:paraId="7BB56502" w14:textId="53A6BBB2" w:rsidR="00687A9E" w:rsidRPr="004636D3" w:rsidRDefault="00E22FC2" w:rsidP="00687A9E">
      <w:r>
        <w:rPr>
          <w:noProof/>
        </w:rPr>
        <w:drawing>
          <wp:inline distT="0" distB="0" distL="0" distR="0" wp14:anchorId="3E7B79B3" wp14:editId="16F7118E">
            <wp:extent cx="5486411" cy="4572009"/>
            <wp:effectExtent l="0" t="0" r="0" b="0"/>
            <wp:docPr id="2080834764" name="Picture 35" descr="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34764" name="Picture 35" descr="Chart&#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486411" cy="4572009"/>
                    </a:xfrm>
                    <a:prstGeom prst="rect">
                      <a:avLst/>
                    </a:prstGeom>
                  </pic:spPr>
                </pic:pic>
              </a:graphicData>
            </a:graphic>
          </wp:inline>
        </w:drawing>
      </w:r>
    </w:p>
    <w:p w14:paraId="759AB49C" w14:textId="5D31A5C5" w:rsidR="00687A9E" w:rsidRPr="004636D3" w:rsidRDefault="00300BD7" w:rsidP="00300BD7">
      <w:pPr>
        <w:pStyle w:val="Caption"/>
      </w:pPr>
      <w:bookmarkStart w:id="212" w:name="_Toc204597080"/>
      <w:bookmarkStart w:id="213" w:name="_Hlk198631807"/>
      <w:bookmarkStart w:id="214" w:name="_Ref224116194"/>
      <w:r>
        <w:t xml:space="preserve">Figure </w:t>
      </w:r>
      <w:r w:rsidR="009242A2">
        <w:fldChar w:fldCharType="begin"/>
      </w:r>
      <w:r w:rsidR="009242A2">
        <w:instrText xml:space="preserve"> SEQ Figure \* ARABIC </w:instrText>
      </w:r>
      <w:r w:rsidR="009242A2">
        <w:fldChar w:fldCharType="separate"/>
      </w:r>
      <w:r w:rsidR="009242A2">
        <w:rPr>
          <w:noProof/>
        </w:rPr>
        <w:t>25</w:t>
      </w:r>
      <w:r w:rsidR="009242A2">
        <w:rPr>
          <w:noProof/>
        </w:rPr>
        <w:fldChar w:fldCharType="end"/>
      </w:r>
      <w:bookmarkEnd w:id="214"/>
      <w:r w:rsidR="00EB6587" w:rsidRPr="004636D3">
        <w:t>.–</w:t>
      </w:r>
      <w:r w:rsidR="00687A9E" w:rsidRPr="004636D3">
        <w:t xml:space="preserve">Mohn’s </w:t>
      </w:r>
      <w:r w:rsidR="00687A9E" w:rsidRPr="004636D3">
        <w:rPr>
          <w:rFonts w:ascii="Symbol" w:hAnsi="Symbol"/>
          <w:noProof/>
        </w:rPr>
        <w:t>r</w:t>
      </w:r>
      <w:r w:rsidR="00687A9E" w:rsidRPr="004636D3">
        <w:t xml:space="preserve"> and retrospective peels of </w:t>
      </w:r>
      <w:r w:rsidR="00790B8C">
        <w:t xml:space="preserve">estimated </w:t>
      </w:r>
      <w:r w:rsidR="00687A9E" w:rsidRPr="004636D3">
        <w:t>sablefish recruitment.</w:t>
      </w:r>
      <w:bookmarkEnd w:id="212"/>
      <w:r w:rsidR="00687A9E" w:rsidRPr="004636D3">
        <w:t xml:space="preserve">  </w:t>
      </w:r>
    </w:p>
    <w:bookmarkEnd w:id="213"/>
    <w:p w14:paraId="4B617A11" w14:textId="77777777" w:rsidR="00680616" w:rsidRPr="004636D3" w:rsidRDefault="00680616" w:rsidP="00687A9E"/>
    <w:p w14:paraId="20F1E4DC" w14:textId="71FC70BA" w:rsidR="00680616" w:rsidRPr="004636D3" w:rsidRDefault="00E22FC2" w:rsidP="00380EAA">
      <w:pPr>
        <w:jc w:val="left"/>
        <w:rPr>
          <w:noProof/>
          <w:sz w:val="22"/>
          <w:szCs w:val="22"/>
        </w:rPr>
      </w:pPr>
      <w:r>
        <w:rPr>
          <w:noProof/>
          <w:sz w:val="22"/>
          <w:szCs w:val="22"/>
        </w:rPr>
        <w:lastRenderedPageBreak/>
        <w:drawing>
          <wp:inline distT="0" distB="0" distL="0" distR="0" wp14:anchorId="7C7D7CBD" wp14:editId="7A407C8C">
            <wp:extent cx="5486411" cy="6400813"/>
            <wp:effectExtent l="0" t="0" r="0" b="0"/>
            <wp:docPr id="438240747" name="Picture 36" descr="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40747" name="Picture 36" descr="Chart&#10;&#10;AI-generated content may b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486411" cy="6400813"/>
                    </a:xfrm>
                    <a:prstGeom prst="rect">
                      <a:avLst/>
                    </a:prstGeom>
                  </pic:spPr>
                </pic:pic>
              </a:graphicData>
            </a:graphic>
          </wp:inline>
        </w:drawing>
      </w:r>
    </w:p>
    <w:p w14:paraId="7AE58FCE" w14:textId="113461A9" w:rsidR="008D51FD" w:rsidRDefault="00680616" w:rsidP="00730CA7">
      <w:pPr>
        <w:pStyle w:val="Caption"/>
        <w:spacing w:after="0"/>
        <w:rPr>
          <w:shd w:val="clear" w:color="auto" w:fill="FFFFFF"/>
        </w:rPr>
      </w:pPr>
      <w:bookmarkStart w:id="215" w:name="_Toc204597081"/>
      <w:bookmarkStart w:id="216" w:name="_Hlk198631815"/>
      <w:r w:rsidRPr="004636D3">
        <w:rPr>
          <w:noProof/>
          <w:szCs w:val="22"/>
        </w:rPr>
        <w:t xml:space="preserve">Figure </w:t>
      </w:r>
      <w:r w:rsidR="005B3FD2" w:rsidRPr="004636D3">
        <w:rPr>
          <w:noProof/>
          <w:szCs w:val="22"/>
        </w:rPr>
        <w:fldChar w:fldCharType="begin"/>
      </w:r>
      <w:r w:rsidR="005B3FD2" w:rsidRPr="004636D3">
        <w:rPr>
          <w:noProof/>
          <w:szCs w:val="22"/>
        </w:rPr>
        <w:instrText xml:space="preserve"> SEQ Figure \* ARABIC </w:instrText>
      </w:r>
      <w:r w:rsidR="005B3FD2" w:rsidRPr="004636D3">
        <w:rPr>
          <w:noProof/>
          <w:szCs w:val="22"/>
        </w:rPr>
        <w:fldChar w:fldCharType="separate"/>
      </w:r>
      <w:r w:rsidR="009242A2">
        <w:rPr>
          <w:noProof/>
          <w:szCs w:val="22"/>
        </w:rPr>
        <w:t>26</w:t>
      </w:r>
      <w:r w:rsidR="005B3FD2" w:rsidRPr="004636D3">
        <w:rPr>
          <w:noProof/>
          <w:szCs w:val="22"/>
        </w:rPr>
        <w:fldChar w:fldCharType="end"/>
      </w:r>
      <w:r w:rsidR="00EB6587" w:rsidRPr="004636D3">
        <w:t>.–</w:t>
      </w:r>
      <w:r w:rsidRPr="004636D3">
        <w:rPr>
          <w:shd w:val="clear" w:color="auto" w:fill="FFFFFF"/>
        </w:rPr>
        <w:t>Model-estimated fishing mortality rate (top) and realized harvest rate (bottom), defined as the ratio of total predicted catch to exploitable biomass. Total predicted catch is the sum of landed catch and discarded biomass assumed to die post-release.</w:t>
      </w:r>
      <w:bookmarkEnd w:id="215"/>
    </w:p>
    <w:p w14:paraId="0C9A169B" w14:textId="55A364A3" w:rsidR="00194A0F" w:rsidRPr="00E22FC2" w:rsidRDefault="008D51FD" w:rsidP="00E22FC2">
      <w:pPr>
        <w:spacing w:after="0"/>
        <w:jc w:val="left"/>
        <w:rPr>
          <w:sz w:val="22"/>
          <w:szCs w:val="20"/>
          <w:shd w:val="clear" w:color="auto" w:fill="FFFFFF"/>
        </w:rPr>
      </w:pPr>
      <w:r>
        <w:rPr>
          <w:shd w:val="clear" w:color="auto" w:fill="FFFFFF"/>
        </w:rPr>
        <w:br w:type="page"/>
      </w:r>
      <w:bookmarkStart w:id="217" w:name="_Toc196834654"/>
      <w:bookmarkEnd w:id="216"/>
    </w:p>
    <w:p w14:paraId="1612DC72" w14:textId="433462EB" w:rsidR="008D51FD" w:rsidRDefault="00166596" w:rsidP="008D51FD">
      <w:pPr>
        <w:pStyle w:val="Heading1"/>
      </w:pPr>
      <w:bookmarkStart w:id="218" w:name="_Toc204677389"/>
      <w:r w:rsidRPr="003C2EBE">
        <w:rPr>
          <w:caps w:val="0"/>
        </w:rPr>
        <w:lastRenderedPageBreak/>
        <w:t>APPENDIX A</w:t>
      </w:r>
      <w:bookmarkEnd w:id="217"/>
      <w:r w:rsidR="00696DFA">
        <w:rPr>
          <w:caps w:val="0"/>
        </w:rPr>
        <w:t xml:space="preserve">: </w:t>
      </w:r>
      <w:r w:rsidR="00696DFA" w:rsidRPr="00696DFA">
        <w:rPr>
          <w:caps w:val="0"/>
        </w:rPr>
        <w:t>MODEL PARAMETERS</w:t>
      </w:r>
      <w:r w:rsidR="00696DFA">
        <w:rPr>
          <w:caps w:val="0"/>
        </w:rPr>
        <w:t xml:space="preserve">, </w:t>
      </w:r>
      <w:r w:rsidR="00696DFA" w:rsidRPr="00696DFA">
        <w:rPr>
          <w:caps w:val="0"/>
        </w:rPr>
        <w:t>DEFINITIONS</w:t>
      </w:r>
      <w:r w:rsidR="00696DFA">
        <w:rPr>
          <w:caps w:val="0"/>
        </w:rPr>
        <w:t>,</w:t>
      </w:r>
      <w:r w:rsidR="00696DFA" w:rsidRPr="00696DFA">
        <w:rPr>
          <w:caps w:val="0"/>
        </w:rPr>
        <w:t xml:space="preserve"> AND DATA SOURCES</w:t>
      </w:r>
      <w:r w:rsidR="00696DFA" w:rsidRPr="003C2EBE">
        <w:rPr>
          <w:caps w:val="0"/>
        </w:rPr>
        <w:t xml:space="preserve"> </w:t>
      </w:r>
      <w:bookmarkEnd w:id="218"/>
    </w:p>
    <w:p w14:paraId="56491731" w14:textId="3BC6F7CB" w:rsidR="008D51FD" w:rsidRDefault="008D51FD">
      <w:pPr>
        <w:spacing w:after="0"/>
        <w:jc w:val="left"/>
      </w:pPr>
      <w:r>
        <w:br w:type="page"/>
      </w:r>
    </w:p>
    <w:p w14:paraId="12BCE103" w14:textId="023B11AA" w:rsidR="00710736" w:rsidRPr="00AE2167" w:rsidRDefault="00166596" w:rsidP="00AE2167">
      <w:pPr>
        <w:pStyle w:val="Caption"/>
      </w:pPr>
      <w:bookmarkStart w:id="219" w:name="_Toc204601962"/>
      <w:r>
        <w:lastRenderedPageBreak/>
        <w:t>Appendix A</w:t>
      </w:r>
      <w:r>
        <w:fldChar w:fldCharType="begin"/>
      </w:r>
      <w:r>
        <w:instrText xml:space="preserve"> SEQ Appendix_A \* ARABIC </w:instrText>
      </w:r>
      <w:r>
        <w:fldChar w:fldCharType="separate"/>
      </w:r>
      <w:r>
        <w:rPr>
          <w:noProof/>
        </w:rPr>
        <w:t>1</w:t>
      </w:r>
      <w:r>
        <w:rPr>
          <w:noProof/>
        </w:rPr>
        <w:fldChar w:fldCharType="end"/>
      </w:r>
      <w:r w:rsidR="008D51FD">
        <w:t>.</w:t>
      </w:r>
      <w:r w:rsidR="00710736" w:rsidRPr="004636D3">
        <w:rPr>
          <w:szCs w:val="22"/>
          <w:shd w:val="clear" w:color="auto" w:fill="FFFFFF"/>
        </w:rPr>
        <w:t>–Variable definitions for the statistical catch-at-age model, indexing and model dimensions, data and predicted values.</w:t>
      </w:r>
      <w:bookmarkEnd w:id="219"/>
    </w:p>
    <w:tbl>
      <w:tblPr>
        <w:tblW w:w="8206" w:type="dxa"/>
        <w:shd w:val="clear" w:color="auto" w:fill="FFFFFF"/>
        <w:tblCellMar>
          <w:top w:w="15" w:type="dxa"/>
          <w:left w:w="15" w:type="dxa"/>
          <w:bottom w:w="15" w:type="dxa"/>
          <w:right w:w="15" w:type="dxa"/>
        </w:tblCellMar>
        <w:tblLook w:val="0600" w:firstRow="0" w:lastRow="0" w:firstColumn="0" w:lastColumn="0" w:noHBand="1" w:noVBand="1"/>
      </w:tblPr>
      <w:tblGrid>
        <w:gridCol w:w="1164"/>
        <w:gridCol w:w="7042"/>
      </w:tblGrid>
      <w:tr w:rsidR="00710736" w:rsidRPr="004636D3" w14:paraId="130869A2" w14:textId="77777777" w:rsidTr="00AE2167">
        <w:trPr>
          <w:trHeight w:val="20"/>
          <w:tblHeader/>
        </w:trPr>
        <w:tc>
          <w:tcPr>
            <w:tcW w:w="0" w:type="auto"/>
            <w:tcBorders>
              <w:top w:val="single" w:sz="4" w:space="0" w:color="auto"/>
              <w:bottom w:val="single" w:sz="12" w:space="0" w:color="DDDDDD"/>
            </w:tcBorders>
            <w:shd w:val="clear" w:color="auto" w:fill="FFFFFF"/>
            <w:tcMar>
              <w:left w:w="120" w:type="dxa"/>
            </w:tcMar>
            <w:vAlign w:val="bottom"/>
            <w:hideMark/>
          </w:tcPr>
          <w:p w14:paraId="7310E450" w14:textId="77777777" w:rsidR="00710736" w:rsidRPr="004636D3" w:rsidRDefault="00710736" w:rsidP="009B7F6E">
            <w:pPr>
              <w:spacing w:after="0"/>
              <w:jc w:val="left"/>
              <w:rPr>
                <w:sz w:val="20"/>
                <w:szCs w:val="20"/>
              </w:rPr>
            </w:pPr>
            <w:r w:rsidRPr="004636D3">
              <w:rPr>
                <w:sz w:val="20"/>
                <w:szCs w:val="20"/>
              </w:rPr>
              <w:t>Variable</w:t>
            </w:r>
          </w:p>
        </w:tc>
        <w:tc>
          <w:tcPr>
            <w:tcW w:w="0" w:type="auto"/>
            <w:tcBorders>
              <w:top w:val="single" w:sz="4" w:space="0" w:color="auto"/>
              <w:bottom w:val="single" w:sz="12" w:space="0" w:color="DDDDDD"/>
            </w:tcBorders>
            <w:shd w:val="clear" w:color="auto" w:fill="FFFFFF"/>
            <w:tcMar>
              <w:left w:w="120" w:type="dxa"/>
            </w:tcMar>
            <w:vAlign w:val="bottom"/>
            <w:hideMark/>
          </w:tcPr>
          <w:p w14:paraId="6A13C20D" w14:textId="77777777" w:rsidR="00710736" w:rsidRPr="004636D3" w:rsidRDefault="00710736" w:rsidP="009B7F6E">
            <w:pPr>
              <w:spacing w:after="0"/>
              <w:jc w:val="left"/>
              <w:rPr>
                <w:sz w:val="20"/>
                <w:szCs w:val="20"/>
              </w:rPr>
            </w:pPr>
            <w:r w:rsidRPr="004636D3">
              <w:rPr>
                <w:sz w:val="20"/>
                <w:szCs w:val="20"/>
              </w:rPr>
              <w:t>Definition</w:t>
            </w:r>
          </w:p>
        </w:tc>
      </w:tr>
      <w:tr w:rsidR="00710736" w:rsidRPr="004636D3" w14:paraId="1CA9BB4F" w14:textId="77777777" w:rsidTr="00AE2167">
        <w:trPr>
          <w:trHeight w:val="20"/>
        </w:trPr>
        <w:tc>
          <w:tcPr>
            <w:tcW w:w="0" w:type="auto"/>
            <w:tcBorders>
              <w:top w:val="single" w:sz="6" w:space="0" w:color="DDDDDD"/>
            </w:tcBorders>
            <w:shd w:val="clear" w:color="auto" w:fill="FFFFFF"/>
            <w:tcMar>
              <w:left w:w="480" w:type="dxa"/>
            </w:tcMar>
            <w:hideMark/>
          </w:tcPr>
          <w:p w14:paraId="44C91776" w14:textId="77777777" w:rsidR="00710736" w:rsidRPr="004636D3" w:rsidRDefault="00710736" w:rsidP="009B7F6E">
            <w:pPr>
              <w:spacing w:after="0"/>
              <w:jc w:val="left"/>
              <w:rPr>
                <w:i/>
                <w:iCs/>
                <w:sz w:val="20"/>
                <w:szCs w:val="20"/>
              </w:rPr>
            </w:pPr>
            <w:r w:rsidRPr="004636D3">
              <w:rPr>
                <w:i/>
                <w:iCs/>
                <w:sz w:val="20"/>
                <w:szCs w:val="20"/>
                <w:bdr w:val="none" w:sz="0" w:space="0" w:color="auto" w:frame="1"/>
              </w:rPr>
              <w:t>w</w:t>
            </w:r>
            <w:r w:rsidRPr="004636D3">
              <w:rPr>
                <w:i/>
                <w:iCs/>
                <w:sz w:val="20"/>
                <w:szCs w:val="20"/>
                <w:bdr w:val="none" w:sz="0" w:space="0" w:color="auto" w:frame="1"/>
                <w:vertAlign w:val="subscript"/>
              </w:rPr>
              <w:t>a</w:t>
            </w:r>
          </w:p>
        </w:tc>
        <w:tc>
          <w:tcPr>
            <w:tcW w:w="0" w:type="auto"/>
            <w:tcBorders>
              <w:top w:val="single" w:sz="6" w:space="0" w:color="DDDDDD"/>
            </w:tcBorders>
            <w:shd w:val="clear" w:color="auto" w:fill="FFFFFF"/>
            <w:tcMar>
              <w:left w:w="120" w:type="dxa"/>
            </w:tcMar>
            <w:hideMark/>
          </w:tcPr>
          <w:p w14:paraId="7195D8C4" w14:textId="77777777" w:rsidR="00710736" w:rsidRPr="004636D3" w:rsidRDefault="00710736" w:rsidP="009B7F6E">
            <w:pPr>
              <w:spacing w:after="0"/>
              <w:jc w:val="left"/>
              <w:rPr>
                <w:sz w:val="20"/>
                <w:szCs w:val="20"/>
              </w:rPr>
            </w:pPr>
            <w:r w:rsidRPr="004636D3">
              <w:rPr>
                <w:sz w:val="20"/>
                <w:szCs w:val="20"/>
              </w:rPr>
              <w:t>Weight-at-age</w:t>
            </w:r>
          </w:p>
        </w:tc>
      </w:tr>
      <w:tr w:rsidR="00710736" w:rsidRPr="004636D3" w14:paraId="2BB63498" w14:textId="77777777" w:rsidTr="00AE2167">
        <w:trPr>
          <w:trHeight w:val="20"/>
        </w:trPr>
        <w:tc>
          <w:tcPr>
            <w:tcW w:w="0" w:type="auto"/>
            <w:tcBorders>
              <w:top w:val="single" w:sz="6" w:space="0" w:color="DDDDDD"/>
            </w:tcBorders>
            <w:shd w:val="clear" w:color="auto" w:fill="FFFFFF"/>
            <w:tcMar>
              <w:left w:w="480" w:type="dxa"/>
            </w:tcMar>
            <w:hideMark/>
          </w:tcPr>
          <w:p w14:paraId="368392F4" w14:textId="77777777" w:rsidR="00710736" w:rsidRPr="004636D3" w:rsidRDefault="00710736" w:rsidP="009B7F6E">
            <w:pPr>
              <w:spacing w:after="0"/>
              <w:jc w:val="left"/>
              <w:rPr>
                <w:i/>
                <w:iCs/>
                <w:sz w:val="20"/>
                <w:szCs w:val="20"/>
              </w:rPr>
            </w:pPr>
            <w:r w:rsidRPr="004636D3">
              <w:rPr>
                <w:i/>
                <w:iCs/>
                <w:sz w:val="20"/>
                <w:szCs w:val="20"/>
                <w:bdr w:val="none" w:sz="0" w:space="0" w:color="auto" w:frame="1"/>
              </w:rPr>
              <w:t>p</w:t>
            </w:r>
            <w:r w:rsidRPr="004636D3">
              <w:rPr>
                <w:i/>
                <w:iCs/>
                <w:sz w:val="20"/>
                <w:szCs w:val="20"/>
                <w:bdr w:val="none" w:sz="0" w:space="0" w:color="auto" w:frame="1"/>
                <w:vertAlign w:val="subscript"/>
              </w:rPr>
              <w:t>a</w:t>
            </w:r>
          </w:p>
        </w:tc>
        <w:tc>
          <w:tcPr>
            <w:tcW w:w="0" w:type="auto"/>
            <w:tcBorders>
              <w:top w:val="single" w:sz="6" w:space="0" w:color="DDDDDD"/>
            </w:tcBorders>
            <w:shd w:val="clear" w:color="auto" w:fill="FFFFFF"/>
            <w:tcMar>
              <w:left w:w="120" w:type="dxa"/>
            </w:tcMar>
            <w:hideMark/>
          </w:tcPr>
          <w:p w14:paraId="70A95887" w14:textId="77777777" w:rsidR="00710736" w:rsidRPr="004636D3" w:rsidRDefault="00710736" w:rsidP="009B7F6E">
            <w:pPr>
              <w:spacing w:after="0"/>
              <w:jc w:val="left"/>
              <w:rPr>
                <w:sz w:val="20"/>
                <w:szCs w:val="20"/>
              </w:rPr>
            </w:pPr>
            <w:r w:rsidRPr="004636D3">
              <w:rPr>
                <w:sz w:val="20"/>
                <w:szCs w:val="20"/>
              </w:rPr>
              <w:t>Proportion mature-at-age</w:t>
            </w:r>
          </w:p>
        </w:tc>
      </w:tr>
      <w:tr w:rsidR="00710736" w:rsidRPr="004636D3" w14:paraId="6356815F" w14:textId="77777777" w:rsidTr="00AE2167">
        <w:trPr>
          <w:trHeight w:val="20"/>
        </w:trPr>
        <w:tc>
          <w:tcPr>
            <w:tcW w:w="0" w:type="auto"/>
            <w:tcBorders>
              <w:top w:val="single" w:sz="6" w:space="0" w:color="DDDDDD"/>
            </w:tcBorders>
            <w:shd w:val="clear" w:color="auto" w:fill="FFFFFF"/>
            <w:tcMar>
              <w:left w:w="480" w:type="dxa"/>
            </w:tcMar>
            <w:hideMark/>
          </w:tcPr>
          <w:p w14:paraId="080C874F" w14:textId="77777777" w:rsidR="00710736" w:rsidRPr="004636D3" w:rsidRDefault="00710736" w:rsidP="009B7F6E">
            <w:pPr>
              <w:spacing w:after="0"/>
              <w:jc w:val="left"/>
              <w:rPr>
                <w:i/>
                <w:iCs/>
                <w:sz w:val="20"/>
                <w:szCs w:val="20"/>
              </w:rPr>
            </w:pPr>
            <w:r w:rsidRPr="004636D3">
              <w:rPr>
                <w:i/>
                <w:iCs/>
                <w:sz w:val="20"/>
                <w:szCs w:val="20"/>
                <w:bdr w:val="none" w:sz="0" w:space="0" w:color="auto" w:frame="1"/>
              </w:rPr>
              <w:t>r</w:t>
            </w:r>
            <w:r w:rsidRPr="004636D3">
              <w:rPr>
                <w:i/>
                <w:iCs/>
                <w:sz w:val="20"/>
                <w:szCs w:val="20"/>
                <w:bdr w:val="none" w:sz="0" w:space="0" w:color="auto" w:frame="1"/>
                <w:vertAlign w:val="subscript"/>
              </w:rPr>
              <w:t>a</w:t>
            </w:r>
          </w:p>
        </w:tc>
        <w:tc>
          <w:tcPr>
            <w:tcW w:w="0" w:type="auto"/>
            <w:tcBorders>
              <w:top w:val="single" w:sz="6" w:space="0" w:color="DDDDDD"/>
            </w:tcBorders>
            <w:shd w:val="clear" w:color="auto" w:fill="FFFFFF"/>
            <w:tcMar>
              <w:left w:w="120" w:type="dxa"/>
            </w:tcMar>
            <w:hideMark/>
          </w:tcPr>
          <w:p w14:paraId="63AF9E3D" w14:textId="77777777" w:rsidR="00710736" w:rsidRPr="004636D3" w:rsidRDefault="00710736" w:rsidP="009B7F6E">
            <w:pPr>
              <w:spacing w:after="0"/>
              <w:jc w:val="left"/>
              <w:rPr>
                <w:sz w:val="20"/>
                <w:szCs w:val="20"/>
              </w:rPr>
            </w:pPr>
            <w:r w:rsidRPr="004636D3">
              <w:rPr>
                <w:sz w:val="20"/>
                <w:szCs w:val="20"/>
              </w:rPr>
              <w:t>Proportion female-at-age</w:t>
            </w:r>
          </w:p>
        </w:tc>
      </w:tr>
      <w:tr w:rsidR="00710736" w:rsidRPr="004636D3" w14:paraId="3DD7FF16" w14:textId="77777777" w:rsidTr="00AE2167">
        <w:trPr>
          <w:trHeight w:val="20"/>
        </w:trPr>
        <w:tc>
          <w:tcPr>
            <w:tcW w:w="0" w:type="auto"/>
            <w:tcBorders>
              <w:top w:val="single" w:sz="6" w:space="0" w:color="DDDDDD"/>
            </w:tcBorders>
            <w:shd w:val="clear" w:color="auto" w:fill="FFFFFF"/>
            <w:tcMar>
              <w:left w:w="480" w:type="dxa"/>
            </w:tcMar>
            <w:hideMark/>
          </w:tcPr>
          <w:p w14:paraId="08ADF2FB" w14:textId="77777777" w:rsidR="00710736" w:rsidRPr="004636D3" w:rsidRDefault="00710736" w:rsidP="009B7F6E">
            <w:pPr>
              <w:spacing w:after="0"/>
              <w:jc w:val="left"/>
              <w:rPr>
                <w:i/>
                <w:iCs/>
                <w:sz w:val="20"/>
                <w:szCs w:val="20"/>
              </w:rPr>
            </w:pPr>
            <w:r w:rsidRPr="004636D3">
              <w:rPr>
                <w:i/>
                <w:iCs/>
                <w:sz w:val="20"/>
                <w:szCs w:val="20"/>
                <w:bdr w:val="none" w:sz="0" w:space="0" w:color="auto" w:frame="1"/>
              </w:rPr>
              <w:t>R</w:t>
            </w:r>
          </w:p>
        </w:tc>
        <w:tc>
          <w:tcPr>
            <w:tcW w:w="0" w:type="auto"/>
            <w:tcBorders>
              <w:top w:val="single" w:sz="6" w:space="0" w:color="DDDDDD"/>
            </w:tcBorders>
            <w:shd w:val="clear" w:color="auto" w:fill="FFFFFF"/>
            <w:tcMar>
              <w:left w:w="120" w:type="dxa"/>
            </w:tcMar>
            <w:hideMark/>
          </w:tcPr>
          <w:p w14:paraId="144F3604" w14:textId="77777777" w:rsidR="00710736" w:rsidRPr="004636D3" w:rsidRDefault="00710736" w:rsidP="009B7F6E">
            <w:pPr>
              <w:spacing w:after="0"/>
              <w:jc w:val="left"/>
              <w:rPr>
                <w:sz w:val="20"/>
                <w:szCs w:val="20"/>
              </w:rPr>
            </w:pPr>
            <w:r w:rsidRPr="004636D3">
              <w:rPr>
                <w:sz w:val="20"/>
                <w:szCs w:val="20"/>
              </w:rPr>
              <w:t>Retention probability</w:t>
            </w:r>
          </w:p>
        </w:tc>
      </w:tr>
      <w:tr w:rsidR="00710736" w:rsidRPr="004636D3" w14:paraId="7C4908CA" w14:textId="77777777" w:rsidTr="00AE2167">
        <w:trPr>
          <w:trHeight w:val="20"/>
        </w:trPr>
        <w:tc>
          <w:tcPr>
            <w:tcW w:w="0" w:type="auto"/>
            <w:tcBorders>
              <w:top w:val="single" w:sz="6" w:space="0" w:color="DDDDDD"/>
            </w:tcBorders>
            <w:shd w:val="clear" w:color="auto" w:fill="FFFFFF"/>
            <w:tcMar>
              <w:left w:w="480" w:type="dxa"/>
            </w:tcMar>
            <w:hideMark/>
          </w:tcPr>
          <w:p w14:paraId="2261BB59" w14:textId="77777777" w:rsidR="00710736" w:rsidRPr="004636D3" w:rsidRDefault="00710736" w:rsidP="009B7F6E">
            <w:pPr>
              <w:spacing w:after="0"/>
              <w:jc w:val="left"/>
              <w:rPr>
                <w:i/>
                <w:iCs/>
                <w:sz w:val="20"/>
                <w:szCs w:val="20"/>
              </w:rPr>
            </w:pPr>
            <w:r w:rsidRPr="004636D3">
              <w:rPr>
                <w:i/>
                <w:iCs/>
                <w:sz w:val="20"/>
                <w:szCs w:val="20"/>
                <w:bdr w:val="none" w:sz="0" w:space="0" w:color="auto" w:frame="1"/>
              </w:rPr>
              <w:t>s</w:t>
            </w:r>
            <w:r w:rsidRPr="004636D3">
              <w:rPr>
                <w:i/>
                <w:iCs/>
                <w:sz w:val="20"/>
                <w:szCs w:val="20"/>
                <w:bdr w:val="none" w:sz="0" w:space="0" w:color="auto" w:frame="1"/>
                <w:vertAlign w:val="subscript"/>
              </w:rPr>
              <w:t>a</w:t>
            </w:r>
          </w:p>
        </w:tc>
        <w:tc>
          <w:tcPr>
            <w:tcW w:w="0" w:type="auto"/>
            <w:tcBorders>
              <w:top w:val="single" w:sz="6" w:space="0" w:color="DDDDDD"/>
            </w:tcBorders>
            <w:shd w:val="clear" w:color="auto" w:fill="FFFFFF"/>
            <w:tcMar>
              <w:left w:w="120" w:type="dxa"/>
            </w:tcMar>
            <w:hideMark/>
          </w:tcPr>
          <w:p w14:paraId="1A5CFC55" w14:textId="77777777" w:rsidR="00710736" w:rsidRPr="004636D3" w:rsidRDefault="00710736" w:rsidP="009B7F6E">
            <w:pPr>
              <w:spacing w:after="0"/>
              <w:jc w:val="left"/>
              <w:rPr>
                <w:sz w:val="20"/>
                <w:szCs w:val="20"/>
              </w:rPr>
            </w:pPr>
            <w:r w:rsidRPr="004636D3">
              <w:rPr>
                <w:sz w:val="20"/>
                <w:szCs w:val="20"/>
              </w:rPr>
              <w:t>Selectivity-at-age</w:t>
            </w:r>
          </w:p>
        </w:tc>
      </w:tr>
      <w:tr w:rsidR="00710736" w:rsidRPr="004636D3" w14:paraId="2F3E430A" w14:textId="77777777" w:rsidTr="00AE2167">
        <w:trPr>
          <w:trHeight w:val="20"/>
        </w:trPr>
        <w:tc>
          <w:tcPr>
            <w:tcW w:w="0" w:type="auto"/>
            <w:tcBorders>
              <w:top w:val="single" w:sz="6" w:space="0" w:color="DDDDDD"/>
            </w:tcBorders>
            <w:shd w:val="clear" w:color="auto" w:fill="FFFFFF"/>
            <w:tcMar>
              <w:left w:w="480" w:type="dxa"/>
            </w:tcMar>
            <w:hideMark/>
          </w:tcPr>
          <w:p w14:paraId="18E32B44" w14:textId="77777777" w:rsidR="00710736" w:rsidRPr="004636D3" w:rsidRDefault="00710736" w:rsidP="009B7F6E">
            <w:pPr>
              <w:spacing w:after="0"/>
              <w:jc w:val="left"/>
              <w:rPr>
                <w:i/>
                <w:iCs/>
                <w:sz w:val="20"/>
                <w:szCs w:val="20"/>
              </w:rPr>
            </w:pPr>
            <w:r w:rsidRPr="004636D3">
              <w:rPr>
                <w:i/>
                <w:iCs/>
                <w:sz w:val="20"/>
                <w:szCs w:val="20"/>
                <w:bdr w:val="none" w:sz="0" w:space="0" w:color="auto" w:frame="1"/>
              </w:rPr>
              <w:t>Ωa′,a</w:t>
            </w:r>
          </w:p>
        </w:tc>
        <w:tc>
          <w:tcPr>
            <w:tcW w:w="0" w:type="auto"/>
            <w:tcBorders>
              <w:top w:val="single" w:sz="6" w:space="0" w:color="DDDDDD"/>
            </w:tcBorders>
            <w:shd w:val="clear" w:color="auto" w:fill="FFFFFF"/>
            <w:tcMar>
              <w:left w:w="120" w:type="dxa"/>
            </w:tcMar>
            <w:hideMark/>
          </w:tcPr>
          <w:p w14:paraId="5DFF892C" w14:textId="77777777" w:rsidR="00710736" w:rsidRPr="004636D3" w:rsidRDefault="00710736" w:rsidP="009B7F6E">
            <w:pPr>
              <w:spacing w:after="0"/>
              <w:jc w:val="left"/>
              <w:rPr>
                <w:sz w:val="20"/>
                <w:szCs w:val="20"/>
              </w:rPr>
            </w:pPr>
            <w:r w:rsidRPr="004636D3">
              <w:rPr>
                <w:sz w:val="20"/>
                <w:szCs w:val="20"/>
              </w:rPr>
              <w:t>Ageing error matrix (proportion observed at age given the true age </w:t>
            </w:r>
            <w:r w:rsidRPr="004636D3">
              <w:rPr>
                <w:sz w:val="20"/>
                <w:szCs w:val="20"/>
                <w:bdr w:val="none" w:sz="0" w:space="0" w:color="auto" w:frame="1"/>
              </w:rPr>
              <w:t>a′a′</w:t>
            </w:r>
            <w:r w:rsidRPr="004636D3">
              <w:rPr>
                <w:sz w:val="20"/>
                <w:szCs w:val="20"/>
              </w:rPr>
              <w:t>)</w:t>
            </w:r>
          </w:p>
        </w:tc>
      </w:tr>
      <w:tr w:rsidR="00710736" w:rsidRPr="004636D3" w14:paraId="0AB936C7" w14:textId="77777777" w:rsidTr="00AE2167">
        <w:trPr>
          <w:trHeight w:val="20"/>
        </w:trPr>
        <w:tc>
          <w:tcPr>
            <w:tcW w:w="0" w:type="auto"/>
            <w:tcBorders>
              <w:top w:val="single" w:sz="6" w:space="0" w:color="DDDDDD"/>
            </w:tcBorders>
            <w:shd w:val="clear" w:color="auto" w:fill="FFFFFF"/>
            <w:tcMar>
              <w:left w:w="480" w:type="dxa"/>
            </w:tcMar>
            <w:hideMark/>
          </w:tcPr>
          <w:p w14:paraId="029E9940" w14:textId="77777777" w:rsidR="00710736" w:rsidRPr="004636D3" w:rsidRDefault="00710736" w:rsidP="009B7F6E">
            <w:pPr>
              <w:spacing w:after="0"/>
              <w:jc w:val="left"/>
              <w:rPr>
                <w:i/>
                <w:iCs/>
                <w:sz w:val="20"/>
                <w:szCs w:val="20"/>
              </w:rPr>
            </w:pPr>
            <w:r w:rsidRPr="004636D3">
              <w:rPr>
                <w:i/>
                <w:iCs/>
                <w:sz w:val="20"/>
                <w:szCs w:val="20"/>
                <w:bdr w:val="none" w:sz="0" w:space="0" w:color="auto" w:frame="1"/>
              </w:rPr>
              <w:t>Λa,l,k</w:t>
            </w:r>
          </w:p>
        </w:tc>
        <w:tc>
          <w:tcPr>
            <w:tcW w:w="0" w:type="auto"/>
            <w:tcBorders>
              <w:top w:val="single" w:sz="6" w:space="0" w:color="DDDDDD"/>
            </w:tcBorders>
            <w:shd w:val="clear" w:color="auto" w:fill="FFFFFF"/>
            <w:tcMar>
              <w:left w:w="120" w:type="dxa"/>
            </w:tcMar>
            <w:hideMark/>
          </w:tcPr>
          <w:p w14:paraId="1969CBB9" w14:textId="77777777" w:rsidR="00710736" w:rsidRPr="004636D3" w:rsidRDefault="00710736" w:rsidP="009B7F6E">
            <w:pPr>
              <w:spacing w:after="0"/>
              <w:jc w:val="left"/>
              <w:rPr>
                <w:sz w:val="20"/>
                <w:szCs w:val="20"/>
              </w:rPr>
            </w:pPr>
            <w:r w:rsidRPr="004636D3">
              <w:rPr>
                <w:sz w:val="20"/>
                <w:szCs w:val="20"/>
              </w:rPr>
              <w:t>Age-length key (proportion in length bin given age and sex)</w:t>
            </w:r>
          </w:p>
        </w:tc>
      </w:tr>
      <w:tr w:rsidR="00710736" w:rsidRPr="004636D3" w14:paraId="11B82877" w14:textId="77777777" w:rsidTr="00AE2167">
        <w:trPr>
          <w:trHeight w:val="20"/>
        </w:trPr>
        <w:tc>
          <w:tcPr>
            <w:tcW w:w="0" w:type="auto"/>
            <w:tcBorders>
              <w:top w:val="single" w:sz="6" w:space="0" w:color="DDDDDD"/>
            </w:tcBorders>
            <w:shd w:val="clear" w:color="auto" w:fill="FFFFFF"/>
            <w:tcMar>
              <w:left w:w="480" w:type="dxa"/>
            </w:tcMar>
            <w:hideMark/>
          </w:tcPr>
          <w:p w14:paraId="7E772E1B" w14:textId="77777777" w:rsidR="00710736" w:rsidRPr="004636D3" w:rsidRDefault="00710736" w:rsidP="009B7F6E">
            <w:pPr>
              <w:spacing w:after="0"/>
              <w:jc w:val="left"/>
              <w:rPr>
                <w:i/>
                <w:iCs/>
                <w:sz w:val="20"/>
                <w:szCs w:val="20"/>
              </w:rPr>
            </w:pPr>
            <w:r w:rsidRPr="004636D3">
              <w:rPr>
                <w:i/>
                <w:iCs/>
                <w:sz w:val="20"/>
                <w:szCs w:val="20"/>
                <w:bdr w:val="none" w:sz="0" w:space="0" w:color="auto" w:frame="1"/>
              </w:rPr>
              <w:t>N</w:t>
            </w:r>
          </w:p>
        </w:tc>
        <w:tc>
          <w:tcPr>
            <w:tcW w:w="0" w:type="auto"/>
            <w:tcBorders>
              <w:top w:val="single" w:sz="6" w:space="0" w:color="DDDDDD"/>
            </w:tcBorders>
            <w:shd w:val="clear" w:color="auto" w:fill="FFFFFF"/>
            <w:tcMar>
              <w:left w:w="120" w:type="dxa"/>
            </w:tcMar>
            <w:hideMark/>
          </w:tcPr>
          <w:p w14:paraId="3D30BC64" w14:textId="77777777" w:rsidR="00710736" w:rsidRPr="004636D3" w:rsidRDefault="00710736" w:rsidP="009B7F6E">
            <w:pPr>
              <w:spacing w:after="0"/>
              <w:jc w:val="left"/>
              <w:rPr>
                <w:sz w:val="20"/>
                <w:szCs w:val="20"/>
              </w:rPr>
            </w:pPr>
            <w:r w:rsidRPr="004636D3">
              <w:rPr>
                <w:sz w:val="20"/>
                <w:szCs w:val="20"/>
              </w:rPr>
              <w:t>Numbers-at-age</w:t>
            </w:r>
          </w:p>
        </w:tc>
      </w:tr>
      <w:tr w:rsidR="00710736" w:rsidRPr="004636D3" w14:paraId="4BF2CF79" w14:textId="77777777" w:rsidTr="00AE2167">
        <w:trPr>
          <w:trHeight w:val="20"/>
        </w:trPr>
        <w:tc>
          <w:tcPr>
            <w:tcW w:w="0" w:type="auto"/>
            <w:tcBorders>
              <w:top w:val="single" w:sz="6" w:space="0" w:color="DDDDDD"/>
            </w:tcBorders>
            <w:shd w:val="clear" w:color="auto" w:fill="FFFFFF"/>
            <w:tcMar>
              <w:left w:w="480" w:type="dxa"/>
            </w:tcMar>
            <w:hideMark/>
          </w:tcPr>
          <w:p w14:paraId="60F5126E" w14:textId="77777777" w:rsidR="00710736" w:rsidRPr="004636D3" w:rsidRDefault="00710736" w:rsidP="009B7F6E">
            <w:pPr>
              <w:spacing w:after="0"/>
              <w:jc w:val="left"/>
              <w:rPr>
                <w:i/>
                <w:iCs/>
                <w:sz w:val="20"/>
                <w:szCs w:val="20"/>
              </w:rPr>
            </w:pPr>
            <w:r w:rsidRPr="004636D3">
              <w:rPr>
                <w:i/>
                <w:iCs/>
                <w:sz w:val="20"/>
                <w:szCs w:val="20"/>
                <w:bdr w:val="none" w:sz="0" w:space="0" w:color="auto" w:frame="1"/>
              </w:rPr>
              <w:t>C</w:t>
            </w:r>
          </w:p>
        </w:tc>
        <w:tc>
          <w:tcPr>
            <w:tcW w:w="0" w:type="auto"/>
            <w:tcBorders>
              <w:top w:val="single" w:sz="6" w:space="0" w:color="DDDDDD"/>
            </w:tcBorders>
            <w:shd w:val="clear" w:color="auto" w:fill="FFFFFF"/>
            <w:tcMar>
              <w:left w:w="120" w:type="dxa"/>
            </w:tcMar>
            <w:hideMark/>
          </w:tcPr>
          <w:p w14:paraId="34D0DE74" w14:textId="77777777" w:rsidR="00710736" w:rsidRPr="004636D3" w:rsidRDefault="00710736" w:rsidP="009B7F6E">
            <w:pPr>
              <w:spacing w:after="0"/>
              <w:jc w:val="left"/>
              <w:rPr>
                <w:sz w:val="20"/>
                <w:szCs w:val="20"/>
              </w:rPr>
            </w:pPr>
            <w:r w:rsidRPr="004636D3">
              <w:rPr>
                <w:sz w:val="20"/>
                <w:szCs w:val="20"/>
              </w:rPr>
              <w:t>Landed catch in numbers-at-age</w:t>
            </w:r>
          </w:p>
        </w:tc>
      </w:tr>
      <w:tr w:rsidR="00710736" w:rsidRPr="004636D3" w14:paraId="69B75B6B" w14:textId="77777777" w:rsidTr="00AE2167">
        <w:trPr>
          <w:trHeight w:val="20"/>
        </w:trPr>
        <w:tc>
          <w:tcPr>
            <w:tcW w:w="0" w:type="auto"/>
            <w:tcBorders>
              <w:top w:val="single" w:sz="6" w:space="0" w:color="DDDDDD"/>
            </w:tcBorders>
            <w:shd w:val="clear" w:color="auto" w:fill="FFFFFF"/>
            <w:tcMar>
              <w:left w:w="480" w:type="dxa"/>
            </w:tcMar>
            <w:hideMark/>
          </w:tcPr>
          <w:p w14:paraId="3D0E2BCD" w14:textId="77777777" w:rsidR="00710736" w:rsidRPr="004636D3" w:rsidRDefault="00710736" w:rsidP="009B7F6E">
            <w:pPr>
              <w:spacing w:after="0"/>
              <w:jc w:val="left"/>
              <w:rPr>
                <w:i/>
                <w:iCs/>
                <w:sz w:val="20"/>
                <w:szCs w:val="20"/>
              </w:rPr>
            </w:pPr>
            <w:r w:rsidRPr="004636D3">
              <w:rPr>
                <w:i/>
                <w:iCs/>
                <w:sz w:val="20"/>
                <w:szCs w:val="20"/>
              </w:rPr>
              <w:t xml:space="preserve">I, </w:t>
            </w:r>
            <m:oMath>
              <m:acc>
                <m:accPr>
                  <m:ctrlPr>
                    <w:rPr>
                      <w:rFonts w:ascii="Cambria Math" w:hAnsi="Cambria Math"/>
                      <w:i/>
                      <w:iCs/>
                      <w:sz w:val="20"/>
                      <w:szCs w:val="20"/>
                    </w:rPr>
                  </m:ctrlPr>
                </m:accPr>
                <m:e>
                  <m:r>
                    <w:rPr>
                      <w:rFonts w:ascii="Cambria Math" w:hAnsi="Cambria Math"/>
                      <w:sz w:val="20"/>
                      <w:szCs w:val="20"/>
                    </w:rPr>
                    <m:t>I</m:t>
                  </m:r>
                </m:e>
              </m:acc>
            </m:oMath>
          </w:p>
        </w:tc>
        <w:tc>
          <w:tcPr>
            <w:tcW w:w="0" w:type="auto"/>
            <w:tcBorders>
              <w:top w:val="single" w:sz="6" w:space="0" w:color="DDDDDD"/>
            </w:tcBorders>
            <w:shd w:val="clear" w:color="auto" w:fill="FFFFFF"/>
            <w:tcMar>
              <w:left w:w="120" w:type="dxa"/>
            </w:tcMar>
            <w:hideMark/>
          </w:tcPr>
          <w:p w14:paraId="63B31EF4" w14:textId="77777777" w:rsidR="00710736" w:rsidRPr="004636D3" w:rsidRDefault="00710736" w:rsidP="009B7F6E">
            <w:pPr>
              <w:spacing w:after="0"/>
              <w:jc w:val="left"/>
              <w:rPr>
                <w:sz w:val="20"/>
                <w:szCs w:val="20"/>
              </w:rPr>
            </w:pPr>
            <w:r w:rsidRPr="004636D3">
              <w:rPr>
                <w:sz w:val="20"/>
                <w:szCs w:val="20"/>
              </w:rPr>
              <w:t>Indices of abundance, </w:t>
            </w:r>
            <m:oMath>
              <m:acc>
                <m:accPr>
                  <m:ctrlPr>
                    <w:rPr>
                      <w:rFonts w:ascii="Cambria Math" w:hAnsi="Cambria Math"/>
                      <w:i/>
                      <w:iCs/>
                      <w:sz w:val="20"/>
                      <w:szCs w:val="20"/>
                    </w:rPr>
                  </m:ctrlPr>
                </m:accPr>
                <m:e>
                  <m:r>
                    <w:rPr>
                      <w:rFonts w:ascii="Cambria Math" w:hAnsi="Cambria Math"/>
                      <w:sz w:val="20"/>
                      <w:szCs w:val="20"/>
                    </w:rPr>
                    <m:t>I</m:t>
                  </m:r>
                </m:e>
              </m:acc>
            </m:oMath>
            <w:r w:rsidRPr="004636D3">
              <w:rPr>
                <w:sz w:val="20"/>
                <w:szCs w:val="20"/>
              </w:rPr>
              <w:t> are predicted values</w:t>
            </w:r>
          </w:p>
        </w:tc>
      </w:tr>
      <w:tr w:rsidR="00710736" w:rsidRPr="004636D3" w14:paraId="1888A39C" w14:textId="77777777" w:rsidTr="00AE2167">
        <w:trPr>
          <w:trHeight w:val="20"/>
        </w:trPr>
        <w:tc>
          <w:tcPr>
            <w:tcW w:w="0" w:type="auto"/>
            <w:tcBorders>
              <w:top w:val="single" w:sz="6" w:space="0" w:color="DDDDDD"/>
            </w:tcBorders>
            <w:shd w:val="clear" w:color="auto" w:fill="FFFFFF"/>
            <w:tcMar>
              <w:left w:w="480" w:type="dxa"/>
            </w:tcMar>
            <w:hideMark/>
          </w:tcPr>
          <w:p w14:paraId="3A3AFD79" w14:textId="77777777" w:rsidR="00710736" w:rsidRPr="004636D3" w:rsidRDefault="00710736" w:rsidP="009B7F6E">
            <w:pPr>
              <w:spacing w:after="0"/>
              <w:jc w:val="left"/>
              <w:rPr>
                <w:i/>
                <w:iCs/>
                <w:sz w:val="20"/>
                <w:szCs w:val="20"/>
              </w:rPr>
            </w:pPr>
            <w:r w:rsidRPr="004636D3">
              <w:rPr>
                <w:i/>
                <w:iCs/>
                <w:sz w:val="20"/>
                <w:szCs w:val="20"/>
                <w:bdr w:val="none" w:sz="0" w:space="0" w:color="auto" w:frame="1"/>
              </w:rPr>
              <w:t>P</w:t>
            </w:r>
            <w:r w:rsidRPr="004636D3">
              <w:rPr>
                <w:i/>
                <w:iCs/>
                <w:sz w:val="20"/>
                <w:szCs w:val="20"/>
                <w:bdr w:val="none" w:sz="0" w:space="0" w:color="auto" w:frame="1"/>
                <w:vertAlign w:val="subscript"/>
              </w:rPr>
              <w:t>a</w:t>
            </w:r>
            <w:r w:rsidRPr="004636D3">
              <w:rPr>
                <w:i/>
                <w:iCs/>
                <w:sz w:val="20"/>
                <w:szCs w:val="20"/>
                <w:bdr w:val="none" w:sz="0" w:space="0" w:color="auto" w:frame="1"/>
              </w:rPr>
              <w:t xml:space="preserve">, </w:t>
            </w:r>
            <m:oMath>
              <m:sSub>
                <m:sSubPr>
                  <m:ctrlPr>
                    <w:rPr>
                      <w:rFonts w:ascii="Cambria Math" w:hAnsi="Cambria Math"/>
                      <w:i/>
                      <w:iCs/>
                      <w:sz w:val="20"/>
                      <w:szCs w:val="20"/>
                      <w:bdr w:val="none" w:sz="0" w:space="0" w:color="auto" w:frame="1"/>
                    </w:rPr>
                  </m:ctrlPr>
                </m:sSubPr>
                <m:e>
                  <m:acc>
                    <m:accPr>
                      <m:ctrlPr>
                        <w:rPr>
                          <w:rFonts w:ascii="Cambria Math" w:hAnsi="Cambria Math"/>
                          <w:i/>
                          <w:iCs/>
                          <w:sz w:val="20"/>
                          <w:szCs w:val="20"/>
                          <w:bdr w:val="none" w:sz="0" w:space="0" w:color="auto" w:frame="1"/>
                        </w:rPr>
                      </m:ctrlPr>
                    </m:accPr>
                    <m:e>
                      <m:r>
                        <w:rPr>
                          <w:rFonts w:ascii="Cambria Math" w:hAnsi="Cambria Math"/>
                          <w:sz w:val="20"/>
                          <w:szCs w:val="20"/>
                          <w:bdr w:val="none" w:sz="0" w:space="0" w:color="auto" w:frame="1"/>
                        </w:rPr>
                        <m:t>P</m:t>
                      </m:r>
                    </m:e>
                  </m:acc>
                </m:e>
                <m:sub>
                  <m:r>
                    <w:rPr>
                      <w:rFonts w:ascii="Cambria Math" w:hAnsi="Cambria Math"/>
                      <w:sz w:val="20"/>
                      <w:szCs w:val="20"/>
                      <w:bdr w:val="none" w:sz="0" w:space="0" w:color="auto" w:frame="1"/>
                    </w:rPr>
                    <m:t>a</m:t>
                  </m:r>
                </m:sub>
              </m:sSub>
            </m:oMath>
          </w:p>
        </w:tc>
        <w:tc>
          <w:tcPr>
            <w:tcW w:w="0" w:type="auto"/>
            <w:tcBorders>
              <w:top w:val="single" w:sz="6" w:space="0" w:color="DDDDDD"/>
            </w:tcBorders>
            <w:shd w:val="clear" w:color="auto" w:fill="FFFFFF"/>
            <w:tcMar>
              <w:left w:w="120" w:type="dxa"/>
            </w:tcMar>
            <w:hideMark/>
          </w:tcPr>
          <w:p w14:paraId="041AF07D" w14:textId="77777777" w:rsidR="00710736" w:rsidRPr="004636D3" w:rsidRDefault="00710736" w:rsidP="009B7F6E">
            <w:pPr>
              <w:spacing w:after="0"/>
              <w:jc w:val="left"/>
              <w:rPr>
                <w:sz w:val="20"/>
                <w:szCs w:val="20"/>
              </w:rPr>
            </w:pPr>
            <w:r w:rsidRPr="004636D3">
              <w:rPr>
                <w:sz w:val="20"/>
                <w:szCs w:val="20"/>
              </w:rPr>
              <w:t>Age compositions, </w:t>
            </w:r>
            <m:oMath>
              <m:sSub>
                <m:sSubPr>
                  <m:ctrlPr>
                    <w:rPr>
                      <w:rFonts w:ascii="Cambria Math" w:hAnsi="Cambria Math"/>
                      <w:i/>
                      <w:iCs/>
                      <w:sz w:val="20"/>
                      <w:szCs w:val="20"/>
                      <w:bdr w:val="none" w:sz="0" w:space="0" w:color="auto" w:frame="1"/>
                    </w:rPr>
                  </m:ctrlPr>
                </m:sSubPr>
                <m:e>
                  <m:acc>
                    <m:accPr>
                      <m:ctrlPr>
                        <w:rPr>
                          <w:rFonts w:ascii="Cambria Math" w:hAnsi="Cambria Math"/>
                          <w:i/>
                          <w:iCs/>
                          <w:sz w:val="20"/>
                          <w:szCs w:val="20"/>
                          <w:bdr w:val="none" w:sz="0" w:space="0" w:color="auto" w:frame="1"/>
                        </w:rPr>
                      </m:ctrlPr>
                    </m:accPr>
                    <m:e>
                      <m:r>
                        <w:rPr>
                          <w:rFonts w:ascii="Cambria Math" w:hAnsi="Cambria Math"/>
                          <w:sz w:val="20"/>
                          <w:szCs w:val="20"/>
                          <w:bdr w:val="none" w:sz="0" w:space="0" w:color="auto" w:frame="1"/>
                        </w:rPr>
                        <m:t>P</m:t>
                      </m:r>
                    </m:e>
                  </m:acc>
                </m:e>
                <m:sub>
                  <m:r>
                    <w:rPr>
                      <w:rFonts w:ascii="Cambria Math" w:hAnsi="Cambria Math"/>
                      <w:sz w:val="20"/>
                      <w:szCs w:val="20"/>
                      <w:bdr w:val="none" w:sz="0" w:space="0" w:color="auto" w:frame="1"/>
                    </w:rPr>
                    <m:t>a</m:t>
                  </m:r>
                </m:sub>
              </m:sSub>
            </m:oMath>
            <w:r w:rsidRPr="004636D3">
              <w:rPr>
                <w:sz w:val="20"/>
                <w:szCs w:val="20"/>
              </w:rPr>
              <w:t> are predicted values</w:t>
            </w:r>
          </w:p>
        </w:tc>
      </w:tr>
      <w:tr w:rsidR="00710736" w:rsidRPr="004636D3" w14:paraId="75DA6ACE" w14:textId="77777777" w:rsidTr="00AE2167">
        <w:trPr>
          <w:trHeight w:val="20"/>
        </w:trPr>
        <w:tc>
          <w:tcPr>
            <w:tcW w:w="0" w:type="auto"/>
            <w:tcBorders>
              <w:top w:val="single" w:sz="6" w:space="0" w:color="DDDDDD"/>
            </w:tcBorders>
            <w:shd w:val="clear" w:color="auto" w:fill="FFFFFF"/>
            <w:tcMar>
              <w:left w:w="480" w:type="dxa"/>
            </w:tcMar>
            <w:hideMark/>
          </w:tcPr>
          <w:p w14:paraId="4CF953FD" w14:textId="77777777" w:rsidR="00710736" w:rsidRPr="004636D3" w:rsidRDefault="00710736" w:rsidP="009B7F6E">
            <w:pPr>
              <w:spacing w:after="0"/>
              <w:jc w:val="left"/>
              <w:rPr>
                <w:i/>
                <w:iCs/>
                <w:sz w:val="20"/>
                <w:szCs w:val="20"/>
              </w:rPr>
            </w:pPr>
            <w:r w:rsidRPr="004636D3">
              <w:rPr>
                <w:i/>
                <w:iCs/>
                <w:sz w:val="20"/>
                <w:szCs w:val="20"/>
                <w:bdr w:val="none" w:sz="0" w:space="0" w:color="auto" w:frame="1"/>
              </w:rPr>
              <w:t>P</w:t>
            </w:r>
            <w:r w:rsidRPr="004636D3">
              <w:rPr>
                <w:i/>
                <w:iCs/>
                <w:sz w:val="20"/>
                <w:szCs w:val="20"/>
                <w:bdr w:val="none" w:sz="0" w:space="0" w:color="auto" w:frame="1"/>
                <w:vertAlign w:val="subscript"/>
              </w:rPr>
              <w:t>l</w:t>
            </w:r>
            <w:r w:rsidRPr="004636D3">
              <w:rPr>
                <w:i/>
                <w:iCs/>
                <w:sz w:val="20"/>
                <w:szCs w:val="20"/>
                <w:bdr w:val="none" w:sz="0" w:space="0" w:color="auto" w:frame="1"/>
              </w:rPr>
              <w:t xml:space="preserve">, </w:t>
            </w:r>
            <m:oMath>
              <m:sSub>
                <m:sSubPr>
                  <m:ctrlPr>
                    <w:rPr>
                      <w:rFonts w:ascii="Cambria Math" w:hAnsi="Cambria Math"/>
                      <w:i/>
                      <w:iCs/>
                      <w:sz w:val="20"/>
                      <w:szCs w:val="20"/>
                      <w:bdr w:val="none" w:sz="0" w:space="0" w:color="auto" w:frame="1"/>
                    </w:rPr>
                  </m:ctrlPr>
                </m:sSubPr>
                <m:e>
                  <m:acc>
                    <m:accPr>
                      <m:ctrlPr>
                        <w:rPr>
                          <w:rFonts w:ascii="Cambria Math" w:hAnsi="Cambria Math"/>
                          <w:i/>
                          <w:iCs/>
                          <w:sz w:val="20"/>
                          <w:szCs w:val="20"/>
                          <w:bdr w:val="none" w:sz="0" w:space="0" w:color="auto" w:frame="1"/>
                        </w:rPr>
                      </m:ctrlPr>
                    </m:accPr>
                    <m:e>
                      <m:r>
                        <w:rPr>
                          <w:rFonts w:ascii="Cambria Math" w:hAnsi="Cambria Math"/>
                          <w:sz w:val="20"/>
                          <w:szCs w:val="20"/>
                          <w:bdr w:val="none" w:sz="0" w:space="0" w:color="auto" w:frame="1"/>
                        </w:rPr>
                        <m:t>P</m:t>
                      </m:r>
                    </m:e>
                  </m:acc>
                </m:e>
                <m:sub>
                  <m:r>
                    <w:rPr>
                      <w:rFonts w:ascii="Cambria Math" w:hAnsi="Cambria Math"/>
                      <w:sz w:val="20"/>
                      <w:szCs w:val="20"/>
                      <w:bdr w:val="none" w:sz="0" w:space="0" w:color="auto" w:frame="1"/>
                    </w:rPr>
                    <m:t>l</m:t>
                  </m:r>
                </m:sub>
              </m:sSub>
            </m:oMath>
          </w:p>
        </w:tc>
        <w:tc>
          <w:tcPr>
            <w:tcW w:w="0" w:type="auto"/>
            <w:tcBorders>
              <w:top w:val="single" w:sz="6" w:space="0" w:color="DDDDDD"/>
            </w:tcBorders>
            <w:shd w:val="clear" w:color="auto" w:fill="FFFFFF"/>
            <w:tcMar>
              <w:left w:w="120" w:type="dxa"/>
            </w:tcMar>
            <w:hideMark/>
          </w:tcPr>
          <w:p w14:paraId="1417F338" w14:textId="77777777" w:rsidR="00710736" w:rsidRPr="004636D3" w:rsidRDefault="00710736" w:rsidP="009B7F6E">
            <w:pPr>
              <w:spacing w:after="0"/>
              <w:jc w:val="left"/>
              <w:rPr>
                <w:sz w:val="20"/>
                <w:szCs w:val="20"/>
              </w:rPr>
            </w:pPr>
            <w:r w:rsidRPr="004636D3">
              <w:rPr>
                <w:sz w:val="20"/>
                <w:szCs w:val="20"/>
              </w:rPr>
              <w:t>Length compositions, </w:t>
            </w:r>
            <m:oMath>
              <m:sSub>
                <m:sSubPr>
                  <m:ctrlPr>
                    <w:rPr>
                      <w:rFonts w:ascii="Cambria Math" w:hAnsi="Cambria Math"/>
                      <w:i/>
                      <w:iCs/>
                      <w:sz w:val="20"/>
                      <w:szCs w:val="20"/>
                      <w:bdr w:val="none" w:sz="0" w:space="0" w:color="auto" w:frame="1"/>
                    </w:rPr>
                  </m:ctrlPr>
                </m:sSubPr>
                <m:e>
                  <m:acc>
                    <m:accPr>
                      <m:ctrlPr>
                        <w:rPr>
                          <w:rFonts w:ascii="Cambria Math" w:hAnsi="Cambria Math"/>
                          <w:i/>
                          <w:iCs/>
                          <w:sz w:val="20"/>
                          <w:szCs w:val="20"/>
                          <w:bdr w:val="none" w:sz="0" w:space="0" w:color="auto" w:frame="1"/>
                        </w:rPr>
                      </m:ctrlPr>
                    </m:accPr>
                    <m:e>
                      <m:r>
                        <w:rPr>
                          <w:rFonts w:ascii="Cambria Math" w:hAnsi="Cambria Math"/>
                          <w:sz w:val="20"/>
                          <w:szCs w:val="20"/>
                          <w:bdr w:val="none" w:sz="0" w:space="0" w:color="auto" w:frame="1"/>
                        </w:rPr>
                        <m:t>P</m:t>
                      </m:r>
                    </m:e>
                  </m:acc>
                </m:e>
                <m:sub>
                  <m:r>
                    <w:rPr>
                      <w:rFonts w:ascii="Cambria Math" w:hAnsi="Cambria Math"/>
                      <w:sz w:val="20"/>
                      <w:szCs w:val="20"/>
                      <w:bdr w:val="none" w:sz="0" w:space="0" w:color="auto" w:frame="1"/>
                    </w:rPr>
                    <m:t>l</m:t>
                  </m:r>
                </m:sub>
              </m:sSub>
            </m:oMath>
            <w:r w:rsidRPr="004636D3">
              <w:rPr>
                <w:sz w:val="20"/>
                <w:szCs w:val="20"/>
              </w:rPr>
              <w:t> are predicted values</w:t>
            </w:r>
          </w:p>
        </w:tc>
      </w:tr>
      <w:tr w:rsidR="00710736" w:rsidRPr="004636D3" w14:paraId="4C5305E3" w14:textId="77777777" w:rsidTr="00AE2167">
        <w:trPr>
          <w:trHeight w:val="20"/>
        </w:trPr>
        <w:tc>
          <w:tcPr>
            <w:tcW w:w="0" w:type="auto"/>
            <w:tcBorders>
              <w:top w:val="single" w:sz="6" w:space="0" w:color="DDDDDD"/>
            </w:tcBorders>
            <w:shd w:val="clear" w:color="auto" w:fill="FFFFFF"/>
            <w:tcMar>
              <w:left w:w="480" w:type="dxa"/>
            </w:tcMar>
            <w:hideMark/>
          </w:tcPr>
          <w:p w14:paraId="57405B45" w14:textId="77777777" w:rsidR="00710736" w:rsidRPr="004636D3" w:rsidRDefault="00710736" w:rsidP="009B7F6E">
            <w:pPr>
              <w:spacing w:after="0"/>
              <w:jc w:val="left"/>
              <w:rPr>
                <w:i/>
                <w:iCs/>
                <w:sz w:val="20"/>
                <w:szCs w:val="20"/>
              </w:rPr>
            </w:pPr>
            <w:r w:rsidRPr="004636D3">
              <w:rPr>
                <w:i/>
                <w:iCs/>
                <w:sz w:val="20"/>
                <w:szCs w:val="20"/>
                <w:bdr w:val="none" w:sz="0" w:space="0" w:color="auto" w:frame="1"/>
              </w:rPr>
              <w:t>Y</w:t>
            </w:r>
            <w:r w:rsidRPr="004636D3">
              <w:rPr>
                <w:i/>
                <w:iCs/>
                <w:sz w:val="20"/>
                <w:szCs w:val="20"/>
              </w:rPr>
              <w:t>, </w:t>
            </w:r>
            <m:oMath>
              <m:acc>
                <m:accPr>
                  <m:ctrlPr>
                    <w:rPr>
                      <w:rFonts w:ascii="Cambria Math" w:hAnsi="Cambria Math"/>
                      <w:i/>
                      <w:iCs/>
                      <w:sz w:val="20"/>
                      <w:szCs w:val="20"/>
                    </w:rPr>
                  </m:ctrlPr>
                </m:accPr>
                <m:e>
                  <m:r>
                    <w:rPr>
                      <w:rFonts w:ascii="Cambria Math" w:hAnsi="Cambria Math"/>
                      <w:sz w:val="20"/>
                      <w:szCs w:val="20"/>
                    </w:rPr>
                    <m:t>Y</m:t>
                  </m:r>
                </m:e>
              </m:acc>
            </m:oMath>
          </w:p>
        </w:tc>
        <w:tc>
          <w:tcPr>
            <w:tcW w:w="0" w:type="auto"/>
            <w:tcBorders>
              <w:top w:val="single" w:sz="6" w:space="0" w:color="DDDDDD"/>
            </w:tcBorders>
            <w:shd w:val="clear" w:color="auto" w:fill="FFFFFF"/>
            <w:tcMar>
              <w:left w:w="120" w:type="dxa"/>
            </w:tcMar>
            <w:hideMark/>
          </w:tcPr>
          <w:p w14:paraId="5AFA3869" w14:textId="77777777" w:rsidR="00710736" w:rsidRPr="004636D3" w:rsidRDefault="00710736" w:rsidP="009B7F6E">
            <w:pPr>
              <w:spacing w:after="0"/>
              <w:jc w:val="left"/>
              <w:rPr>
                <w:sz w:val="20"/>
                <w:szCs w:val="20"/>
              </w:rPr>
            </w:pPr>
            <w:r w:rsidRPr="004636D3">
              <w:rPr>
                <w:sz w:val="20"/>
                <w:szCs w:val="20"/>
              </w:rPr>
              <w:t>Landed catch biomass, </w:t>
            </w:r>
            <m:oMath>
              <m:acc>
                <m:accPr>
                  <m:ctrlPr>
                    <w:rPr>
                      <w:rFonts w:ascii="Cambria Math" w:hAnsi="Cambria Math"/>
                      <w:i/>
                      <w:iCs/>
                      <w:sz w:val="20"/>
                      <w:szCs w:val="20"/>
                    </w:rPr>
                  </m:ctrlPr>
                </m:accPr>
                <m:e>
                  <m:r>
                    <w:rPr>
                      <w:rFonts w:ascii="Cambria Math" w:hAnsi="Cambria Math"/>
                      <w:sz w:val="20"/>
                      <w:szCs w:val="20"/>
                    </w:rPr>
                    <m:t>Y</m:t>
                  </m:r>
                </m:e>
              </m:acc>
            </m:oMath>
            <w:r w:rsidRPr="004636D3">
              <w:rPr>
                <w:sz w:val="20"/>
                <w:szCs w:val="20"/>
              </w:rPr>
              <w:t> are predicted values</w:t>
            </w:r>
          </w:p>
        </w:tc>
      </w:tr>
      <w:tr w:rsidR="00710736" w:rsidRPr="004636D3" w14:paraId="3084B235" w14:textId="77777777" w:rsidTr="00AE2167">
        <w:trPr>
          <w:trHeight w:val="20"/>
        </w:trPr>
        <w:tc>
          <w:tcPr>
            <w:tcW w:w="0" w:type="auto"/>
            <w:tcBorders>
              <w:top w:val="single" w:sz="6" w:space="0" w:color="DDDDDD"/>
            </w:tcBorders>
            <w:shd w:val="clear" w:color="auto" w:fill="FFFFFF"/>
            <w:tcMar>
              <w:left w:w="480" w:type="dxa"/>
            </w:tcMar>
            <w:hideMark/>
          </w:tcPr>
          <w:p w14:paraId="2815A4F7" w14:textId="77777777" w:rsidR="00710736" w:rsidRPr="004D09A4" w:rsidRDefault="00000000" w:rsidP="009B7F6E">
            <w:pPr>
              <w:spacing w:after="0"/>
              <w:jc w:val="left"/>
              <w:rPr>
                <w:i/>
                <w:sz w:val="20"/>
              </w:rPr>
            </w:pPr>
            <m:oMathPara>
              <m:oMathParaPr>
                <m:jc m:val="left"/>
              </m:oMathParaPr>
              <m:oMath>
                <m:acc>
                  <m:accPr>
                    <m:ctrlPr>
                      <w:rPr>
                        <w:rFonts w:ascii="Cambria Math" w:hAnsi="Cambria Math"/>
                        <w:i/>
                        <w:iCs/>
                        <w:sz w:val="20"/>
                        <w:szCs w:val="20"/>
                      </w:rPr>
                    </m:ctrlPr>
                  </m:accPr>
                  <m:e>
                    <m:r>
                      <w:rPr>
                        <w:rFonts w:ascii="Cambria Math" w:hAnsi="Cambria Math"/>
                        <w:sz w:val="20"/>
                        <w:szCs w:val="20"/>
                      </w:rPr>
                      <m:t>W</m:t>
                    </m:r>
                  </m:e>
                </m:acc>
              </m:oMath>
            </m:oMathPara>
          </w:p>
        </w:tc>
        <w:tc>
          <w:tcPr>
            <w:tcW w:w="0" w:type="auto"/>
            <w:tcBorders>
              <w:top w:val="single" w:sz="6" w:space="0" w:color="DDDDDD"/>
            </w:tcBorders>
            <w:shd w:val="clear" w:color="auto" w:fill="FFFFFF"/>
            <w:tcMar>
              <w:left w:w="120" w:type="dxa"/>
            </w:tcMar>
            <w:hideMark/>
          </w:tcPr>
          <w:p w14:paraId="616666DA" w14:textId="77777777" w:rsidR="00710736" w:rsidRPr="004636D3" w:rsidRDefault="00710736" w:rsidP="009B7F6E">
            <w:pPr>
              <w:spacing w:after="0"/>
              <w:jc w:val="left"/>
              <w:rPr>
                <w:sz w:val="20"/>
                <w:szCs w:val="20"/>
              </w:rPr>
            </w:pPr>
            <w:r w:rsidRPr="004636D3">
              <w:rPr>
                <w:sz w:val="20"/>
                <w:szCs w:val="20"/>
              </w:rPr>
              <w:t>Estimated mortality from discards (biomass)</w:t>
            </w:r>
          </w:p>
        </w:tc>
      </w:tr>
      <w:tr w:rsidR="00710736" w:rsidRPr="004636D3" w14:paraId="54107733" w14:textId="77777777" w:rsidTr="00AE2167">
        <w:trPr>
          <w:trHeight w:val="20"/>
        </w:trPr>
        <w:tc>
          <w:tcPr>
            <w:tcW w:w="0" w:type="auto"/>
            <w:tcBorders>
              <w:top w:val="single" w:sz="6" w:space="0" w:color="DDDDDD"/>
            </w:tcBorders>
            <w:shd w:val="clear" w:color="auto" w:fill="FFFFFF"/>
            <w:tcMar>
              <w:left w:w="480" w:type="dxa"/>
            </w:tcMar>
            <w:hideMark/>
          </w:tcPr>
          <w:p w14:paraId="6DB55C24" w14:textId="77777777" w:rsidR="00710736" w:rsidRPr="004636D3" w:rsidRDefault="00710736" w:rsidP="009B7F6E">
            <w:pPr>
              <w:spacing w:after="0"/>
              <w:jc w:val="left"/>
              <w:rPr>
                <w:i/>
                <w:iCs/>
                <w:sz w:val="20"/>
                <w:szCs w:val="20"/>
              </w:rPr>
            </w:pPr>
            <w:r w:rsidRPr="004636D3">
              <w:rPr>
                <w:i/>
                <w:iCs/>
                <w:sz w:val="20"/>
                <w:szCs w:val="20"/>
                <w:bdr w:val="none" w:sz="0" w:space="0" w:color="auto" w:frame="1"/>
              </w:rPr>
              <w:t>λ</w:t>
            </w:r>
          </w:p>
        </w:tc>
        <w:tc>
          <w:tcPr>
            <w:tcW w:w="0" w:type="auto"/>
            <w:tcBorders>
              <w:top w:val="single" w:sz="6" w:space="0" w:color="DDDDDD"/>
            </w:tcBorders>
            <w:shd w:val="clear" w:color="auto" w:fill="FFFFFF"/>
            <w:tcMar>
              <w:left w:w="120" w:type="dxa"/>
            </w:tcMar>
            <w:hideMark/>
          </w:tcPr>
          <w:p w14:paraId="619CB674" w14:textId="77777777" w:rsidR="00710736" w:rsidRPr="004636D3" w:rsidRDefault="00710736" w:rsidP="009B7F6E">
            <w:pPr>
              <w:spacing w:after="0"/>
              <w:jc w:val="left"/>
              <w:rPr>
                <w:sz w:val="20"/>
                <w:szCs w:val="20"/>
              </w:rPr>
            </w:pPr>
            <w:r w:rsidRPr="004636D3">
              <w:rPr>
                <w:sz w:val="20"/>
                <w:szCs w:val="20"/>
              </w:rPr>
              <w:t>Weight for likelihood component</w:t>
            </w:r>
          </w:p>
        </w:tc>
      </w:tr>
      <w:tr w:rsidR="00710736" w:rsidRPr="004636D3" w14:paraId="34EE4495" w14:textId="77777777" w:rsidTr="00AE2167">
        <w:trPr>
          <w:trHeight w:val="20"/>
        </w:trPr>
        <w:tc>
          <w:tcPr>
            <w:tcW w:w="0" w:type="auto"/>
            <w:tcBorders>
              <w:top w:val="single" w:sz="6" w:space="0" w:color="DDDDDD"/>
            </w:tcBorders>
            <w:shd w:val="clear" w:color="auto" w:fill="FFFFFF"/>
            <w:tcMar>
              <w:left w:w="480" w:type="dxa"/>
            </w:tcMar>
            <w:hideMark/>
          </w:tcPr>
          <w:p w14:paraId="16B9D16C" w14:textId="77777777" w:rsidR="00710736" w:rsidRPr="004636D3" w:rsidRDefault="00710736" w:rsidP="009B7F6E">
            <w:pPr>
              <w:spacing w:after="0"/>
              <w:jc w:val="left"/>
              <w:rPr>
                <w:i/>
                <w:iCs/>
                <w:sz w:val="20"/>
                <w:szCs w:val="20"/>
              </w:rPr>
            </w:pPr>
            <w:r w:rsidRPr="004636D3">
              <w:rPr>
                <w:i/>
                <w:iCs/>
                <w:sz w:val="20"/>
                <w:szCs w:val="20"/>
                <w:bdr w:val="none" w:sz="0" w:space="0" w:color="auto" w:frame="1"/>
              </w:rPr>
              <w:t>L</w:t>
            </w:r>
          </w:p>
        </w:tc>
        <w:tc>
          <w:tcPr>
            <w:tcW w:w="0" w:type="auto"/>
            <w:tcBorders>
              <w:top w:val="single" w:sz="6" w:space="0" w:color="DDDDDD"/>
            </w:tcBorders>
            <w:shd w:val="clear" w:color="auto" w:fill="FFFFFF"/>
            <w:tcMar>
              <w:left w:w="120" w:type="dxa"/>
            </w:tcMar>
            <w:hideMark/>
          </w:tcPr>
          <w:p w14:paraId="71A3D34E" w14:textId="77777777" w:rsidR="00710736" w:rsidRPr="004636D3" w:rsidRDefault="00710736" w:rsidP="009B7F6E">
            <w:pPr>
              <w:spacing w:after="0"/>
              <w:jc w:val="left"/>
              <w:rPr>
                <w:sz w:val="20"/>
                <w:szCs w:val="20"/>
              </w:rPr>
            </w:pPr>
            <w:r w:rsidRPr="004636D3">
              <w:rPr>
                <w:sz w:val="20"/>
                <w:szCs w:val="20"/>
              </w:rPr>
              <w:t>Likelihood</w:t>
            </w:r>
          </w:p>
        </w:tc>
      </w:tr>
      <w:tr w:rsidR="00710736" w:rsidRPr="004636D3" w14:paraId="4C1851C7" w14:textId="77777777" w:rsidTr="00AE2167">
        <w:trPr>
          <w:trHeight w:val="20"/>
        </w:trPr>
        <w:tc>
          <w:tcPr>
            <w:tcW w:w="0" w:type="auto"/>
            <w:tcBorders>
              <w:top w:val="single" w:sz="6" w:space="0" w:color="DDDDDD"/>
            </w:tcBorders>
            <w:shd w:val="clear" w:color="auto" w:fill="FFFFFF"/>
            <w:tcMar>
              <w:left w:w="480" w:type="dxa"/>
            </w:tcMar>
            <w:hideMark/>
          </w:tcPr>
          <w:p w14:paraId="33C9DBAD" w14:textId="77777777" w:rsidR="00710736" w:rsidRPr="004636D3" w:rsidRDefault="00710736" w:rsidP="009B7F6E">
            <w:pPr>
              <w:spacing w:after="0"/>
              <w:jc w:val="left"/>
              <w:rPr>
                <w:i/>
                <w:iCs/>
                <w:sz w:val="20"/>
                <w:szCs w:val="20"/>
              </w:rPr>
            </w:pPr>
            <w:r w:rsidRPr="004636D3">
              <w:rPr>
                <w:i/>
                <w:iCs/>
                <w:sz w:val="20"/>
                <w:szCs w:val="20"/>
                <w:bdr w:val="none" w:sz="0" w:space="0" w:color="auto" w:frame="1"/>
              </w:rPr>
              <w:t>ω</w:t>
            </w:r>
          </w:p>
        </w:tc>
        <w:tc>
          <w:tcPr>
            <w:tcW w:w="0" w:type="auto"/>
            <w:tcBorders>
              <w:top w:val="single" w:sz="6" w:space="0" w:color="DDDDDD"/>
            </w:tcBorders>
            <w:shd w:val="clear" w:color="auto" w:fill="FFFFFF"/>
            <w:tcMar>
              <w:left w:w="120" w:type="dxa"/>
            </w:tcMar>
            <w:hideMark/>
          </w:tcPr>
          <w:p w14:paraId="61FD43A1" w14:textId="77777777" w:rsidR="00710736" w:rsidRPr="004636D3" w:rsidRDefault="00710736" w:rsidP="009B7F6E">
            <w:pPr>
              <w:spacing w:after="0"/>
              <w:jc w:val="left"/>
              <w:rPr>
                <w:sz w:val="20"/>
                <w:szCs w:val="20"/>
              </w:rPr>
            </w:pPr>
            <w:r w:rsidRPr="004636D3">
              <w:rPr>
                <w:sz w:val="20"/>
                <w:szCs w:val="20"/>
              </w:rPr>
              <w:t>Effective sample size for age and length compositions</w:t>
            </w:r>
          </w:p>
        </w:tc>
      </w:tr>
      <w:tr w:rsidR="00710736" w:rsidRPr="004636D3" w14:paraId="5E365375" w14:textId="77777777" w:rsidTr="00AE2167">
        <w:trPr>
          <w:trHeight w:val="20"/>
        </w:trPr>
        <w:tc>
          <w:tcPr>
            <w:tcW w:w="0" w:type="auto"/>
            <w:tcBorders>
              <w:top w:val="single" w:sz="6" w:space="0" w:color="DDDDDD"/>
              <w:bottom w:val="single" w:sz="6" w:space="0" w:color="DDDDDD"/>
            </w:tcBorders>
            <w:shd w:val="clear" w:color="auto" w:fill="FFFFFF"/>
            <w:tcMar>
              <w:left w:w="480" w:type="dxa"/>
            </w:tcMar>
            <w:hideMark/>
          </w:tcPr>
          <w:p w14:paraId="5C061469" w14:textId="77777777" w:rsidR="00710736" w:rsidRPr="004636D3" w:rsidRDefault="00710736" w:rsidP="009B7F6E">
            <w:pPr>
              <w:spacing w:after="0"/>
              <w:jc w:val="left"/>
              <w:rPr>
                <w:i/>
                <w:iCs/>
                <w:sz w:val="20"/>
                <w:szCs w:val="20"/>
              </w:rPr>
            </w:pPr>
            <w:r w:rsidRPr="004636D3">
              <w:rPr>
                <w:i/>
                <w:iCs/>
                <w:sz w:val="20"/>
                <w:szCs w:val="20"/>
                <w:bdr w:val="none" w:sz="0" w:space="0" w:color="auto" w:frame="1"/>
              </w:rPr>
              <w:t>n</w:t>
            </w:r>
          </w:p>
        </w:tc>
        <w:tc>
          <w:tcPr>
            <w:tcW w:w="0" w:type="auto"/>
            <w:tcBorders>
              <w:top w:val="single" w:sz="6" w:space="0" w:color="DDDDDD"/>
              <w:bottom w:val="single" w:sz="6" w:space="0" w:color="DDDDDD"/>
            </w:tcBorders>
            <w:shd w:val="clear" w:color="auto" w:fill="FFFFFF"/>
            <w:tcMar>
              <w:left w:w="120" w:type="dxa"/>
            </w:tcMar>
            <w:hideMark/>
          </w:tcPr>
          <w:p w14:paraId="7049E72B" w14:textId="77777777" w:rsidR="00710736" w:rsidRPr="004636D3" w:rsidRDefault="00710736" w:rsidP="009B7F6E">
            <w:pPr>
              <w:spacing w:after="0"/>
              <w:jc w:val="left"/>
              <w:rPr>
                <w:sz w:val="20"/>
                <w:szCs w:val="20"/>
              </w:rPr>
            </w:pPr>
            <w:r w:rsidRPr="004636D3">
              <w:rPr>
                <w:sz w:val="20"/>
                <w:szCs w:val="20"/>
              </w:rPr>
              <w:t>Input sample size for Dirichlet-multinomial likelihood</w:t>
            </w:r>
          </w:p>
        </w:tc>
      </w:tr>
      <w:tr w:rsidR="00710736" w:rsidRPr="004636D3" w14:paraId="4BF48E28" w14:textId="77777777" w:rsidTr="00AE2167">
        <w:trPr>
          <w:trHeight w:val="20"/>
        </w:trPr>
        <w:tc>
          <w:tcPr>
            <w:tcW w:w="0" w:type="auto"/>
            <w:tcBorders>
              <w:top w:val="single" w:sz="6" w:space="0" w:color="DDDDDD"/>
              <w:bottom w:val="single" w:sz="4" w:space="0" w:color="auto"/>
            </w:tcBorders>
            <w:shd w:val="clear" w:color="auto" w:fill="FFFFFF"/>
            <w:tcMar>
              <w:left w:w="480" w:type="dxa"/>
            </w:tcMar>
            <w:hideMark/>
          </w:tcPr>
          <w:p w14:paraId="652C8CA3" w14:textId="77777777" w:rsidR="00710736" w:rsidRPr="004636D3" w:rsidRDefault="00710736" w:rsidP="009B7F6E">
            <w:pPr>
              <w:spacing w:after="0"/>
              <w:jc w:val="left"/>
              <w:rPr>
                <w:i/>
                <w:iCs/>
                <w:sz w:val="20"/>
                <w:szCs w:val="20"/>
              </w:rPr>
            </w:pPr>
            <w:r w:rsidRPr="004636D3">
              <w:rPr>
                <w:i/>
                <w:iCs/>
                <w:sz w:val="20"/>
                <w:szCs w:val="20"/>
                <w:bdr w:val="none" w:sz="0" w:space="0" w:color="auto" w:frame="1"/>
              </w:rPr>
              <w:t>c</w:t>
            </w:r>
          </w:p>
        </w:tc>
        <w:tc>
          <w:tcPr>
            <w:tcW w:w="0" w:type="auto"/>
            <w:tcBorders>
              <w:top w:val="single" w:sz="6" w:space="0" w:color="DDDDDD"/>
              <w:bottom w:val="single" w:sz="4" w:space="0" w:color="auto"/>
            </w:tcBorders>
            <w:shd w:val="clear" w:color="auto" w:fill="FFFFFF"/>
            <w:tcMar>
              <w:left w:w="120" w:type="dxa"/>
            </w:tcMar>
            <w:hideMark/>
          </w:tcPr>
          <w:p w14:paraId="791C40F2" w14:textId="77777777" w:rsidR="00710736" w:rsidRPr="004636D3" w:rsidRDefault="00710736" w:rsidP="009B7F6E">
            <w:pPr>
              <w:spacing w:after="0"/>
              <w:jc w:val="left"/>
              <w:rPr>
                <w:sz w:val="20"/>
                <w:szCs w:val="20"/>
              </w:rPr>
            </w:pPr>
            <w:r w:rsidRPr="004636D3">
              <w:rPr>
                <w:sz w:val="20"/>
                <w:szCs w:val="20"/>
              </w:rPr>
              <w:t>Small constant (0.00001)</w:t>
            </w:r>
          </w:p>
        </w:tc>
      </w:tr>
    </w:tbl>
    <w:p w14:paraId="7FFE7350" w14:textId="77777777" w:rsidR="00710736" w:rsidRPr="004636D3" w:rsidRDefault="00710736" w:rsidP="00710736">
      <w:pPr>
        <w:spacing w:after="0"/>
        <w:jc w:val="left"/>
        <w:rPr>
          <w:sz w:val="22"/>
          <w:szCs w:val="20"/>
        </w:rPr>
      </w:pPr>
      <w:r w:rsidRPr="004636D3">
        <w:br w:type="page"/>
      </w:r>
    </w:p>
    <w:p w14:paraId="1C060334" w14:textId="6910C03E" w:rsidR="00710736" w:rsidRPr="003B1C2A" w:rsidRDefault="00166596" w:rsidP="00AE2167">
      <w:pPr>
        <w:pStyle w:val="Caption"/>
      </w:pPr>
      <w:bookmarkStart w:id="220" w:name="_Toc204601963"/>
      <w:bookmarkStart w:id="221" w:name="_Hlk198631632"/>
      <w:r>
        <w:lastRenderedPageBreak/>
        <w:t>Appendix A</w:t>
      </w:r>
      <w:r>
        <w:fldChar w:fldCharType="begin"/>
      </w:r>
      <w:r>
        <w:instrText xml:space="preserve"> SEQ Appendix_A \* ARABIC </w:instrText>
      </w:r>
      <w:r>
        <w:fldChar w:fldCharType="separate"/>
      </w:r>
      <w:r>
        <w:rPr>
          <w:noProof/>
        </w:rPr>
        <w:t>2</w:t>
      </w:r>
      <w:r>
        <w:rPr>
          <w:noProof/>
        </w:rPr>
        <w:fldChar w:fldCharType="end"/>
      </w:r>
      <w:r>
        <w:t>.</w:t>
      </w:r>
      <w:r w:rsidR="00710736" w:rsidRPr="004636D3">
        <w:rPr>
          <w:szCs w:val="22"/>
        </w:rPr>
        <w:t>–Assumed selectivity parameters for the NSEI sablefish fishery for females and males.</w:t>
      </w:r>
      <w:bookmarkEnd w:id="220"/>
      <w:r w:rsidR="00710736" w:rsidRPr="004636D3">
        <w:rPr>
          <w:szCs w:val="22"/>
        </w:rPr>
        <w:t xml:space="preserve"> </w:t>
      </w:r>
    </w:p>
    <w:bookmarkEnd w:id="221"/>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1640"/>
        <w:gridCol w:w="1640"/>
        <w:gridCol w:w="1640"/>
        <w:gridCol w:w="1640"/>
      </w:tblGrid>
      <w:tr w:rsidR="00710736" w:rsidRPr="004636D3" w14:paraId="0BB0CC02" w14:textId="77777777" w:rsidTr="004D368D">
        <w:tc>
          <w:tcPr>
            <w:tcW w:w="2790" w:type="dxa"/>
            <w:tcBorders>
              <w:top w:val="single" w:sz="4" w:space="0" w:color="auto"/>
              <w:bottom w:val="single" w:sz="4" w:space="0" w:color="auto"/>
            </w:tcBorders>
          </w:tcPr>
          <w:p w14:paraId="2DB5B4FD" w14:textId="77777777" w:rsidR="00710736" w:rsidRPr="004636D3" w:rsidRDefault="00710736" w:rsidP="004D368D">
            <w:pPr>
              <w:spacing w:after="0"/>
              <w:rPr>
                <w:sz w:val="20"/>
                <w:szCs w:val="20"/>
              </w:rPr>
            </w:pPr>
          </w:p>
        </w:tc>
        <w:tc>
          <w:tcPr>
            <w:tcW w:w="3280" w:type="dxa"/>
            <w:gridSpan w:val="2"/>
            <w:tcBorders>
              <w:top w:val="single" w:sz="4" w:space="0" w:color="auto"/>
              <w:bottom w:val="single" w:sz="4" w:space="0" w:color="auto"/>
            </w:tcBorders>
            <w:vAlign w:val="center"/>
          </w:tcPr>
          <w:p w14:paraId="2EED123F" w14:textId="77777777" w:rsidR="00710736" w:rsidRPr="004636D3" w:rsidRDefault="00710736" w:rsidP="004D368D">
            <w:pPr>
              <w:spacing w:after="0"/>
              <w:jc w:val="center"/>
              <w:rPr>
                <w:sz w:val="20"/>
                <w:szCs w:val="20"/>
              </w:rPr>
            </w:pPr>
            <w:r w:rsidRPr="004636D3">
              <w:rPr>
                <w:sz w:val="20"/>
                <w:szCs w:val="20"/>
              </w:rPr>
              <w:t>Male</w:t>
            </w:r>
          </w:p>
        </w:tc>
        <w:tc>
          <w:tcPr>
            <w:tcW w:w="3280" w:type="dxa"/>
            <w:gridSpan w:val="2"/>
            <w:tcBorders>
              <w:top w:val="single" w:sz="4" w:space="0" w:color="auto"/>
              <w:bottom w:val="single" w:sz="4" w:space="0" w:color="auto"/>
            </w:tcBorders>
            <w:vAlign w:val="center"/>
          </w:tcPr>
          <w:p w14:paraId="57E1C78A" w14:textId="77777777" w:rsidR="00710736" w:rsidRPr="004636D3" w:rsidRDefault="00710736" w:rsidP="004D368D">
            <w:pPr>
              <w:spacing w:after="0"/>
              <w:jc w:val="center"/>
              <w:rPr>
                <w:sz w:val="20"/>
                <w:szCs w:val="20"/>
              </w:rPr>
            </w:pPr>
            <w:r w:rsidRPr="004636D3">
              <w:rPr>
                <w:sz w:val="20"/>
                <w:szCs w:val="20"/>
              </w:rPr>
              <w:t>Female</w:t>
            </w:r>
          </w:p>
        </w:tc>
      </w:tr>
      <w:tr w:rsidR="00710736" w:rsidRPr="004636D3" w14:paraId="4C552432" w14:textId="77777777" w:rsidTr="004D368D">
        <w:tc>
          <w:tcPr>
            <w:tcW w:w="2790" w:type="dxa"/>
            <w:tcBorders>
              <w:top w:val="single" w:sz="4" w:space="0" w:color="auto"/>
              <w:bottom w:val="single" w:sz="4" w:space="0" w:color="auto"/>
            </w:tcBorders>
          </w:tcPr>
          <w:p w14:paraId="188F1829" w14:textId="77777777" w:rsidR="00710736" w:rsidRPr="004636D3" w:rsidRDefault="00710736" w:rsidP="004D368D">
            <w:pPr>
              <w:spacing w:after="0"/>
              <w:rPr>
                <w:sz w:val="20"/>
                <w:szCs w:val="20"/>
              </w:rPr>
            </w:pPr>
            <w:r w:rsidRPr="004636D3">
              <w:rPr>
                <w:sz w:val="20"/>
                <w:szCs w:val="20"/>
              </w:rPr>
              <w:t>Fishery type</w:t>
            </w:r>
          </w:p>
        </w:tc>
        <w:tc>
          <w:tcPr>
            <w:tcW w:w="1640" w:type="dxa"/>
            <w:tcBorders>
              <w:top w:val="single" w:sz="4" w:space="0" w:color="auto"/>
              <w:bottom w:val="single" w:sz="4" w:space="0" w:color="auto"/>
            </w:tcBorders>
            <w:vAlign w:val="center"/>
          </w:tcPr>
          <w:p w14:paraId="449E8F8C" w14:textId="77777777" w:rsidR="00710736" w:rsidRPr="004636D3" w:rsidRDefault="00710736" w:rsidP="004D368D">
            <w:pPr>
              <w:spacing w:after="0"/>
              <w:jc w:val="center"/>
              <w:rPr>
                <w:i/>
                <w:iCs/>
                <w:sz w:val="20"/>
                <w:szCs w:val="20"/>
              </w:rPr>
            </w:pPr>
            <w:r w:rsidRPr="004636D3">
              <w:rPr>
                <w:rStyle w:val="mi"/>
                <w:i/>
                <w:iCs/>
                <w:sz w:val="20"/>
                <w:szCs w:val="20"/>
                <w:bdr w:val="none" w:sz="0" w:space="0" w:color="auto" w:frame="1"/>
              </w:rPr>
              <w:t>s</w:t>
            </w:r>
            <w:r w:rsidRPr="004636D3">
              <w:rPr>
                <w:rStyle w:val="mi"/>
                <w:i/>
                <w:iCs/>
                <w:sz w:val="20"/>
                <w:szCs w:val="20"/>
                <w:bdr w:val="none" w:sz="0" w:space="0" w:color="auto" w:frame="1"/>
                <w:vertAlign w:val="subscript"/>
              </w:rPr>
              <w:t>50</w:t>
            </w:r>
          </w:p>
        </w:tc>
        <w:tc>
          <w:tcPr>
            <w:tcW w:w="1640" w:type="dxa"/>
            <w:tcBorders>
              <w:top w:val="single" w:sz="4" w:space="0" w:color="auto"/>
              <w:bottom w:val="single" w:sz="4" w:space="0" w:color="auto"/>
            </w:tcBorders>
            <w:vAlign w:val="center"/>
          </w:tcPr>
          <w:p w14:paraId="11F5BF9C" w14:textId="77777777" w:rsidR="00710736" w:rsidRPr="004636D3" w:rsidRDefault="00710736" w:rsidP="004D368D">
            <w:pPr>
              <w:spacing w:after="0"/>
              <w:jc w:val="center"/>
              <w:rPr>
                <w:i/>
                <w:iCs/>
                <w:sz w:val="20"/>
                <w:szCs w:val="20"/>
              </w:rPr>
            </w:pPr>
            <w:r w:rsidRPr="004636D3">
              <w:rPr>
                <w:rStyle w:val="mi"/>
                <w:i/>
                <w:iCs/>
                <w:sz w:val="20"/>
                <w:szCs w:val="20"/>
                <w:bdr w:val="none" w:sz="0" w:space="0" w:color="auto" w:frame="1"/>
              </w:rPr>
              <w:t>δ</w:t>
            </w:r>
          </w:p>
        </w:tc>
        <w:tc>
          <w:tcPr>
            <w:tcW w:w="1640" w:type="dxa"/>
            <w:tcBorders>
              <w:top w:val="single" w:sz="4" w:space="0" w:color="auto"/>
              <w:bottom w:val="single" w:sz="4" w:space="0" w:color="auto"/>
            </w:tcBorders>
            <w:vAlign w:val="center"/>
          </w:tcPr>
          <w:p w14:paraId="1BC47DAB" w14:textId="77777777" w:rsidR="00710736" w:rsidRPr="004636D3" w:rsidRDefault="00710736" w:rsidP="004D368D">
            <w:pPr>
              <w:spacing w:after="0"/>
              <w:jc w:val="center"/>
              <w:rPr>
                <w:sz w:val="20"/>
                <w:szCs w:val="20"/>
              </w:rPr>
            </w:pPr>
            <w:r w:rsidRPr="004636D3">
              <w:rPr>
                <w:rStyle w:val="mi"/>
                <w:i/>
                <w:iCs/>
                <w:sz w:val="20"/>
                <w:szCs w:val="20"/>
                <w:bdr w:val="none" w:sz="0" w:space="0" w:color="auto" w:frame="1"/>
              </w:rPr>
              <w:t>s</w:t>
            </w:r>
            <w:r w:rsidRPr="004636D3">
              <w:rPr>
                <w:rStyle w:val="mi"/>
                <w:i/>
                <w:iCs/>
                <w:sz w:val="20"/>
                <w:szCs w:val="20"/>
                <w:bdr w:val="none" w:sz="0" w:space="0" w:color="auto" w:frame="1"/>
                <w:vertAlign w:val="subscript"/>
              </w:rPr>
              <w:t>50</w:t>
            </w:r>
          </w:p>
        </w:tc>
        <w:tc>
          <w:tcPr>
            <w:tcW w:w="1640" w:type="dxa"/>
            <w:tcBorders>
              <w:top w:val="single" w:sz="4" w:space="0" w:color="auto"/>
              <w:bottom w:val="single" w:sz="4" w:space="0" w:color="auto"/>
            </w:tcBorders>
            <w:vAlign w:val="center"/>
          </w:tcPr>
          <w:p w14:paraId="5C15D339" w14:textId="77777777" w:rsidR="00710736" w:rsidRPr="004636D3" w:rsidRDefault="00710736" w:rsidP="004D368D">
            <w:pPr>
              <w:spacing w:after="0"/>
              <w:jc w:val="center"/>
              <w:rPr>
                <w:sz w:val="20"/>
                <w:szCs w:val="20"/>
              </w:rPr>
            </w:pPr>
            <w:r w:rsidRPr="004636D3">
              <w:rPr>
                <w:rStyle w:val="mi"/>
                <w:i/>
                <w:iCs/>
                <w:sz w:val="20"/>
                <w:szCs w:val="20"/>
                <w:bdr w:val="none" w:sz="0" w:space="0" w:color="auto" w:frame="1"/>
              </w:rPr>
              <w:t>δ</w:t>
            </w:r>
          </w:p>
        </w:tc>
      </w:tr>
      <w:tr w:rsidR="00710736" w:rsidRPr="004636D3" w14:paraId="7D827C23" w14:textId="77777777" w:rsidTr="004D368D">
        <w:tc>
          <w:tcPr>
            <w:tcW w:w="2790" w:type="dxa"/>
            <w:tcBorders>
              <w:top w:val="single" w:sz="4" w:space="0" w:color="auto"/>
            </w:tcBorders>
          </w:tcPr>
          <w:p w14:paraId="795A80FB" w14:textId="77777777" w:rsidR="00710736" w:rsidRPr="004636D3" w:rsidRDefault="00710736" w:rsidP="004D368D">
            <w:pPr>
              <w:spacing w:after="0"/>
              <w:rPr>
                <w:sz w:val="20"/>
                <w:szCs w:val="20"/>
              </w:rPr>
            </w:pPr>
            <w:r w:rsidRPr="004636D3">
              <w:rPr>
                <w:sz w:val="20"/>
                <w:szCs w:val="20"/>
              </w:rPr>
              <w:t>Pre-EQS Fishery</w:t>
            </w:r>
            <w:r w:rsidRPr="004636D3">
              <w:rPr>
                <w:sz w:val="20"/>
                <w:szCs w:val="20"/>
                <w:vertAlign w:val="superscript"/>
              </w:rPr>
              <w:t>a</w:t>
            </w:r>
          </w:p>
        </w:tc>
        <w:tc>
          <w:tcPr>
            <w:tcW w:w="1640" w:type="dxa"/>
            <w:tcBorders>
              <w:top w:val="single" w:sz="4" w:space="0" w:color="auto"/>
            </w:tcBorders>
            <w:vAlign w:val="center"/>
          </w:tcPr>
          <w:p w14:paraId="20130FD3" w14:textId="77777777" w:rsidR="00710736" w:rsidRPr="004636D3" w:rsidRDefault="00710736" w:rsidP="004D368D">
            <w:pPr>
              <w:spacing w:after="0"/>
              <w:jc w:val="center"/>
              <w:rPr>
                <w:sz w:val="20"/>
                <w:szCs w:val="20"/>
              </w:rPr>
            </w:pPr>
            <w:r w:rsidRPr="004636D3">
              <w:rPr>
                <w:sz w:val="20"/>
                <w:szCs w:val="20"/>
              </w:rPr>
              <w:t>7.27</w:t>
            </w:r>
          </w:p>
        </w:tc>
        <w:tc>
          <w:tcPr>
            <w:tcW w:w="1640" w:type="dxa"/>
            <w:tcBorders>
              <w:top w:val="single" w:sz="4" w:space="0" w:color="auto"/>
            </w:tcBorders>
            <w:vAlign w:val="center"/>
          </w:tcPr>
          <w:p w14:paraId="1652E833" w14:textId="77777777" w:rsidR="00710736" w:rsidRPr="004636D3" w:rsidRDefault="00710736" w:rsidP="004D368D">
            <w:pPr>
              <w:spacing w:after="0"/>
              <w:jc w:val="center"/>
              <w:rPr>
                <w:sz w:val="20"/>
                <w:szCs w:val="20"/>
              </w:rPr>
            </w:pPr>
            <w:r w:rsidRPr="004636D3">
              <w:rPr>
                <w:sz w:val="20"/>
                <w:szCs w:val="20"/>
              </w:rPr>
              <w:t>0.49</w:t>
            </w:r>
          </w:p>
        </w:tc>
        <w:tc>
          <w:tcPr>
            <w:tcW w:w="1640" w:type="dxa"/>
            <w:tcBorders>
              <w:top w:val="single" w:sz="4" w:space="0" w:color="auto"/>
            </w:tcBorders>
            <w:vAlign w:val="center"/>
          </w:tcPr>
          <w:p w14:paraId="05A29824" w14:textId="77777777" w:rsidR="00710736" w:rsidRPr="004636D3" w:rsidRDefault="00710736" w:rsidP="004D368D">
            <w:pPr>
              <w:spacing w:after="0"/>
              <w:jc w:val="center"/>
              <w:rPr>
                <w:sz w:val="20"/>
                <w:szCs w:val="20"/>
              </w:rPr>
            </w:pPr>
            <w:r w:rsidRPr="004636D3">
              <w:rPr>
                <w:sz w:val="20"/>
                <w:szCs w:val="20"/>
              </w:rPr>
              <w:t>3.82</w:t>
            </w:r>
          </w:p>
        </w:tc>
        <w:tc>
          <w:tcPr>
            <w:tcW w:w="1640" w:type="dxa"/>
            <w:tcBorders>
              <w:top w:val="single" w:sz="4" w:space="0" w:color="auto"/>
            </w:tcBorders>
            <w:vAlign w:val="center"/>
          </w:tcPr>
          <w:p w14:paraId="49B3459D" w14:textId="77777777" w:rsidR="00710736" w:rsidRPr="004636D3" w:rsidRDefault="00710736" w:rsidP="004D368D">
            <w:pPr>
              <w:spacing w:after="0"/>
              <w:jc w:val="center"/>
              <w:rPr>
                <w:sz w:val="20"/>
                <w:szCs w:val="20"/>
              </w:rPr>
            </w:pPr>
            <w:r w:rsidRPr="004636D3">
              <w:rPr>
                <w:sz w:val="20"/>
                <w:szCs w:val="20"/>
              </w:rPr>
              <w:t>0.49</w:t>
            </w:r>
          </w:p>
        </w:tc>
      </w:tr>
      <w:tr w:rsidR="00710736" w:rsidRPr="004636D3" w14:paraId="7831D3A6" w14:textId="77777777" w:rsidTr="004D368D">
        <w:tc>
          <w:tcPr>
            <w:tcW w:w="2790" w:type="dxa"/>
          </w:tcPr>
          <w:p w14:paraId="11E13E55" w14:textId="77777777" w:rsidR="00710736" w:rsidRPr="004636D3" w:rsidRDefault="00710736" w:rsidP="004D368D">
            <w:pPr>
              <w:spacing w:after="0"/>
              <w:rPr>
                <w:sz w:val="20"/>
                <w:szCs w:val="20"/>
              </w:rPr>
            </w:pPr>
            <w:r w:rsidRPr="004636D3">
              <w:rPr>
                <w:sz w:val="20"/>
                <w:szCs w:val="20"/>
              </w:rPr>
              <w:t>EQS longline fishery</w:t>
            </w:r>
            <w:r w:rsidRPr="004636D3">
              <w:rPr>
                <w:sz w:val="20"/>
                <w:szCs w:val="20"/>
                <w:vertAlign w:val="superscript"/>
              </w:rPr>
              <w:t>b</w:t>
            </w:r>
          </w:p>
        </w:tc>
        <w:tc>
          <w:tcPr>
            <w:tcW w:w="1640" w:type="dxa"/>
            <w:vAlign w:val="center"/>
          </w:tcPr>
          <w:p w14:paraId="092100D9" w14:textId="77777777" w:rsidR="00710736" w:rsidRPr="004636D3" w:rsidRDefault="00710736" w:rsidP="004D368D">
            <w:pPr>
              <w:spacing w:after="0"/>
              <w:jc w:val="center"/>
              <w:rPr>
                <w:sz w:val="20"/>
                <w:szCs w:val="20"/>
              </w:rPr>
            </w:pPr>
            <w:r w:rsidRPr="004636D3">
              <w:rPr>
                <w:sz w:val="20"/>
                <w:szCs w:val="20"/>
              </w:rPr>
              <w:t>4.49</w:t>
            </w:r>
          </w:p>
        </w:tc>
        <w:tc>
          <w:tcPr>
            <w:tcW w:w="1640" w:type="dxa"/>
            <w:vAlign w:val="center"/>
          </w:tcPr>
          <w:p w14:paraId="522A40A0" w14:textId="77777777" w:rsidR="00710736" w:rsidRPr="004636D3" w:rsidRDefault="00710736" w:rsidP="004D368D">
            <w:pPr>
              <w:spacing w:after="0"/>
              <w:jc w:val="center"/>
              <w:rPr>
                <w:sz w:val="20"/>
                <w:szCs w:val="20"/>
              </w:rPr>
            </w:pPr>
            <w:r w:rsidRPr="004636D3">
              <w:rPr>
                <w:sz w:val="20"/>
                <w:szCs w:val="20"/>
              </w:rPr>
              <w:t>0.90</w:t>
            </w:r>
          </w:p>
        </w:tc>
        <w:tc>
          <w:tcPr>
            <w:tcW w:w="1640" w:type="dxa"/>
            <w:vAlign w:val="center"/>
          </w:tcPr>
          <w:p w14:paraId="39FE1204" w14:textId="77777777" w:rsidR="00710736" w:rsidRPr="004636D3" w:rsidRDefault="00710736" w:rsidP="004D368D">
            <w:pPr>
              <w:spacing w:after="0"/>
              <w:jc w:val="center"/>
              <w:rPr>
                <w:sz w:val="20"/>
                <w:szCs w:val="20"/>
              </w:rPr>
            </w:pPr>
            <w:r w:rsidRPr="004636D3">
              <w:rPr>
                <w:sz w:val="20"/>
                <w:szCs w:val="20"/>
              </w:rPr>
              <w:t>3.34</w:t>
            </w:r>
          </w:p>
        </w:tc>
        <w:tc>
          <w:tcPr>
            <w:tcW w:w="1640" w:type="dxa"/>
            <w:vAlign w:val="center"/>
          </w:tcPr>
          <w:p w14:paraId="6305FFC3" w14:textId="77777777" w:rsidR="00710736" w:rsidRPr="004636D3" w:rsidRDefault="00710736" w:rsidP="004D368D">
            <w:pPr>
              <w:spacing w:after="0"/>
              <w:jc w:val="center"/>
              <w:rPr>
                <w:sz w:val="20"/>
                <w:szCs w:val="20"/>
              </w:rPr>
            </w:pPr>
            <w:r w:rsidRPr="004636D3">
              <w:rPr>
                <w:sz w:val="20"/>
                <w:szCs w:val="20"/>
              </w:rPr>
              <w:t>1.76</w:t>
            </w:r>
          </w:p>
        </w:tc>
      </w:tr>
      <w:tr w:rsidR="00710736" w:rsidRPr="004636D3" w14:paraId="355F12C2" w14:textId="77777777" w:rsidTr="004D368D">
        <w:tc>
          <w:tcPr>
            <w:tcW w:w="2790" w:type="dxa"/>
          </w:tcPr>
          <w:p w14:paraId="2A917227" w14:textId="77777777" w:rsidR="00710736" w:rsidRPr="004636D3" w:rsidRDefault="00710736" w:rsidP="004D368D">
            <w:pPr>
              <w:spacing w:after="0"/>
              <w:rPr>
                <w:sz w:val="20"/>
                <w:szCs w:val="20"/>
              </w:rPr>
            </w:pPr>
            <w:r w:rsidRPr="004636D3">
              <w:rPr>
                <w:sz w:val="20"/>
                <w:szCs w:val="20"/>
              </w:rPr>
              <w:t>EQS mixed gear fishery</w:t>
            </w:r>
            <w:r w:rsidRPr="004636D3">
              <w:rPr>
                <w:sz w:val="20"/>
                <w:szCs w:val="20"/>
                <w:vertAlign w:val="superscript"/>
              </w:rPr>
              <w:t>c</w:t>
            </w:r>
          </w:p>
        </w:tc>
        <w:tc>
          <w:tcPr>
            <w:tcW w:w="1640" w:type="dxa"/>
            <w:vAlign w:val="center"/>
          </w:tcPr>
          <w:p w14:paraId="28D51CE8" w14:textId="77777777" w:rsidR="00710736" w:rsidRPr="004636D3" w:rsidRDefault="00710736" w:rsidP="004D368D">
            <w:pPr>
              <w:spacing w:after="0"/>
              <w:jc w:val="center"/>
              <w:rPr>
                <w:sz w:val="20"/>
                <w:szCs w:val="20"/>
              </w:rPr>
            </w:pPr>
            <w:r w:rsidRPr="004636D3">
              <w:rPr>
                <w:sz w:val="20"/>
                <w:szCs w:val="20"/>
              </w:rPr>
              <w:t>5.84</w:t>
            </w:r>
          </w:p>
        </w:tc>
        <w:tc>
          <w:tcPr>
            <w:tcW w:w="1640" w:type="dxa"/>
            <w:vAlign w:val="center"/>
          </w:tcPr>
          <w:p w14:paraId="12C2C8D9" w14:textId="77777777" w:rsidR="00710736" w:rsidRPr="004636D3" w:rsidRDefault="00710736" w:rsidP="004D368D">
            <w:pPr>
              <w:spacing w:after="0"/>
              <w:jc w:val="center"/>
              <w:rPr>
                <w:sz w:val="20"/>
                <w:szCs w:val="20"/>
              </w:rPr>
            </w:pPr>
            <w:r w:rsidRPr="004636D3">
              <w:rPr>
                <w:sz w:val="20"/>
                <w:szCs w:val="20"/>
              </w:rPr>
              <w:t>0.48</w:t>
            </w:r>
          </w:p>
        </w:tc>
        <w:tc>
          <w:tcPr>
            <w:tcW w:w="1640" w:type="dxa"/>
            <w:vAlign w:val="center"/>
          </w:tcPr>
          <w:p w14:paraId="559FFB22" w14:textId="77777777" w:rsidR="00710736" w:rsidRPr="004636D3" w:rsidRDefault="00710736" w:rsidP="004D368D">
            <w:pPr>
              <w:spacing w:after="0"/>
              <w:jc w:val="center"/>
              <w:rPr>
                <w:sz w:val="20"/>
                <w:szCs w:val="20"/>
              </w:rPr>
            </w:pPr>
            <w:r w:rsidRPr="004636D3">
              <w:rPr>
                <w:sz w:val="20"/>
                <w:szCs w:val="20"/>
              </w:rPr>
              <w:t>3.86</w:t>
            </w:r>
          </w:p>
        </w:tc>
        <w:tc>
          <w:tcPr>
            <w:tcW w:w="1640" w:type="dxa"/>
            <w:vAlign w:val="center"/>
          </w:tcPr>
          <w:p w14:paraId="75721A12" w14:textId="77777777" w:rsidR="00710736" w:rsidRPr="004636D3" w:rsidRDefault="00710736" w:rsidP="004D368D">
            <w:pPr>
              <w:spacing w:after="0"/>
              <w:jc w:val="center"/>
              <w:rPr>
                <w:sz w:val="20"/>
                <w:szCs w:val="20"/>
              </w:rPr>
            </w:pPr>
            <w:r w:rsidRPr="004636D3">
              <w:rPr>
                <w:sz w:val="20"/>
                <w:szCs w:val="20"/>
              </w:rPr>
              <w:t>2.48</w:t>
            </w:r>
          </w:p>
        </w:tc>
      </w:tr>
    </w:tbl>
    <w:p w14:paraId="1B5F7DD0" w14:textId="77777777" w:rsidR="00710736" w:rsidRPr="00AE2167" w:rsidRDefault="00710736" w:rsidP="00AE2167">
      <w:pPr>
        <w:pStyle w:val="Table-Footnote"/>
        <w:rPr>
          <w:sz w:val="18"/>
          <w:szCs w:val="18"/>
        </w:rPr>
      </w:pPr>
      <w:r w:rsidRPr="00AE2167">
        <w:rPr>
          <w:i/>
          <w:iCs/>
          <w:sz w:val="18"/>
          <w:szCs w:val="18"/>
        </w:rPr>
        <w:t>Note:</w:t>
      </w:r>
      <w:r w:rsidRPr="00AE2167">
        <w:rPr>
          <w:sz w:val="18"/>
          <w:szCs w:val="18"/>
        </w:rPr>
        <w:t xml:space="preserve"> these parameters estimates were borrowed from the Federal stock assessment, where the Federal derby fishery and IFQ fishery were assumed to represent pre-EQS and EQS NSEI fisheries.</w:t>
      </w:r>
    </w:p>
    <w:p w14:paraId="396A462A" w14:textId="77777777" w:rsidR="00710736" w:rsidRPr="00AE2167" w:rsidRDefault="00710736" w:rsidP="00AE2167">
      <w:pPr>
        <w:pStyle w:val="Table-Footnote"/>
        <w:rPr>
          <w:sz w:val="18"/>
          <w:szCs w:val="18"/>
        </w:rPr>
      </w:pPr>
      <w:r w:rsidRPr="00AE2167">
        <w:rPr>
          <w:sz w:val="18"/>
          <w:szCs w:val="18"/>
          <w:vertAlign w:val="superscript"/>
        </w:rPr>
        <w:t>a</w:t>
      </w:r>
      <w:r w:rsidRPr="00AE2167">
        <w:rPr>
          <w:sz w:val="18"/>
          <w:szCs w:val="18"/>
        </w:rPr>
        <w:t xml:space="preserve"> before the EQS program started in 1994</w:t>
      </w:r>
    </w:p>
    <w:p w14:paraId="3D129C8A" w14:textId="77777777" w:rsidR="00710736" w:rsidRPr="00AE2167" w:rsidRDefault="00710736" w:rsidP="00AE2167">
      <w:pPr>
        <w:pStyle w:val="Table-Footnote"/>
        <w:rPr>
          <w:sz w:val="18"/>
          <w:szCs w:val="18"/>
          <w:vertAlign w:val="superscript"/>
        </w:rPr>
      </w:pPr>
      <w:r w:rsidRPr="00AE2167">
        <w:rPr>
          <w:sz w:val="18"/>
          <w:szCs w:val="18"/>
          <w:vertAlign w:val="superscript"/>
        </w:rPr>
        <w:t>b</w:t>
      </w:r>
      <w:r w:rsidRPr="00AE2167">
        <w:rPr>
          <w:sz w:val="18"/>
          <w:szCs w:val="18"/>
        </w:rPr>
        <w:t xml:space="preserve"> fishery was completely longline (1995–2021)</w:t>
      </w:r>
    </w:p>
    <w:p w14:paraId="0E0C2776" w14:textId="77777777" w:rsidR="00710736" w:rsidRPr="00AE2167" w:rsidRDefault="00710736" w:rsidP="00AE2167">
      <w:pPr>
        <w:pStyle w:val="Table-Footnote"/>
        <w:rPr>
          <w:sz w:val="18"/>
          <w:szCs w:val="18"/>
        </w:rPr>
      </w:pPr>
      <w:r w:rsidRPr="00AE2167">
        <w:rPr>
          <w:sz w:val="18"/>
          <w:szCs w:val="18"/>
          <w:vertAlign w:val="superscript"/>
        </w:rPr>
        <w:t>c</w:t>
      </w:r>
      <w:r w:rsidRPr="00AE2167">
        <w:rPr>
          <w:sz w:val="18"/>
          <w:szCs w:val="18"/>
        </w:rPr>
        <w:t xml:space="preserve"> fishery when it was a mix of longline and pot gear (2022–2024).</w:t>
      </w:r>
    </w:p>
    <w:p w14:paraId="3F44895C" w14:textId="77777777" w:rsidR="00300BD7" w:rsidRDefault="00300BD7">
      <w:pPr>
        <w:spacing w:after="0"/>
        <w:jc w:val="left"/>
      </w:pPr>
      <w:r>
        <w:br w:type="page"/>
      </w:r>
    </w:p>
    <w:p w14:paraId="3FD721DA" w14:textId="22121195" w:rsidR="00300BD7" w:rsidRPr="004636D3" w:rsidRDefault="00E22FC2" w:rsidP="00300BD7">
      <w:r>
        <w:rPr>
          <w:noProof/>
        </w:rPr>
        <w:lastRenderedPageBreak/>
        <w:drawing>
          <wp:inline distT="0" distB="0" distL="0" distR="0" wp14:anchorId="2A3934C2" wp14:editId="67A32E9F">
            <wp:extent cx="5486411" cy="3657607"/>
            <wp:effectExtent l="0" t="0" r="0" b="0"/>
            <wp:docPr id="245141799" name="Picture 37" descr="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41799" name="Picture 37" descr="Chart&#10;&#10;AI-generated content may b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3B3A6F14" w14:textId="51A380A5" w:rsidR="00300BD7" w:rsidRPr="00166596" w:rsidRDefault="00166596" w:rsidP="00AE2167">
      <w:pPr>
        <w:pStyle w:val="Caption"/>
      </w:pPr>
      <w:bookmarkStart w:id="222" w:name="_Toc204601964"/>
      <w:bookmarkStart w:id="223" w:name="_Hlk198631664"/>
      <w:r>
        <w:t>Appendix A</w:t>
      </w:r>
      <w:r>
        <w:fldChar w:fldCharType="begin"/>
      </w:r>
      <w:r>
        <w:instrText xml:space="preserve"> SEQ Appendix_A \* ARABIC </w:instrText>
      </w:r>
      <w:r>
        <w:fldChar w:fldCharType="separate"/>
      </w:r>
      <w:r>
        <w:rPr>
          <w:noProof/>
        </w:rPr>
        <w:t>3</w:t>
      </w:r>
      <w:r>
        <w:rPr>
          <w:noProof/>
        </w:rPr>
        <w:fldChar w:fldCharType="end"/>
      </w:r>
      <w:r w:rsidR="00717FDA">
        <w:t>.</w:t>
      </w:r>
      <w:r w:rsidR="00300BD7" w:rsidRPr="004636D3">
        <w:rPr>
          <w:szCs w:val="22"/>
        </w:rPr>
        <w:t>–Summary of the available data sources in the Northern Southeast Inside (NSEI) Subdistrict by year.</w:t>
      </w:r>
      <w:bookmarkEnd w:id="222"/>
    </w:p>
    <w:bookmarkEnd w:id="223"/>
    <w:p w14:paraId="4D07119D" w14:textId="77777777" w:rsidR="00680616" w:rsidRPr="004636D3" w:rsidRDefault="00680616" w:rsidP="00687A9E"/>
    <w:sectPr w:rsidR="00680616" w:rsidRPr="004636D3" w:rsidSect="000D6A2A">
      <w:pgSz w:w="12240" w:h="15840" w:code="1"/>
      <w:pgMar w:top="1440" w:right="1440" w:bottom="1440" w:left="1440" w:header="720" w:footer="547" w:gutter="0"/>
      <w:cols w:space="432"/>
      <w:formProt w:val="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8" w:author="Lambert, Aaron W (DFG)" w:date="2026-03-10T09:13:00Z" w:initials="AL">
    <w:p w14:paraId="2BAFD2F0" w14:textId="77777777" w:rsidR="00A3288A" w:rsidRDefault="00A3288A" w:rsidP="00A3288A">
      <w:pPr>
        <w:pStyle w:val="CommentText"/>
        <w:jc w:val="left"/>
      </w:pPr>
      <w:r>
        <w:rPr>
          <w:rStyle w:val="CommentReference"/>
        </w:rPr>
        <w:annotationRef/>
      </w:r>
      <w:r>
        <w:t>Rhea: Are these actually 73? The data I pulled indicate less for 2022 on ward (71,69,68,67 respectively)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AFD2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DAE37A" w16cex:dateUtc="2026-03-10T17: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AFD2F0" w16cid:durableId="73DAE37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B8134" w14:textId="77777777" w:rsidR="00F1184B" w:rsidRDefault="00F1184B">
      <w:r>
        <w:separator/>
      </w:r>
    </w:p>
  </w:endnote>
  <w:endnote w:type="continuationSeparator" w:id="0">
    <w:p w14:paraId="459CE97C" w14:textId="77777777" w:rsidR="00F1184B" w:rsidRDefault="00F1184B">
      <w:r>
        <w:continuationSeparator/>
      </w:r>
    </w:p>
  </w:endnote>
  <w:endnote w:type="continuationNotice" w:id="1">
    <w:p w14:paraId="75B5CDB0" w14:textId="77777777" w:rsidR="00F1184B" w:rsidRDefault="00F1184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FBFON+TimesNewRoman,Italic">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Bookman">
    <w:altName w:val="Bookman Old Style"/>
    <w:panose1 w:val="00000000000000000000"/>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Times Roman">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inionPro-Regular">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 w:name="CambriaMath">
    <w:altName w:val="Yu Gothic"/>
    <w:panose1 w:val="00000000000000000000"/>
    <w:charset w:val="80"/>
    <w:family w:val="auto"/>
    <w:notTrueType/>
    <w:pitch w:val="default"/>
    <w:sig w:usb0="00000001" w:usb1="08070000" w:usb2="00000010" w:usb3="00000000" w:csb0="00020000" w:csb1="00000000"/>
  </w:font>
  <w:font w:name="TimesNewRomanPSMT">
    <w:altName w:val="Calibri"/>
    <w:panose1 w:val="00000000000000000000"/>
    <w:charset w:val="A1"/>
    <w:family w:val="auto"/>
    <w:notTrueType/>
    <w:pitch w:val="default"/>
    <w:sig w:usb0="00000081" w:usb1="00000000" w:usb2="00000000" w:usb3="00000000" w:csb0="00000008" w:csb1="00000000"/>
  </w:font>
  <w:font w:name="MathJax_Math-italic">
    <w:altName w:val="Cambria"/>
    <w:panose1 w:val="00000000000000000000"/>
    <w:charset w:val="00"/>
    <w:family w:val="roman"/>
    <w:notTrueType/>
    <w:pitch w:val="default"/>
  </w:font>
  <w:font w:name="MathJax_Main">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4D4D3" w14:textId="7FED04F2" w:rsidR="00415187" w:rsidRDefault="00415187" w:rsidP="004E641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85C97">
      <w:rPr>
        <w:rStyle w:val="PageNumber"/>
        <w:noProof/>
      </w:rPr>
      <w:t>16</w:t>
    </w:r>
    <w:r>
      <w:rPr>
        <w:rStyle w:val="PageNumber"/>
      </w:rPr>
      <w:fldChar w:fldCharType="end"/>
    </w:r>
  </w:p>
  <w:p w14:paraId="4A05718D" w14:textId="77777777" w:rsidR="00415187" w:rsidRDefault="004151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04DBD" w14:textId="77777777" w:rsidR="003C0487" w:rsidRDefault="003C0487">
    <w:pPr>
      <w:pStyle w:val="Footer"/>
      <w:jc w:val="center"/>
    </w:pPr>
  </w:p>
  <w:p w14:paraId="06431A1D" w14:textId="77777777" w:rsidR="003C0487" w:rsidRDefault="003C048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C8C1C" w14:textId="77777777" w:rsidR="003C0487" w:rsidRDefault="003C048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FB1EF" w14:textId="77777777" w:rsidR="00415187" w:rsidRDefault="0041518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EB941" w14:textId="77777777" w:rsidR="00415187" w:rsidRDefault="0041518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228D0" w14:textId="77777777" w:rsidR="00BB0E9D" w:rsidRDefault="00015B0E">
    <w:pPr>
      <w:pStyle w:val="Footer"/>
      <w:framePr w:wrap="around" w:vAnchor="text" w:hAnchor="margin" w:xAlign="center" w:y="1"/>
      <w:rPr>
        <w:rStyle w:val="PageNumber"/>
      </w:rPr>
    </w:pPr>
    <w:r>
      <w:rPr>
        <w:rStyle w:val="PageNumber"/>
      </w:rPr>
      <w:fldChar w:fldCharType="begin"/>
    </w:r>
    <w:r w:rsidR="00BB0E9D">
      <w:rPr>
        <w:rStyle w:val="PageNumber"/>
      </w:rPr>
      <w:instrText xml:space="preserve">PAGE  </w:instrText>
    </w:r>
    <w:r>
      <w:rPr>
        <w:rStyle w:val="PageNumber"/>
      </w:rPr>
      <w:fldChar w:fldCharType="separate"/>
    </w:r>
    <w:r w:rsidR="00D65AE6">
      <w:rPr>
        <w:rStyle w:val="PageNumber"/>
        <w:noProof/>
      </w:rPr>
      <w:t>ii</w:t>
    </w:r>
    <w:r>
      <w:rPr>
        <w:rStyle w:val="PageNumber"/>
      </w:rPr>
      <w:fldChar w:fldCharType="end"/>
    </w:r>
  </w:p>
  <w:p w14:paraId="6F1461B7" w14:textId="77777777" w:rsidR="00BB0E9D" w:rsidRDefault="00BB0E9D"/>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9AE2D" w14:textId="77777777" w:rsidR="00BB0E9D" w:rsidRDefault="00015B0E">
    <w:pPr>
      <w:pStyle w:val="Footer"/>
      <w:framePr w:wrap="around" w:vAnchor="text" w:hAnchor="margin" w:xAlign="center" w:y="1"/>
      <w:rPr>
        <w:rStyle w:val="PageNumber"/>
      </w:rPr>
    </w:pPr>
    <w:r>
      <w:rPr>
        <w:rStyle w:val="PageNumber"/>
      </w:rPr>
      <w:fldChar w:fldCharType="begin"/>
    </w:r>
    <w:r w:rsidR="00BB0E9D">
      <w:rPr>
        <w:rStyle w:val="PageNumber"/>
      </w:rPr>
      <w:instrText xml:space="preserve">PAGE  </w:instrText>
    </w:r>
    <w:r>
      <w:rPr>
        <w:rStyle w:val="PageNumber"/>
      </w:rPr>
      <w:fldChar w:fldCharType="separate"/>
    </w:r>
    <w:r w:rsidR="00D65AE6">
      <w:rPr>
        <w:rStyle w:val="PageNumber"/>
        <w:noProof/>
      </w:rPr>
      <w:t>ii</w:t>
    </w:r>
    <w:r>
      <w:rPr>
        <w:rStyle w:val="PageNumber"/>
      </w:rPr>
      <w:fldChar w:fldCharType="end"/>
    </w:r>
  </w:p>
  <w:p w14:paraId="58DBF29A" w14:textId="77777777" w:rsidR="00BB0E9D" w:rsidRDefault="00BB0E9D"/>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540AB" w14:textId="77777777" w:rsidR="00C64739" w:rsidRDefault="00C64739" w:rsidP="00346BD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8</w:t>
    </w:r>
    <w:r>
      <w:rPr>
        <w:rStyle w:val="PageNumber"/>
      </w:rPr>
      <w:fldChar w:fldCharType="end"/>
    </w:r>
  </w:p>
  <w:p w14:paraId="04CEAB5A" w14:textId="77777777" w:rsidR="00C64739" w:rsidRDefault="00C64739"/>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42805" w14:textId="77777777" w:rsidR="00C506F1" w:rsidRDefault="00015B0E" w:rsidP="00346BD5">
    <w:pPr>
      <w:pStyle w:val="Footer"/>
      <w:framePr w:wrap="around" w:vAnchor="text" w:hAnchor="margin" w:xAlign="center" w:y="1"/>
      <w:rPr>
        <w:rStyle w:val="PageNumber"/>
      </w:rPr>
    </w:pPr>
    <w:r>
      <w:rPr>
        <w:rStyle w:val="PageNumber"/>
      </w:rPr>
      <w:fldChar w:fldCharType="begin"/>
    </w:r>
    <w:r w:rsidR="00C506F1">
      <w:rPr>
        <w:rStyle w:val="PageNumber"/>
      </w:rPr>
      <w:instrText xml:space="preserve">PAGE  </w:instrText>
    </w:r>
    <w:r>
      <w:rPr>
        <w:rStyle w:val="PageNumber"/>
      </w:rPr>
      <w:fldChar w:fldCharType="separate"/>
    </w:r>
    <w:r w:rsidR="00D65AE6">
      <w:rPr>
        <w:rStyle w:val="PageNumber"/>
        <w:noProof/>
      </w:rPr>
      <w:t>8</w:t>
    </w:r>
    <w:r>
      <w:rPr>
        <w:rStyle w:val="PageNumber"/>
      </w:rPr>
      <w:fldChar w:fldCharType="end"/>
    </w:r>
  </w:p>
  <w:p w14:paraId="25803583" w14:textId="77777777" w:rsidR="00C506F1" w:rsidRDefault="00C506F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9BC2D" w14:textId="77777777" w:rsidR="00F1184B" w:rsidRDefault="00F1184B">
      <w:r>
        <w:separator/>
      </w:r>
    </w:p>
  </w:footnote>
  <w:footnote w:type="continuationSeparator" w:id="0">
    <w:p w14:paraId="762359A3" w14:textId="77777777" w:rsidR="00F1184B" w:rsidRDefault="00F1184B">
      <w:r>
        <w:continuationSeparator/>
      </w:r>
    </w:p>
  </w:footnote>
  <w:footnote w:type="continuationNotice" w:id="1">
    <w:p w14:paraId="45738A8D" w14:textId="77777777" w:rsidR="00F1184B" w:rsidRDefault="00F1184B">
      <w:pPr>
        <w:spacing w:after="0"/>
      </w:pPr>
    </w:p>
  </w:footnote>
  <w:footnote w:id="2">
    <w:p w14:paraId="49701F7F" w14:textId="791CE2F0" w:rsidR="0062400A" w:rsidRDefault="0062400A">
      <w:pPr>
        <w:pStyle w:val="FootnoteText"/>
      </w:pPr>
      <w:r>
        <w:rPr>
          <w:rStyle w:val="FootnoteReference"/>
        </w:rPr>
        <w:footnoteRef/>
      </w:r>
      <w:r>
        <w:t xml:space="preserve"> </w:t>
      </w:r>
      <w:r w:rsidR="00696DFA" w:rsidRPr="005414A1">
        <w:t>IPHC-2019-SRB014-08</w:t>
      </w:r>
      <w:r w:rsidR="00696DFA">
        <w:t xml:space="preserve">, IPHC document database. 1932–. International Pacific Halibut Commission. Seattle, Washington. </w:t>
      </w:r>
      <w:hyperlink r:id="rId1" w:history="1">
        <w:r w:rsidR="00696DFA" w:rsidRPr="005414A1">
          <w:rPr>
            <w:rStyle w:val="Hyperlink"/>
            <w:color w:val="auto"/>
          </w:rPr>
          <w:t>https://www.iphc.int/uploads/pdf/srb/srb014/ppt/iphc-2019-srb014-08-p.pdf</w:t>
        </w:r>
      </w:hyperlink>
      <w:r w:rsidR="00696DFA" w:rsidRPr="005414A1">
        <w:rPr>
          <w:rStyle w:val="cf01"/>
          <w:sz w:val="16"/>
          <w:szCs w:val="16"/>
          <w:u w:val="single"/>
        </w:rPr>
        <w:t xml:space="preserve"> </w:t>
      </w:r>
      <w:r w:rsidR="00696DFA" w:rsidRPr="005414A1">
        <w:t>(accessed J</w:t>
      </w:r>
      <w:r w:rsidR="00696DFA">
        <w:t>uly</w:t>
      </w:r>
      <w:r w:rsidR="00696DFA" w:rsidRPr="005414A1">
        <w:t xml:space="preserve"> 2025).</w:t>
      </w:r>
      <w:r w:rsidR="00696DFA">
        <w:rPr>
          <w:rStyle w:val="cf01"/>
          <w:color w:val="0000FF"/>
          <w:u w:val="single"/>
        </w:rPr>
        <w:t xml:space="preserve"> </w:t>
      </w:r>
    </w:p>
  </w:footnote>
  <w:footnote w:id="3">
    <w:p w14:paraId="667A8D23" w14:textId="5BF8931B" w:rsidR="00C63F52" w:rsidRDefault="00C63F52">
      <w:pPr>
        <w:pStyle w:val="FootnoteText"/>
      </w:pPr>
      <w:r>
        <w:rPr>
          <w:rStyle w:val="FootnoteReference"/>
        </w:rPr>
        <w:footnoteRef/>
      </w:r>
      <w:r>
        <w:t xml:space="preserve"> </w:t>
      </w:r>
      <w:r w:rsidR="00CE6CCF">
        <w:tab/>
      </w:r>
      <w:r w:rsidR="00696DFA">
        <w:t xml:space="preserve">Southeast Alaska Sablefish Github Repository. 2022–. Alaska Department of Fish and Game, Division of Commercial Fisheries. Sitka, Alaska. </w:t>
      </w:r>
      <w:bookmarkStart w:id="82" w:name="_Hlk187667450"/>
      <w:r w:rsidR="00696DFA" w:rsidRPr="00EA78CD">
        <w:rPr>
          <w:u w:val="single"/>
        </w:rPr>
        <w:fldChar w:fldCharType="begin"/>
      </w:r>
      <w:r w:rsidR="00696DFA" w:rsidRPr="00EA78CD">
        <w:rPr>
          <w:u w:val="single"/>
        </w:rPr>
        <w:instrText>HYPERLINK "https://github.com/commfish/seak_sablefish"</w:instrText>
      </w:r>
      <w:r w:rsidR="00696DFA" w:rsidRPr="00EA78CD">
        <w:rPr>
          <w:u w:val="single"/>
        </w:rPr>
      </w:r>
      <w:r w:rsidR="00696DFA" w:rsidRPr="00EA78CD">
        <w:rPr>
          <w:u w:val="single"/>
        </w:rPr>
        <w:fldChar w:fldCharType="separate"/>
      </w:r>
      <w:r w:rsidR="00696DFA" w:rsidRPr="00EA78CD">
        <w:rPr>
          <w:rStyle w:val="Hyperlink"/>
          <w:color w:val="auto"/>
        </w:rPr>
        <w:t>https://github.com/commfish/seak_sablefish</w:t>
      </w:r>
      <w:r w:rsidR="00696DFA" w:rsidRPr="00EA78CD">
        <w:rPr>
          <w:u w:val="single"/>
        </w:rPr>
        <w:fldChar w:fldCharType="end"/>
      </w:r>
      <w:bookmarkEnd w:id="82"/>
      <w:r w:rsidR="00696DFA" w:rsidRPr="000D4195">
        <w:t xml:space="preserve"> </w:t>
      </w:r>
      <w:r w:rsidR="00696DFA">
        <w:t xml:space="preserve">(accessed </w:t>
      </w:r>
      <w:r w:rsidR="00AE2167">
        <w:t>July</w:t>
      </w:r>
      <w:r w:rsidR="00696DFA">
        <w:t xml:space="preserve"> 2025).</w:t>
      </w:r>
    </w:p>
  </w:footnote>
  <w:footnote w:id="4">
    <w:p w14:paraId="3A76BD34" w14:textId="68A79973" w:rsidR="00092411" w:rsidRDefault="00092411">
      <w:pPr>
        <w:pStyle w:val="FootnoteText"/>
      </w:pPr>
      <w:r>
        <w:rPr>
          <w:rStyle w:val="FootnoteReference"/>
        </w:rPr>
        <w:footnoteRef/>
      </w:r>
      <w:r>
        <w:t xml:space="preserve"> </w:t>
      </w:r>
      <w:r w:rsidR="00CE6CCF">
        <w:tab/>
      </w:r>
      <w:r w:rsidRPr="00092411">
        <w:t>(R Core Team 2024)</w:t>
      </w:r>
      <w:r w:rsidR="00C040B5">
        <w:t xml:space="preserve"> </w:t>
      </w:r>
      <w:r w:rsidR="00C040B5" w:rsidRPr="00C040B5">
        <w:t>R Core Team (2024). _R: A Language and Environment for Statistical Computing_. R Foundation for Statistical Computing, Vienna, Austria. &lt;https://www.R-project.org/&gt;.</w:t>
      </w:r>
    </w:p>
  </w:footnote>
  <w:footnote w:id="5">
    <w:p w14:paraId="1C7D157F" w14:textId="00B6C73E" w:rsidR="008C0E65" w:rsidRDefault="008C0E65">
      <w:pPr>
        <w:pStyle w:val="FootnoteText"/>
      </w:pPr>
      <w:r>
        <w:rPr>
          <w:rStyle w:val="FootnoteReference"/>
        </w:rPr>
        <w:footnoteRef/>
      </w:r>
      <w:r>
        <w:t xml:space="preserve"> </w:t>
      </w:r>
      <w:r w:rsidR="00194A0F">
        <w:tab/>
      </w:r>
      <w:r w:rsidR="00696DFA">
        <w:t xml:space="preserve">Southeast Alaska Sablefish Github Repository. 2022–. Alaska Department of Fish and Game, Division of Commercial Fisheries. Sitka, Alaska. </w:t>
      </w:r>
      <w:hyperlink r:id="rId2" w:history="1">
        <w:r w:rsidR="00696DFA" w:rsidRPr="00EA78CD">
          <w:rPr>
            <w:rStyle w:val="Hyperlink"/>
            <w:color w:val="auto"/>
          </w:rPr>
          <w:t>https://github.com/commfish/seak_sablefish</w:t>
        </w:r>
      </w:hyperlink>
      <w:r w:rsidR="00696DFA" w:rsidRPr="000D4195">
        <w:t xml:space="preserve"> </w:t>
      </w:r>
      <w:r w:rsidR="00696DFA">
        <w:t xml:space="preserve">(accessed </w:t>
      </w:r>
      <w:r w:rsidR="00AE2167">
        <w:t>July</w:t>
      </w:r>
      <w:r w:rsidR="00696DFA">
        <w:t xml:space="preserve"> 2025).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D9EFE" w14:textId="77777777" w:rsidR="003C0487" w:rsidRDefault="003C04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79A45" w14:textId="77777777" w:rsidR="003C0487" w:rsidRDefault="003C04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D9D98" w14:textId="77777777" w:rsidR="00415187" w:rsidRDefault="0041518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26ED1" w14:textId="77777777" w:rsidR="00BB0E9D" w:rsidRDefault="00BB0E9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6EE73" w14:textId="77777777" w:rsidR="00BB0E9D" w:rsidRDefault="00BB0E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6F9A06E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0A99711"/>
    <w:multiLevelType w:val="multilevel"/>
    <w:tmpl w:val="3F9EEC1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2" w15:restartNumberingAfterBreak="0">
    <w:nsid w:val="18CC0717"/>
    <w:multiLevelType w:val="multilevel"/>
    <w:tmpl w:val="6F9A06E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3215925"/>
    <w:multiLevelType w:val="hybridMultilevel"/>
    <w:tmpl w:val="6EDC7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586F74"/>
    <w:multiLevelType w:val="multilevel"/>
    <w:tmpl w:val="6F9A06E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315F5016"/>
    <w:multiLevelType w:val="multilevel"/>
    <w:tmpl w:val="6F9A06E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374FC195"/>
    <w:multiLevelType w:val="multilevel"/>
    <w:tmpl w:val="A4CEF3AA"/>
    <w:lvl w:ilvl="0">
      <w:start w:val="1"/>
      <w:numFmt w:val="decimal"/>
      <w:pStyle w:val="Compact"/>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7" w15:restartNumberingAfterBreak="0">
    <w:nsid w:val="3C2D5013"/>
    <w:multiLevelType w:val="hybridMultilevel"/>
    <w:tmpl w:val="641AD2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6FA7962"/>
    <w:multiLevelType w:val="hybridMultilevel"/>
    <w:tmpl w:val="E1E0E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4720C9"/>
    <w:multiLevelType w:val="hybridMultilevel"/>
    <w:tmpl w:val="E9AC2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2CF47EE"/>
    <w:multiLevelType w:val="hybridMultilevel"/>
    <w:tmpl w:val="5D749DAA"/>
    <w:lvl w:ilvl="0" w:tplc="04090001">
      <w:start w:val="1"/>
      <w:numFmt w:val="bullet"/>
      <w:lvlText w:val=""/>
      <w:lvlJc w:val="left"/>
      <w:pPr>
        <w:tabs>
          <w:tab w:val="num" w:pos="720"/>
        </w:tabs>
        <w:ind w:left="720" w:hanging="360"/>
      </w:pPr>
      <w:rPr>
        <w:rFonts w:ascii="Symbol" w:hAnsi="Symbol" w:hint="default"/>
      </w:rPr>
    </w:lvl>
    <w:lvl w:ilvl="1" w:tplc="1DDC0244">
      <w:start w:val="1"/>
      <w:numFmt w:val="bullet"/>
      <w:pStyle w:val="Bulletedtes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775441085">
    <w:abstractNumId w:val="10"/>
  </w:num>
  <w:num w:numId="2" w16cid:durableId="823203623">
    <w:abstractNumId w:val="7"/>
  </w:num>
  <w:num w:numId="3" w16cid:durableId="1002195541">
    <w:abstractNumId w:val="9"/>
  </w:num>
  <w:num w:numId="4" w16cid:durableId="23678503">
    <w:abstractNumId w:val="6"/>
  </w:num>
  <w:num w:numId="5" w16cid:durableId="79644334">
    <w:abstractNumId w:val="3"/>
  </w:num>
  <w:num w:numId="6" w16cid:durableId="1799642703">
    <w:abstractNumId w:val="8"/>
  </w:num>
  <w:num w:numId="7" w16cid:durableId="10775086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7513683">
    <w:abstractNumId w:val="4"/>
  </w:num>
  <w:num w:numId="9" w16cid:durableId="876047525">
    <w:abstractNumId w:val="2"/>
  </w:num>
  <w:num w:numId="10" w16cid:durableId="20448666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560296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3187035">
    <w:abstractNumId w:val="5"/>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mbert, Aaron W (DFG)">
    <w15:presenceInfo w15:providerId="AD" w15:userId="S::aaron.lambert@alaska.gov::086ead6d-db8b-4b1a-ac4d-2ddc6cea78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activeWritingStyle w:appName="MSWord" w:lang="es-MX" w:vendorID="64" w:dllVersion="0" w:nlCheck="1" w:checkStyle="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䂚³ۇ~Ќᳫw_x000a_Table Grid7嘺l혓0ӿӿӿӿӿӿl␃ᐃ碤愀̤ll͠＀＀＀Ą＀Ą＀Ą＀Ą＀Ą＀Ą氀氀̀̃uðxĀāāऀĀś耀＀dЉЉЁ＀＀＀＀_x000a_$%ÿ䤟}á腏½僀M뮛Y撀¢걋Æ雷Fÿÿá䤟}_x000a__x000a__x000a_⃿⒐䄋Ѓ⁮潃牯楤慮整s偐⁔慓敶獁敗偢条⁥敄捳⁲敔瑸䌠潯摲湩瑡獥伀敮朠潲灵氠祡畯⁴慭歲牥映牯匠癡䅥䡳浴⁬⁙潣牯楤慮整吀潷朠潲灵氠祡畯⁴慭歲牥映牯匠癡䅥䡳浴⁬⁙潣牯楤慮整匀浩汰䕥楤⹴⸮䰀潯⁫椦㩮☀灏湥☀潃癮牥⹴⸮☀楆摮⸮.摅瑩䌠湯牴汯䌠湯整瑮搠獩汰祡摥愠⁳整瑸䘀湩⁤楦敬⁳桴瑡洠瑡档琠敨敳挠楲整楲㩡䘀汩⁥渦浡㩥䘀汩獥漠⁦琦灹㩥吀♥瑸漠⁲牰灯牥祴:慌瑳☠潭楤楦摥:䘦湩⁤潎w敎眦匠慥捲h潔♯獬匀挦畲bÚ"/>
  </w:docVars>
  <w:rsids>
    <w:rsidRoot w:val="004E258D"/>
    <w:rsid w:val="00000075"/>
    <w:rsid w:val="00001068"/>
    <w:rsid w:val="000020DE"/>
    <w:rsid w:val="00002599"/>
    <w:rsid w:val="00003DB3"/>
    <w:rsid w:val="00004978"/>
    <w:rsid w:val="00004B18"/>
    <w:rsid w:val="00005462"/>
    <w:rsid w:val="00005979"/>
    <w:rsid w:val="00006A26"/>
    <w:rsid w:val="000136D1"/>
    <w:rsid w:val="000146DE"/>
    <w:rsid w:val="000146E8"/>
    <w:rsid w:val="000155AF"/>
    <w:rsid w:val="000159CA"/>
    <w:rsid w:val="00015B0E"/>
    <w:rsid w:val="00024F5E"/>
    <w:rsid w:val="00030A69"/>
    <w:rsid w:val="00035028"/>
    <w:rsid w:val="0003633D"/>
    <w:rsid w:val="00042399"/>
    <w:rsid w:val="0004282A"/>
    <w:rsid w:val="00044353"/>
    <w:rsid w:val="000449A9"/>
    <w:rsid w:val="00046079"/>
    <w:rsid w:val="0005113F"/>
    <w:rsid w:val="00051C55"/>
    <w:rsid w:val="000533ED"/>
    <w:rsid w:val="00055130"/>
    <w:rsid w:val="00055ADE"/>
    <w:rsid w:val="00060B02"/>
    <w:rsid w:val="00062190"/>
    <w:rsid w:val="0006220E"/>
    <w:rsid w:val="000624A9"/>
    <w:rsid w:val="0006332C"/>
    <w:rsid w:val="00063ACC"/>
    <w:rsid w:val="0006471E"/>
    <w:rsid w:val="00066157"/>
    <w:rsid w:val="0007121D"/>
    <w:rsid w:val="00071A76"/>
    <w:rsid w:val="00071CFE"/>
    <w:rsid w:val="00071FCE"/>
    <w:rsid w:val="0007287C"/>
    <w:rsid w:val="0007579E"/>
    <w:rsid w:val="00075914"/>
    <w:rsid w:val="0007686A"/>
    <w:rsid w:val="0008024A"/>
    <w:rsid w:val="00080A61"/>
    <w:rsid w:val="00081865"/>
    <w:rsid w:val="00081CCF"/>
    <w:rsid w:val="00082BCF"/>
    <w:rsid w:val="00083204"/>
    <w:rsid w:val="00083C24"/>
    <w:rsid w:val="00085F2B"/>
    <w:rsid w:val="00090E55"/>
    <w:rsid w:val="00092411"/>
    <w:rsid w:val="000927FD"/>
    <w:rsid w:val="00092B54"/>
    <w:rsid w:val="000A2FCA"/>
    <w:rsid w:val="000A3EF3"/>
    <w:rsid w:val="000A4B25"/>
    <w:rsid w:val="000B040F"/>
    <w:rsid w:val="000B1243"/>
    <w:rsid w:val="000B1D6D"/>
    <w:rsid w:val="000B4171"/>
    <w:rsid w:val="000B59C6"/>
    <w:rsid w:val="000B6048"/>
    <w:rsid w:val="000B7042"/>
    <w:rsid w:val="000C0AD9"/>
    <w:rsid w:val="000C0B16"/>
    <w:rsid w:val="000C0D50"/>
    <w:rsid w:val="000C25AD"/>
    <w:rsid w:val="000C3C89"/>
    <w:rsid w:val="000C44FB"/>
    <w:rsid w:val="000C4526"/>
    <w:rsid w:val="000C4629"/>
    <w:rsid w:val="000C5A45"/>
    <w:rsid w:val="000C5E13"/>
    <w:rsid w:val="000C6A24"/>
    <w:rsid w:val="000C77D8"/>
    <w:rsid w:val="000D10A8"/>
    <w:rsid w:val="000D4BF9"/>
    <w:rsid w:val="000D5AD5"/>
    <w:rsid w:val="000D5DB5"/>
    <w:rsid w:val="000D5F9F"/>
    <w:rsid w:val="000D6A2A"/>
    <w:rsid w:val="000D6B12"/>
    <w:rsid w:val="000E0A16"/>
    <w:rsid w:val="000E1CC8"/>
    <w:rsid w:val="000E36BA"/>
    <w:rsid w:val="000E4EAE"/>
    <w:rsid w:val="000E4F93"/>
    <w:rsid w:val="000E6344"/>
    <w:rsid w:val="000E759D"/>
    <w:rsid w:val="000E7901"/>
    <w:rsid w:val="000F0542"/>
    <w:rsid w:val="000F64A7"/>
    <w:rsid w:val="00101D56"/>
    <w:rsid w:val="00101E58"/>
    <w:rsid w:val="00103651"/>
    <w:rsid w:val="00106C26"/>
    <w:rsid w:val="00111A11"/>
    <w:rsid w:val="00112C5B"/>
    <w:rsid w:val="00112CB0"/>
    <w:rsid w:val="00113C38"/>
    <w:rsid w:val="0011710C"/>
    <w:rsid w:val="00117DD3"/>
    <w:rsid w:val="00126A03"/>
    <w:rsid w:val="00136873"/>
    <w:rsid w:val="00137438"/>
    <w:rsid w:val="001404D1"/>
    <w:rsid w:val="001423F6"/>
    <w:rsid w:val="00142CB1"/>
    <w:rsid w:val="00145E46"/>
    <w:rsid w:val="00146317"/>
    <w:rsid w:val="001463AA"/>
    <w:rsid w:val="0014736F"/>
    <w:rsid w:val="0015060A"/>
    <w:rsid w:val="001548E5"/>
    <w:rsid w:val="0015645E"/>
    <w:rsid w:val="00162934"/>
    <w:rsid w:val="00163370"/>
    <w:rsid w:val="00165757"/>
    <w:rsid w:val="00166596"/>
    <w:rsid w:val="001678BD"/>
    <w:rsid w:val="0017038E"/>
    <w:rsid w:val="0017230C"/>
    <w:rsid w:val="001732EE"/>
    <w:rsid w:val="00176864"/>
    <w:rsid w:val="00176DF3"/>
    <w:rsid w:val="00180FA4"/>
    <w:rsid w:val="00182C4B"/>
    <w:rsid w:val="00183709"/>
    <w:rsid w:val="00184F33"/>
    <w:rsid w:val="001852C1"/>
    <w:rsid w:val="00186992"/>
    <w:rsid w:val="001869B8"/>
    <w:rsid w:val="00186DBB"/>
    <w:rsid w:val="0018779D"/>
    <w:rsid w:val="0019041A"/>
    <w:rsid w:val="001914EF"/>
    <w:rsid w:val="00191E06"/>
    <w:rsid w:val="00191E60"/>
    <w:rsid w:val="00192968"/>
    <w:rsid w:val="00194A0F"/>
    <w:rsid w:val="00194C78"/>
    <w:rsid w:val="00195518"/>
    <w:rsid w:val="001956F8"/>
    <w:rsid w:val="0019676A"/>
    <w:rsid w:val="001977C9"/>
    <w:rsid w:val="00197CE6"/>
    <w:rsid w:val="001A0634"/>
    <w:rsid w:val="001A0E35"/>
    <w:rsid w:val="001A1E10"/>
    <w:rsid w:val="001A2A70"/>
    <w:rsid w:val="001A3958"/>
    <w:rsid w:val="001A3EB0"/>
    <w:rsid w:val="001A4604"/>
    <w:rsid w:val="001A4C72"/>
    <w:rsid w:val="001A568F"/>
    <w:rsid w:val="001A5A06"/>
    <w:rsid w:val="001A5EE6"/>
    <w:rsid w:val="001A738C"/>
    <w:rsid w:val="001B06E5"/>
    <w:rsid w:val="001B180D"/>
    <w:rsid w:val="001B233F"/>
    <w:rsid w:val="001B2BC0"/>
    <w:rsid w:val="001B35AA"/>
    <w:rsid w:val="001B382D"/>
    <w:rsid w:val="001B3A4F"/>
    <w:rsid w:val="001B3CBF"/>
    <w:rsid w:val="001B3F01"/>
    <w:rsid w:val="001B494C"/>
    <w:rsid w:val="001B533B"/>
    <w:rsid w:val="001B6BF4"/>
    <w:rsid w:val="001C19E5"/>
    <w:rsid w:val="001C28CC"/>
    <w:rsid w:val="001C4761"/>
    <w:rsid w:val="001C7D08"/>
    <w:rsid w:val="001D0530"/>
    <w:rsid w:val="001D0FC6"/>
    <w:rsid w:val="001D1AF4"/>
    <w:rsid w:val="001D2123"/>
    <w:rsid w:val="001D2304"/>
    <w:rsid w:val="001D35A0"/>
    <w:rsid w:val="001D45B8"/>
    <w:rsid w:val="001D4D6F"/>
    <w:rsid w:val="001D501A"/>
    <w:rsid w:val="001D7C45"/>
    <w:rsid w:val="001E11EB"/>
    <w:rsid w:val="001E17C2"/>
    <w:rsid w:val="001E20A8"/>
    <w:rsid w:val="001E22AA"/>
    <w:rsid w:val="001E48D6"/>
    <w:rsid w:val="001E5209"/>
    <w:rsid w:val="001E5833"/>
    <w:rsid w:val="001E7164"/>
    <w:rsid w:val="001E7F23"/>
    <w:rsid w:val="001F4C70"/>
    <w:rsid w:val="001F6300"/>
    <w:rsid w:val="001F6566"/>
    <w:rsid w:val="001F6ABA"/>
    <w:rsid w:val="002000C7"/>
    <w:rsid w:val="00201A68"/>
    <w:rsid w:val="0020675E"/>
    <w:rsid w:val="0020696C"/>
    <w:rsid w:val="00206B0F"/>
    <w:rsid w:val="00207D23"/>
    <w:rsid w:val="00213652"/>
    <w:rsid w:val="00213C97"/>
    <w:rsid w:val="00214193"/>
    <w:rsid w:val="0021640B"/>
    <w:rsid w:val="00216E9E"/>
    <w:rsid w:val="00217480"/>
    <w:rsid w:val="0022180C"/>
    <w:rsid w:val="002255F1"/>
    <w:rsid w:val="0023473E"/>
    <w:rsid w:val="002348D0"/>
    <w:rsid w:val="00234956"/>
    <w:rsid w:val="00234C8F"/>
    <w:rsid w:val="00240107"/>
    <w:rsid w:val="00241E78"/>
    <w:rsid w:val="00243579"/>
    <w:rsid w:val="00244176"/>
    <w:rsid w:val="002445A1"/>
    <w:rsid w:val="0024489E"/>
    <w:rsid w:val="00251597"/>
    <w:rsid w:val="002515A8"/>
    <w:rsid w:val="00251D14"/>
    <w:rsid w:val="00252646"/>
    <w:rsid w:val="00253B70"/>
    <w:rsid w:val="0025660E"/>
    <w:rsid w:val="002605AE"/>
    <w:rsid w:val="00261EAE"/>
    <w:rsid w:val="002629DE"/>
    <w:rsid w:val="0026306A"/>
    <w:rsid w:val="0026436C"/>
    <w:rsid w:val="002643C6"/>
    <w:rsid w:val="00266FF9"/>
    <w:rsid w:val="002679A6"/>
    <w:rsid w:val="002709A1"/>
    <w:rsid w:val="00271838"/>
    <w:rsid w:val="00271AE9"/>
    <w:rsid w:val="002723FB"/>
    <w:rsid w:val="0027396A"/>
    <w:rsid w:val="0027449E"/>
    <w:rsid w:val="002744A2"/>
    <w:rsid w:val="00274988"/>
    <w:rsid w:val="002751C4"/>
    <w:rsid w:val="00276472"/>
    <w:rsid w:val="002766EF"/>
    <w:rsid w:val="0027772A"/>
    <w:rsid w:val="0028141E"/>
    <w:rsid w:val="002826CD"/>
    <w:rsid w:val="00283147"/>
    <w:rsid w:val="00283BF4"/>
    <w:rsid w:val="002843DE"/>
    <w:rsid w:val="00285FA7"/>
    <w:rsid w:val="00287615"/>
    <w:rsid w:val="00290253"/>
    <w:rsid w:val="00292A2F"/>
    <w:rsid w:val="00294267"/>
    <w:rsid w:val="00297DF2"/>
    <w:rsid w:val="002A2BF0"/>
    <w:rsid w:val="002A355C"/>
    <w:rsid w:val="002A3C82"/>
    <w:rsid w:val="002A4BF6"/>
    <w:rsid w:val="002A703B"/>
    <w:rsid w:val="002B0865"/>
    <w:rsid w:val="002B1056"/>
    <w:rsid w:val="002B11FA"/>
    <w:rsid w:val="002B4298"/>
    <w:rsid w:val="002B4474"/>
    <w:rsid w:val="002B4A57"/>
    <w:rsid w:val="002B6F29"/>
    <w:rsid w:val="002B7FE6"/>
    <w:rsid w:val="002C3695"/>
    <w:rsid w:val="002C371D"/>
    <w:rsid w:val="002C4A9D"/>
    <w:rsid w:val="002C683D"/>
    <w:rsid w:val="002C741A"/>
    <w:rsid w:val="002D0CAB"/>
    <w:rsid w:val="002D1DA5"/>
    <w:rsid w:val="002D71B9"/>
    <w:rsid w:val="002E1D26"/>
    <w:rsid w:val="002E1EB0"/>
    <w:rsid w:val="002E2F5F"/>
    <w:rsid w:val="002E4C79"/>
    <w:rsid w:val="002E4FA2"/>
    <w:rsid w:val="002E54B8"/>
    <w:rsid w:val="002E56A5"/>
    <w:rsid w:val="002E5F1F"/>
    <w:rsid w:val="002E6CBE"/>
    <w:rsid w:val="002E7086"/>
    <w:rsid w:val="002F263E"/>
    <w:rsid w:val="002F2E9A"/>
    <w:rsid w:val="002F30F4"/>
    <w:rsid w:val="002F4129"/>
    <w:rsid w:val="002F436F"/>
    <w:rsid w:val="002F4A31"/>
    <w:rsid w:val="002F4C80"/>
    <w:rsid w:val="002F5720"/>
    <w:rsid w:val="002F5D43"/>
    <w:rsid w:val="002F6E9E"/>
    <w:rsid w:val="002F7E1B"/>
    <w:rsid w:val="002F7F17"/>
    <w:rsid w:val="00300BD7"/>
    <w:rsid w:val="003016C1"/>
    <w:rsid w:val="00301B6E"/>
    <w:rsid w:val="00304219"/>
    <w:rsid w:val="00304AC9"/>
    <w:rsid w:val="00304EAD"/>
    <w:rsid w:val="00305E42"/>
    <w:rsid w:val="00306F28"/>
    <w:rsid w:val="00312355"/>
    <w:rsid w:val="00313BB9"/>
    <w:rsid w:val="0031540A"/>
    <w:rsid w:val="00317F13"/>
    <w:rsid w:val="00320942"/>
    <w:rsid w:val="00325569"/>
    <w:rsid w:val="00326865"/>
    <w:rsid w:val="003269E1"/>
    <w:rsid w:val="00326E0F"/>
    <w:rsid w:val="0033090C"/>
    <w:rsid w:val="00330F5B"/>
    <w:rsid w:val="00332665"/>
    <w:rsid w:val="00332964"/>
    <w:rsid w:val="003332F8"/>
    <w:rsid w:val="0033336A"/>
    <w:rsid w:val="003337B4"/>
    <w:rsid w:val="00334100"/>
    <w:rsid w:val="0033527A"/>
    <w:rsid w:val="0033658A"/>
    <w:rsid w:val="00337671"/>
    <w:rsid w:val="00337744"/>
    <w:rsid w:val="00342297"/>
    <w:rsid w:val="0034267A"/>
    <w:rsid w:val="00343665"/>
    <w:rsid w:val="0034424F"/>
    <w:rsid w:val="00345AF4"/>
    <w:rsid w:val="003460E6"/>
    <w:rsid w:val="00346BD5"/>
    <w:rsid w:val="00351BC9"/>
    <w:rsid w:val="003531CE"/>
    <w:rsid w:val="00353E99"/>
    <w:rsid w:val="00353EDE"/>
    <w:rsid w:val="003544CF"/>
    <w:rsid w:val="003553D9"/>
    <w:rsid w:val="0035593A"/>
    <w:rsid w:val="00356C93"/>
    <w:rsid w:val="0035706B"/>
    <w:rsid w:val="00357E78"/>
    <w:rsid w:val="0036061E"/>
    <w:rsid w:val="00361A0E"/>
    <w:rsid w:val="00362194"/>
    <w:rsid w:val="00362D7E"/>
    <w:rsid w:val="00364E3F"/>
    <w:rsid w:val="00367C57"/>
    <w:rsid w:val="00370702"/>
    <w:rsid w:val="00371619"/>
    <w:rsid w:val="00371AA0"/>
    <w:rsid w:val="003724BF"/>
    <w:rsid w:val="003725D4"/>
    <w:rsid w:val="00375D89"/>
    <w:rsid w:val="00375EA6"/>
    <w:rsid w:val="003760C6"/>
    <w:rsid w:val="00376696"/>
    <w:rsid w:val="0038005F"/>
    <w:rsid w:val="003806B5"/>
    <w:rsid w:val="00380EAA"/>
    <w:rsid w:val="00383A04"/>
    <w:rsid w:val="00383A49"/>
    <w:rsid w:val="00386242"/>
    <w:rsid w:val="00386487"/>
    <w:rsid w:val="00386812"/>
    <w:rsid w:val="0039001E"/>
    <w:rsid w:val="003922FD"/>
    <w:rsid w:val="003932B0"/>
    <w:rsid w:val="0039796A"/>
    <w:rsid w:val="003A1624"/>
    <w:rsid w:val="003A1D9F"/>
    <w:rsid w:val="003A2EE8"/>
    <w:rsid w:val="003A3D37"/>
    <w:rsid w:val="003A3E14"/>
    <w:rsid w:val="003A437F"/>
    <w:rsid w:val="003A4A77"/>
    <w:rsid w:val="003A5EBA"/>
    <w:rsid w:val="003A6C8B"/>
    <w:rsid w:val="003B195F"/>
    <w:rsid w:val="003B1C2A"/>
    <w:rsid w:val="003B242B"/>
    <w:rsid w:val="003B43C8"/>
    <w:rsid w:val="003B466E"/>
    <w:rsid w:val="003B5B50"/>
    <w:rsid w:val="003B5ED5"/>
    <w:rsid w:val="003B6046"/>
    <w:rsid w:val="003B715A"/>
    <w:rsid w:val="003B7167"/>
    <w:rsid w:val="003C0393"/>
    <w:rsid w:val="003C0487"/>
    <w:rsid w:val="003C30D3"/>
    <w:rsid w:val="003C3C68"/>
    <w:rsid w:val="003C44D8"/>
    <w:rsid w:val="003C51D0"/>
    <w:rsid w:val="003C5E2A"/>
    <w:rsid w:val="003C7D3F"/>
    <w:rsid w:val="003D023C"/>
    <w:rsid w:val="003D2391"/>
    <w:rsid w:val="003D5093"/>
    <w:rsid w:val="003E00B2"/>
    <w:rsid w:val="003E2ADA"/>
    <w:rsid w:val="003E37BF"/>
    <w:rsid w:val="003E540A"/>
    <w:rsid w:val="003E5920"/>
    <w:rsid w:val="003E77A1"/>
    <w:rsid w:val="003E7BB1"/>
    <w:rsid w:val="003F0E45"/>
    <w:rsid w:val="003F1D6A"/>
    <w:rsid w:val="003F5EF7"/>
    <w:rsid w:val="003F6586"/>
    <w:rsid w:val="0040030D"/>
    <w:rsid w:val="00400946"/>
    <w:rsid w:val="00402A77"/>
    <w:rsid w:val="004054B8"/>
    <w:rsid w:val="004116B9"/>
    <w:rsid w:val="0041171C"/>
    <w:rsid w:val="004125D4"/>
    <w:rsid w:val="0041270B"/>
    <w:rsid w:val="004137DE"/>
    <w:rsid w:val="00414124"/>
    <w:rsid w:val="00415187"/>
    <w:rsid w:val="00416DCA"/>
    <w:rsid w:val="00416EA3"/>
    <w:rsid w:val="0041774D"/>
    <w:rsid w:val="00421D50"/>
    <w:rsid w:val="00422470"/>
    <w:rsid w:val="004234C5"/>
    <w:rsid w:val="004236AA"/>
    <w:rsid w:val="00423826"/>
    <w:rsid w:val="0042588D"/>
    <w:rsid w:val="0042746C"/>
    <w:rsid w:val="00430C74"/>
    <w:rsid w:val="004310B4"/>
    <w:rsid w:val="00431E53"/>
    <w:rsid w:val="00431F9C"/>
    <w:rsid w:val="0043245C"/>
    <w:rsid w:val="004337C8"/>
    <w:rsid w:val="00437883"/>
    <w:rsid w:val="00441244"/>
    <w:rsid w:val="0044129D"/>
    <w:rsid w:val="00442455"/>
    <w:rsid w:val="00442459"/>
    <w:rsid w:val="00443F71"/>
    <w:rsid w:val="00445FB3"/>
    <w:rsid w:val="004475C2"/>
    <w:rsid w:val="00447E4D"/>
    <w:rsid w:val="0045264E"/>
    <w:rsid w:val="0045620B"/>
    <w:rsid w:val="0045635A"/>
    <w:rsid w:val="00457995"/>
    <w:rsid w:val="0046037E"/>
    <w:rsid w:val="00462332"/>
    <w:rsid w:val="004636D3"/>
    <w:rsid w:val="00464365"/>
    <w:rsid w:val="004652ED"/>
    <w:rsid w:val="00465B6B"/>
    <w:rsid w:val="004677FB"/>
    <w:rsid w:val="00471F1D"/>
    <w:rsid w:val="00473FC1"/>
    <w:rsid w:val="00474BB6"/>
    <w:rsid w:val="0047556C"/>
    <w:rsid w:val="004774CA"/>
    <w:rsid w:val="00477A9F"/>
    <w:rsid w:val="0048096E"/>
    <w:rsid w:val="00480B90"/>
    <w:rsid w:val="00480BFC"/>
    <w:rsid w:val="00480E25"/>
    <w:rsid w:val="00480EFE"/>
    <w:rsid w:val="004818AB"/>
    <w:rsid w:val="00481919"/>
    <w:rsid w:val="00481A40"/>
    <w:rsid w:val="00483181"/>
    <w:rsid w:val="00483342"/>
    <w:rsid w:val="00484A13"/>
    <w:rsid w:val="0048542F"/>
    <w:rsid w:val="004868E2"/>
    <w:rsid w:val="00487DA3"/>
    <w:rsid w:val="00491EF4"/>
    <w:rsid w:val="00493A4E"/>
    <w:rsid w:val="00495B9B"/>
    <w:rsid w:val="0049678E"/>
    <w:rsid w:val="00496BE1"/>
    <w:rsid w:val="004A0A67"/>
    <w:rsid w:val="004A0F88"/>
    <w:rsid w:val="004A131B"/>
    <w:rsid w:val="004A3166"/>
    <w:rsid w:val="004A6568"/>
    <w:rsid w:val="004B1812"/>
    <w:rsid w:val="004B2B66"/>
    <w:rsid w:val="004B3517"/>
    <w:rsid w:val="004B4176"/>
    <w:rsid w:val="004B5FCC"/>
    <w:rsid w:val="004B629B"/>
    <w:rsid w:val="004C1993"/>
    <w:rsid w:val="004C262C"/>
    <w:rsid w:val="004C2C61"/>
    <w:rsid w:val="004C2DFD"/>
    <w:rsid w:val="004C342C"/>
    <w:rsid w:val="004C3F36"/>
    <w:rsid w:val="004C5042"/>
    <w:rsid w:val="004D060B"/>
    <w:rsid w:val="004D09A4"/>
    <w:rsid w:val="004D12F9"/>
    <w:rsid w:val="004D2D7B"/>
    <w:rsid w:val="004D3F4F"/>
    <w:rsid w:val="004D4A61"/>
    <w:rsid w:val="004D634C"/>
    <w:rsid w:val="004D661F"/>
    <w:rsid w:val="004D7F24"/>
    <w:rsid w:val="004E0404"/>
    <w:rsid w:val="004E15BB"/>
    <w:rsid w:val="004E1ECE"/>
    <w:rsid w:val="004E258D"/>
    <w:rsid w:val="004E30D7"/>
    <w:rsid w:val="004E3788"/>
    <w:rsid w:val="004E6131"/>
    <w:rsid w:val="004E6411"/>
    <w:rsid w:val="004E7304"/>
    <w:rsid w:val="004F00CB"/>
    <w:rsid w:val="004F153D"/>
    <w:rsid w:val="004F1F3D"/>
    <w:rsid w:val="004F2341"/>
    <w:rsid w:val="004F586A"/>
    <w:rsid w:val="004F6E9B"/>
    <w:rsid w:val="005020A5"/>
    <w:rsid w:val="00504077"/>
    <w:rsid w:val="005051DD"/>
    <w:rsid w:val="00506CDF"/>
    <w:rsid w:val="00506E27"/>
    <w:rsid w:val="00510800"/>
    <w:rsid w:val="00510AB0"/>
    <w:rsid w:val="0051152C"/>
    <w:rsid w:val="0051228F"/>
    <w:rsid w:val="005133BF"/>
    <w:rsid w:val="00513CF8"/>
    <w:rsid w:val="00516FFD"/>
    <w:rsid w:val="00521601"/>
    <w:rsid w:val="00523D1C"/>
    <w:rsid w:val="005256C5"/>
    <w:rsid w:val="00525A26"/>
    <w:rsid w:val="00526A92"/>
    <w:rsid w:val="00527E9D"/>
    <w:rsid w:val="00530819"/>
    <w:rsid w:val="00531A80"/>
    <w:rsid w:val="005347AD"/>
    <w:rsid w:val="005408E5"/>
    <w:rsid w:val="005414A1"/>
    <w:rsid w:val="00542D86"/>
    <w:rsid w:val="00543756"/>
    <w:rsid w:val="00546FA1"/>
    <w:rsid w:val="00547880"/>
    <w:rsid w:val="005525D1"/>
    <w:rsid w:val="00553A2C"/>
    <w:rsid w:val="00554E6C"/>
    <w:rsid w:val="00556AD1"/>
    <w:rsid w:val="00564196"/>
    <w:rsid w:val="00565825"/>
    <w:rsid w:val="00565C66"/>
    <w:rsid w:val="00565EA0"/>
    <w:rsid w:val="00567DCF"/>
    <w:rsid w:val="0057094A"/>
    <w:rsid w:val="00570EA3"/>
    <w:rsid w:val="0057376C"/>
    <w:rsid w:val="00577E4B"/>
    <w:rsid w:val="005809F5"/>
    <w:rsid w:val="00581279"/>
    <w:rsid w:val="00587F19"/>
    <w:rsid w:val="00590296"/>
    <w:rsid w:val="005903CA"/>
    <w:rsid w:val="00590BE8"/>
    <w:rsid w:val="00592510"/>
    <w:rsid w:val="00592DAA"/>
    <w:rsid w:val="00593D22"/>
    <w:rsid w:val="00594FDE"/>
    <w:rsid w:val="00595BE8"/>
    <w:rsid w:val="00596F9C"/>
    <w:rsid w:val="00597385"/>
    <w:rsid w:val="005A0419"/>
    <w:rsid w:val="005A203A"/>
    <w:rsid w:val="005A2C8E"/>
    <w:rsid w:val="005A5454"/>
    <w:rsid w:val="005B12BF"/>
    <w:rsid w:val="005B3492"/>
    <w:rsid w:val="005B34CC"/>
    <w:rsid w:val="005B3FD2"/>
    <w:rsid w:val="005B558D"/>
    <w:rsid w:val="005B6B8B"/>
    <w:rsid w:val="005B7E57"/>
    <w:rsid w:val="005C0B61"/>
    <w:rsid w:val="005C0C00"/>
    <w:rsid w:val="005C0F22"/>
    <w:rsid w:val="005C29F6"/>
    <w:rsid w:val="005D0D85"/>
    <w:rsid w:val="005D1915"/>
    <w:rsid w:val="005D1E1A"/>
    <w:rsid w:val="005D246F"/>
    <w:rsid w:val="005D39F9"/>
    <w:rsid w:val="005D5596"/>
    <w:rsid w:val="005D5662"/>
    <w:rsid w:val="005D56F1"/>
    <w:rsid w:val="005D59BF"/>
    <w:rsid w:val="005D5BF9"/>
    <w:rsid w:val="005D66AA"/>
    <w:rsid w:val="005E3C86"/>
    <w:rsid w:val="005E3F41"/>
    <w:rsid w:val="005E4AC8"/>
    <w:rsid w:val="005E4B00"/>
    <w:rsid w:val="005E6419"/>
    <w:rsid w:val="005E6640"/>
    <w:rsid w:val="005F3B0B"/>
    <w:rsid w:val="005F4E5E"/>
    <w:rsid w:val="005F6FA1"/>
    <w:rsid w:val="005F75B6"/>
    <w:rsid w:val="005F7859"/>
    <w:rsid w:val="005F7CAC"/>
    <w:rsid w:val="006003BB"/>
    <w:rsid w:val="00601E2A"/>
    <w:rsid w:val="00602A70"/>
    <w:rsid w:val="00604829"/>
    <w:rsid w:val="00605606"/>
    <w:rsid w:val="00606FB1"/>
    <w:rsid w:val="00607D03"/>
    <w:rsid w:val="00611074"/>
    <w:rsid w:val="0061115B"/>
    <w:rsid w:val="006124FC"/>
    <w:rsid w:val="006141F3"/>
    <w:rsid w:val="00615C19"/>
    <w:rsid w:val="0061639A"/>
    <w:rsid w:val="00616B67"/>
    <w:rsid w:val="00617B17"/>
    <w:rsid w:val="00620991"/>
    <w:rsid w:val="006224DE"/>
    <w:rsid w:val="00622500"/>
    <w:rsid w:val="00622705"/>
    <w:rsid w:val="006234A3"/>
    <w:rsid w:val="0062377D"/>
    <w:rsid w:val="00623FBF"/>
    <w:rsid w:val="0062400A"/>
    <w:rsid w:val="006244A0"/>
    <w:rsid w:val="006244A1"/>
    <w:rsid w:val="00625B45"/>
    <w:rsid w:val="00626412"/>
    <w:rsid w:val="00627B07"/>
    <w:rsid w:val="006303E0"/>
    <w:rsid w:val="00631B55"/>
    <w:rsid w:val="00635B62"/>
    <w:rsid w:val="0063635C"/>
    <w:rsid w:val="00642466"/>
    <w:rsid w:val="006469C8"/>
    <w:rsid w:val="00650757"/>
    <w:rsid w:val="006510B9"/>
    <w:rsid w:val="006517DA"/>
    <w:rsid w:val="00653147"/>
    <w:rsid w:val="00653E40"/>
    <w:rsid w:val="006545A6"/>
    <w:rsid w:val="00654B8D"/>
    <w:rsid w:val="00656210"/>
    <w:rsid w:val="00657033"/>
    <w:rsid w:val="00657087"/>
    <w:rsid w:val="0066082E"/>
    <w:rsid w:val="006608D9"/>
    <w:rsid w:val="00661414"/>
    <w:rsid w:val="00661485"/>
    <w:rsid w:val="0066149B"/>
    <w:rsid w:val="00665C21"/>
    <w:rsid w:val="00667BCD"/>
    <w:rsid w:val="00671F81"/>
    <w:rsid w:val="0067313A"/>
    <w:rsid w:val="0067436F"/>
    <w:rsid w:val="00676AC2"/>
    <w:rsid w:val="00680616"/>
    <w:rsid w:val="00680DC2"/>
    <w:rsid w:val="00682E5E"/>
    <w:rsid w:val="006839D4"/>
    <w:rsid w:val="00683E49"/>
    <w:rsid w:val="00684BFF"/>
    <w:rsid w:val="00685C4A"/>
    <w:rsid w:val="00685F10"/>
    <w:rsid w:val="00687A9E"/>
    <w:rsid w:val="00692CBD"/>
    <w:rsid w:val="00695C27"/>
    <w:rsid w:val="00695FDD"/>
    <w:rsid w:val="0069625D"/>
    <w:rsid w:val="00696DFA"/>
    <w:rsid w:val="006977D6"/>
    <w:rsid w:val="00697FC4"/>
    <w:rsid w:val="006A05FA"/>
    <w:rsid w:val="006A0862"/>
    <w:rsid w:val="006A0C0C"/>
    <w:rsid w:val="006A5120"/>
    <w:rsid w:val="006A55E7"/>
    <w:rsid w:val="006A5C5A"/>
    <w:rsid w:val="006A6F98"/>
    <w:rsid w:val="006A7C48"/>
    <w:rsid w:val="006A7DA4"/>
    <w:rsid w:val="006B1ECB"/>
    <w:rsid w:val="006B22B0"/>
    <w:rsid w:val="006B2DA5"/>
    <w:rsid w:val="006B5455"/>
    <w:rsid w:val="006C052F"/>
    <w:rsid w:val="006C1228"/>
    <w:rsid w:val="006C2E6F"/>
    <w:rsid w:val="006C3605"/>
    <w:rsid w:val="006C396C"/>
    <w:rsid w:val="006C3E20"/>
    <w:rsid w:val="006C41A0"/>
    <w:rsid w:val="006C44B9"/>
    <w:rsid w:val="006C4697"/>
    <w:rsid w:val="006C4B36"/>
    <w:rsid w:val="006C5F68"/>
    <w:rsid w:val="006C637E"/>
    <w:rsid w:val="006C6A3B"/>
    <w:rsid w:val="006D1274"/>
    <w:rsid w:val="006D23EC"/>
    <w:rsid w:val="006D2FF9"/>
    <w:rsid w:val="006D3D57"/>
    <w:rsid w:val="006D7AD4"/>
    <w:rsid w:val="006E0BA5"/>
    <w:rsid w:val="006E21D7"/>
    <w:rsid w:val="006E2B43"/>
    <w:rsid w:val="006E3555"/>
    <w:rsid w:val="006E384C"/>
    <w:rsid w:val="006E7B7D"/>
    <w:rsid w:val="006F06DD"/>
    <w:rsid w:val="006F16D6"/>
    <w:rsid w:val="006F1FA5"/>
    <w:rsid w:val="006F3257"/>
    <w:rsid w:val="006F5896"/>
    <w:rsid w:val="006F6DB1"/>
    <w:rsid w:val="006F7CAE"/>
    <w:rsid w:val="00702A42"/>
    <w:rsid w:val="00703CEC"/>
    <w:rsid w:val="0070495A"/>
    <w:rsid w:val="0070535F"/>
    <w:rsid w:val="007053FE"/>
    <w:rsid w:val="00707739"/>
    <w:rsid w:val="007101D2"/>
    <w:rsid w:val="00710736"/>
    <w:rsid w:val="00710C0D"/>
    <w:rsid w:val="00712727"/>
    <w:rsid w:val="00712A74"/>
    <w:rsid w:val="00713B2D"/>
    <w:rsid w:val="00713E4C"/>
    <w:rsid w:val="00714A08"/>
    <w:rsid w:val="00715E0C"/>
    <w:rsid w:val="00717FDA"/>
    <w:rsid w:val="00720047"/>
    <w:rsid w:val="0072092E"/>
    <w:rsid w:val="0072177D"/>
    <w:rsid w:val="00721AE2"/>
    <w:rsid w:val="00722428"/>
    <w:rsid w:val="0072445E"/>
    <w:rsid w:val="00724D82"/>
    <w:rsid w:val="00724F13"/>
    <w:rsid w:val="007252C2"/>
    <w:rsid w:val="007256C7"/>
    <w:rsid w:val="00725F1E"/>
    <w:rsid w:val="0072676F"/>
    <w:rsid w:val="00730CA7"/>
    <w:rsid w:val="00732820"/>
    <w:rsid w:val="00732C24"/>
    <w:rsid w:val="00734CA7"/>
    <w:rsid w:val="00735168"/>
    <w:rsid w:val="0073645D"/>
    <w:rsid w:val="007379A2"/>
    <w:rsid w:val="00737BA4"/>
    <w:rsid w:val="00740CF2"/>
    <w:rsid w:val="00742246"/>
    <w:rsid w:val="0074437B"/>
    <w:rsid w:val="00744B48"/>
    <w:rsid w:val="00746367"/>
    <w:rsid w:val="00747473"/>
    <w:rsid w:val="00747665"/>
    <w:rsid w:val="00750C8B"/>
    <w:rsid w:val="0075229E"/>
    <w:rsid w:val="00753FAA"/>
    <w:rsid w:val="007546A3"/>
    <w:rsid w:val="007554C1"/>
    <w:rsid w:val="00756B62"/>
    <w:rsid w:val="00756DE9"/>
    <w:rsid w:val="00756FD1"/>
    <w:rsid w:val="00757ECF"/>
    <w:rsid w:val="007602D3"/>
    <w:rsid w:val="00760786"/>
    <w:rsid w:val="0076197F"/>
    <w:rsid w:val="00761F49"/>
    <w:rsid w:val="0076516E"/>
    <w:rsid w:val="007660C9"/>
    <w:rsid w:val="00766E34"/>
    <w:rsid w:val="007679AA"/>
    <w:rsid w:val="00771CEB"/>
    <w:rsid w:val="00772094"/>
    <w:rsid w:val="00772DAC"/>
    <w:rsid w:val="00773519"/>
    <w:rsid w:val="00775062"/>
    <w:rsid w:val="00775F19"/>
    <w:rsid w:val="00780C74"/>
    <w:rsid w:val="00784009"/>
    <w:rsid w:val="00784420"/>
    <w:rsid w:val="007863B4"/>
    <w:rsid w:val="00787461"/>
    <w:rsid w:val="00790B8C"/>
    <w:rsid w:val="0079127A"/>
    <w:rsid w:val="00791634"/>
    <w:rsid w:val="00793877"/>
    <w:rsid w:val="00793A1C"/>
    <w:rsid w:val="00793D4C"/>
    <w:rsid w:val="0079472E"/>
    <w:rsid w:val="00795B05"/>
    <w:rsid w:val="007A4627"/>
    <w:rsid w:val="007A6104"/>
    <w:rsid w:val="007A7607"/>
    <w:rsid w:val="007A7D4C"/>
    <w:rsid w:val="007B0373"/>
    <w:rsid w:val="007B0AC2"/>
    <w:rsid w:val="007B2E78"/>
    <w:rsid w:val="007B3DBE"/>
    <w:rsid w:val="007B4B8F"/>
    <w:rsid w:val="007B575F"/>
    <w:rsid w:val="007B659B"/>
    <w:rsid w:val="007C0760"/>
    <w:rsid w:val="007C177B"/>
    <w:rsid w:val="007C3E8A"/>
    <w:rsid w:val="007C62C2"/>
    <w:rsid w:val="007C6AF4"/>
    <w:rsid w:val="007C7B36"/>
    <w:rsid w:val="007C7F8C"/>
    <w:rsid w:val="007D1064"/>
    <w:rsid w:val="007D1CAF"/>
    <w:rsid w:val="007D211A"/>
    <w:rsid w:val="007D2DD0"/>
    <w:rsid w:val="007D300A"/>
    <w:rsid w:val="007D3EE6"/>
    <w:rsid w:val="007D56F6"/>
    <w:rsid w:val="007D73CE"/>
    <w:rsid w:val="007D7E35"/>
    <w:rsid w:val="007E0B12"/>
    <w:rsid w:val="007E5312"/>
    <w:rsid w:val="007E5BD2"/>
    <w:rsid w:val="007E676D"/>
    <w:rsid w:val="007E682F"/>
    <w:rsid w:val="007E7481"/>
    <w:rsid w:val="007E7FC9"/>
    <w:rsid w:val="007F054C"/>
    <w:rsid w:val="007F30F4"/>
    <w:rsid w:val="007F5AD5"/>
    <w:rsid w:val="007F72F4"/>
    <w:rsid w:val="008007B1"/>
    <w:rsid w:val="00801A90"/>
    <w:rsid w:val="008039A5"/>
    <w:rsid w:val="008042E6"/>
    <w:rsid w:val="00804582"/>
    <w:rsid w:val="00805AF4"/>
    <w:rsid w:val="00806037"/>
    <w:rsid w:val="008079C4"/>
    <w:rsid w:val="008114ED"/>
    <w:rsid w:val="00811F04"/>
    <w:rsid w:val="00816898"/>
    <w:rsid w:val="00816BB6"/>
    <w:rsid w:val="00817903"/>
    <w:rsid w:val="00821DFB"/>
    <w:rsid w:val="00822BBE"/>
    <w:rsid w:val="00823776"/>
    <w:rsid w:val="008240EF"/>
    <w:rsid w:val="00824D3E"/>
    <w:rsid w:val="00826343"/>
    <w:rsid w:val="00826550"/>
    <w:rsid w:val="00826A68"/>
    <w:rsid w:val="00827171"/>
    <w:rsid w:val="008303F8"/>
    <w:rsid w:val="0083077B"/>
    <w:rsid w:val="008321B9"/>
    <w:rsid w:val="008336CD"/>
    <w:rsid w:val="008362EE"/>
    <w:rsid w:val="00837143"/>
    <w:rsid w:val="00841B30"/>
    <w:rsid w:val="00841FED"/>
    <w:rsid w:val="00844E2E"/>
    <w:rsid w:val="00845630"/>
    <w:rsid w:val="0084607A"/>
    <w:rsid w:val="00846F7C"/>
    <w:rsid w:val="008473C6"/>
    <w:rsid w:val="00847739"/>
    <w:rsid w:val="00847C32"/>
    <w:rsid w:val="00850125"/>
    <w:rsid w:val="00850B7A"/>
    <w:rsid w:val="00851417"/>
    <w:rsid w:val="00851C21"/>
    <w:rsid w:val="008550A3"/>
    <w:rsid w:val="0085514C"/>
    <w:rsid w:val="00855C77"/>
    <w:rsid w:val="0086080E"/>
    <w:rsid w:val="00861FED"/>
    <w:rsid w:val="00862B93"/>
    <w:rsid w:val="0086328A"/>
    <w:rsid w:val="0086373F"/>
    <w:rsid w:val="0086484B"/>
    <w:rsid w:val="008649AE"/>
    <w:rsid w:val="008655CA"/>
    <w:rsid w:val="0086570B"/>
    <w:rsid w:val="00865D11"/>
    <w:rsid w:val="00867054"/>
    <w:rsid w:val="00867C22"/>
    <w:rsid w:val="00870B18"/>
    <w:rsid w:val="008715E0"/>
    <w:rsid w:val="00871EB1"/>
    <w:rsid w:val="0087277F"/>
    <w:rsid w:val="0087409B"/>
    <w:rsid w:val="00875B27"/>
    <w:rsid w:val="00881159"/>
    <w:rsid w:val="008823BE"/>
    <w:rsid w:val="00883245"/>
    <w:rsid w:val="00884679"/>
    <w:rsid w:val="00885C97"/>
    <w:rsid w:val="0088650C"/>
    <w:rsid w:val="00891935"/>
    <w:rsid w:val="00892AA6"/>
    <w:rsid w:val="00894DCF"/>
    <w:rsid w:val="00895291"/>
    <w:rsid w:val="008961B2"/>
    <w:rsid w:val="00897AF6"/>
    <w:rsid w:val="008A1C78"/>
    <w:rsid w:val="008A292B"/>
    <w:rsid w:val="008A316C"/>
    <w:rsid w:val="008A3562"/>
    <w:rsid w:val="008A4A24"/>
    <w:rsid w:val="008A4F5C"/>
    <w:rsid w:val="008A6715"/>
    <w:rsid w:val="008B12D1"/>
    <w:rsid w:val="008B266F"/>
    <w:rsid w:val="008B2B6C"/>
    <w:rsid w:val="008B3BAB"/>
    <w:rsid w:val="008B4A79"/>
    <w:rsid w:val="008B641B"/>
    <w:rsid w:val="008B6783"/>
    <w:rsid w:val="008C03BC"/>
    <w:rsid w:val="008C0655"/>
    <w:rsid w:val="008C0E65"/>
    <w:rsid w:val="008C29B5"/>
    <w:rsid w:val="008C33B8"/>
    <w:rsid w:val="008C3967"/>
    <w:rsid w:val="008C3A3B"/>
    <w:rsid w:val="008C5E9A"/>
    <w:rsid w:val="008D1371"/>
    <w:rsid w:val="008D146B"/>
    <w:rsid w:val="008D4388"/>
    <w:rsid w:val="008D4626"/>
    <w:rsid w:val="008D51FD"/>
    <w:rsid w:val="008D738D"/>
    <w:rsid w:val="008D7D0F"/>
    <w:rsid w:val="008D7D8F"/>
    <w:rsid w:val="008E009A"/>
    <w:rsid w:val="008E06F4"/>
    <w:rsid w:val="008E4A1F"/>
    <w:rsid w:val="008E5EE7"/>
    <w:rsid w:val="008E5FD0"/>
    <w:rsid w:val="008E6710"/>
    <w:rsid w:val="008E682A"/>
    <w:rsid w:val="008E6A52"/>
    <w:rsid w:val="008F045A"/>
    <w:rsid w:val="008F2A7B"/>
    <w:rsid w:val="008F4CB6"/>
    <w:rsid w:val="008F4E09"/>
    <w:rsid w:val="008F6BFF"/>
    <w:rsid w:val="00900CB9"/>
    <w:rsid w:val="009035D2"/>
    <w:rsid w:val="00903CFA"/>
    <w:rsid w:val="00903D19"/>
    <w:rsid w:val="00904232"/>
    <w:rsid w:val="00906C79"/>
    <w:rsid w:val="009103A8"/>
    <w:rsid w:val="00911962"/>
    <w:rsid w:val="0091248D"/>
    <w:rsid w:val="0091381B"/>
    <w:rsid w:val="00913B8C"/>
    <w:rsid w:val="009144FC"/>
    <w:rsid w:val="00915EF4"/>
    <w:rsid w:val="009162F6"/>
    <w:rsid w:val="00923A70"/>
    <w:rsid w:val="009242A2"/>
    <w:rsid w:val="00925591"/>
    <w:rsid w:val="009268A4"/>
    <w:rsid w:val="00926E19"/>
    <w:rsid w:val="0093079B"/>
    <w:rsid w:val="009314B3"/>
    <w:rsid w:val="0093249F"/>
    <w:rsid w:val="00934E75"/>
    <w:rsid w:val="00936FE0"/>
    <w:rsid w:val="0094090E"/>
    <w:rsid w:val="00943910"/>
    <w:rsid w:val="0094413B"/>
    <w:rsid w:val="00944243"/>
    <w:rsid w:val="009449B2"/>
    <w:rsid w:val="0094537E"/>
    <w:rsid w:val="00945D2F"/>
    <w:rsid w:val="00946055"/>
    <w:rsid w:val="00946A13"/>
    <w:rsid w:val="009474B3"/>
    <w:rsid w:val="009506F6"/>
    <w:rsid w:val="00950771"/>
    <w:rsid w:val="00951F0A"/>
    <w:rsid w:val="0095256A"/>
    <w:rsid w:val="00952ED5"/>
    <w:rsid w:val="009537F7"/>
    <w:rsid w:val="00957343"/>
    <w:rsid w:val="0095751B"/>
    <w:rsid w:val="00960F6A"/>
    <w:rsid w:val="0096233B"/>
    <w:rsid w:val="009634CB"/>
    <w:rsid w:val="00965536"/>
    <w:rsid w:val="00967F1E"/>
    <w:rsid w:val="00971755"/>
    <w:rsid w:val="009727EE"/>
    <w:rsid w:val="009741DD"/>
    <w:rsid w:val="009748C7"/>
    <w:rsid w:val="0097660C"/>
    <w:rsid w:val="00982141"/>
    <w:rsid w:val="0098284D"/>
    <w:rsid w:val="0098344F"/>
    <w:rsid w:val="00983FBF"/>
    <w:rsid w:val="009854A8"/>
    <w:rsid w:val="00987B37"/>
    <w:rsid w:val="00987DC4"/>
    <w:rsid w:val="00987E6C"/>
    <w:rsid w:val="00990699"/>
    <w:rsid w:val="00991587"/>
    <w:rsid w:val="0099171B"/>
    <w:rsid w:val="00991743"/>
    <w:rsid w:val="00991BDA"/>
    <w:rsid w:val="00996C26"/>
    <w:rsid w:val="009A2391"/>
    <w:rsid w:val="009A4076"/>
    <w:rsid w:val="009A47A2"/>
    <w:rsid w:val="009A5E99"/>
    <w:rsid w:val="009B0010"/>
    <w:rsid w:val="009B0A98"/>
    <w:rsid w:val="009B1BB3"/>
    <w:rsid w:val="009B21BD"/>
    <w:rsid w:val="009B24E1"/>
    <w:rsid w:val="009B2CCE"/>
    <w:rsid w:val="009B5D90"/>
    <w:rsid w:val="009B7F6E"/>
    <w:rsid w:val="009C1C63"/>
    <w:rsid w:val="009C258D"/>
    <w:rsid w:val="009C6600"/>
    <w:rsid w:val="009C6777"/>
    <w:rsid w:val="009D152D"/>
    <w:rsid w:val="009D293C"/>
    <w:rsid w:val="009D2D84"/>
    <w:rsid w:val="009D314F"/>
    <w:rsid w:val="009D35B0"/>
    <w:rsid w:val="009D3824"/>
    <w:rsid w:val="009D4445"/>
    <w:rsid w:val="009D5233"/>
    <w:rsid w:val="009D5AD0"/>
    <w:rsid w:val="009D616D"/>
    <w:rsid w:val="009D64B2"/>
    <w:rsid w:val="009D70F2"/>
    <w:rsid w:val="009E1056"/>
    <w:rsid w:val="009E14A3"/>
    <w:rsid w:val="009E2BC9"/>
    <w:rsid w:val="009E33AF"/>
    <w:rsid w:val="009E3863"/>
    <w:rsid w:val="009E3D30"/>
    <w:rsid w:val="009E4F4D"/>
    <w:rsid w:val="009E65A9"/>
    <w:rsid w:val="009E6772"/>
    <w:rsid w:val="009F1146"/>
    <w:rsid w:val="009F194C"/>
    <w:rsid w:val="009F2764"/>
    <w:rsid w:val="009F2D05"/>
    <w:rsid w:val="009F39C3"/>
    <w:rsid w:val="009F4A58"/>
    <w:rsid w:val="009F4B02"/>
    <w:rsid w:val="009F5B72"/>
    <w:rsid w:val="009F6EA3"/>
    <w:rsid w:val="00A01271"/>
    <w:rsid w:val="00A018B7"/>
    <w:rsid w:val="00A025B1"/>
    <w:rsid w:val="00A027AC"/>
    <w:rsid w:val="00A02DBB"/>
    <w:rsid w:val="00A03242"/>
    <w:rsid w:val="00A04DBA"/>
    <w:rsid w:val="00A05292"/>
    <w:rsid w:val="00A05663"/>
    <w:rsid w:val="00A05D08"/>
    <w:rsid w:val="00A0732A"/>
    <w:rsid w:val="00A075F7"/>
    <w:rsid w:val="00A07952"/>
    <w:rsid w:val="00A147EF"/>
    <w:rsid w:val="00A151AC"/>
    <w:rsid w:val="00A1562F"/>
    <w:rsid w:val="00A1595D"/>
    <w:rsid w:val="00A16688"/>
    <w:rsid w:val="00A174E9"/>
    <w:rsid w:val="00A2053F"/>
    <w:rsid w:val="00A21A28"/>
    <w:rsid w:val="00A21BD1"/>
    <w:rsid w:val="00A21F3D"/>
    <w:rsid w:val="00A22AEF"/>
    <w:rsid w:val="00A2464F"/>
    <w:rsid w:val="00A27583"/>
    <w:rsid w:val="00A27749"/>
    <w:rsid w:val="00A301F9"/>
    <w:rsid w:val="00A311C6"/>
    <w:rsid w:val="00A31E41"/>
    <w:rsid w:val="00A3288A"/>
    <w:rsid w:val="00A33A65"/>
    <w:rsid w:val="00A36A99"/>
    <w:rsid w:val="00A372BB"/>
    <w:rsid w:val="00A37B45"/>
    <w:rsid w:val="00A37D79"/>
    <w:rsid w:val="00A43E38"/>
    <w:rsid w:val="00A46818"/>
    <w:rsid w:val="00A47EC1"/>
    <w:rsid w:val="00A47F53"/>
    <w:rsid w:val="00A531DB"/>
    <w:rsid w:val="00A537DC"/>
    <w:rsid w:val="00A54083"/>
    <w:rsid w:val="00A55267"/>
    <w:rsid w:val="00A57CD9"/>
    <w:rsid w:val="00A60011"/>
    <w:rsid w:val="00A601CA"/>
    <w:rsid w:val="00A60531"/>
    <w:rsid w:val="00A61E5F"/>
    <w:rsid w:val="00A62228"/>
    <w:rsid w:val="00A6334B"/>
    <w:rsid w:val="00A65912"/>
    <w:rsid w:val="00A70682"/>
    <w:rsid w:val="00A714EC"/>
    <w:rsid w:val="00A728D2"/>
    <w:rsid w:val="00A73394"/>
    <w:rsid w:val="00A7424F"/>
    <w:rsid w:val="00A76C7D"/>
    <w:rsid w:val="00A81315"/>
    <w:rsid w:val="00A81ADC"/>
    <w:rsid w:val="00A8242D"/>
    <w:rsid w:val="00A837CB"/>
    <w:rsid w:val="00A85D86"/>
    <w:rsid w:val="00A8690B"/>
    <w:rsid w:val="00A917B4"/>
    <w:rsid w:val="00A92604"/>
    <w:rsid w:val="00A9275B"/>
    <w:rsid w:val="00A92CEB"/>
    <w:rsid w:val="00A92F4A"/>
    <w:rsid w:val="00A93F0C"/>
    <w:rsid w:val="00A954D4"/>
    <w:rsid w:val="00A967A7"/>
    <w:rsid w:val="00AA1803"/>
    <w:rsid w:val="00AA1FF3"/>
    <w:rsid w:val="00AA37CF"/>
    <w:rsid w:val="00AA4870"/>
    <w:rsid w:val="00AA63D4"/>
    <w:rsid w:val="00AA6561"/>
    <w:rsid w:val="00AA69A8"/>
    <w:rsid w:val="00AA6D8E"/>
    <w:rsid w:val="00AA703E"/>
    <w:rsid w:val="00AA7819"/>
    <w:rsid w:val="00AA79DA"/>
    <w:rsid w:val="00AB336F"/>
    <w:rsid w:val="00AB3D8D"/>
    <w:rsid w:val="00AB44AD"/>
    <w:rsid w:val="00AB5D23"/>
    <w:rsid w:val="00AB5E03"/>
    <w:rsid w:val="00AB633D"/>
    <w:rsid w:val="00AB73B6"/>
    <w:rsid w:val="00AB7D26"/>
    <w:rsid w:val="00AB7FCD"/>
    <w:rsid w:val="00AC0063"/>
    <w:rsid w:val="00AC088E"/>
    <w:rsid w:val="00AC2D8D"/>
    <w:rsid w:val="00AC69FE"/>
    <w:rsid w:val="00AC71DF"/>
    <w:rsid w:val="00AC781E"/>
    <w:rsid w:val="00AD107C"/>
    <w:rsid w:val="00AD2D61"/>
    <w:rsid w:val="00AD38A3"/>
    <w:rsid w:val="00AD49E0"/>
    <w:rsid w:val="00AD5C0B"/>
    <w:rsid w:val="00AE082F"/>
    <w:rsid w:val="00AE2167"/>
    <w:rsid w:val="00AE2459"/>
    <w:rsid w:val="00AE38C4"/>
    <w:rsid w:val="00AE4304"/>
    <w:rsid w:val="00AE5C0E"/>
    <w:rsid w:val="00AE7B51"/>
    <w:rsid w:val="00AF3789"/>
    <w:rsid w:val="00AF3A10"/>
    <w:rsid w:val="00AF3AB4"/>
    <w:rsid w:val="00AF5B89"/>
    <w:rsid w:val="00AF5FC0"/>
    <w:rsid w:val="00AF6958"/>
    <w:rsid w:val="00B03499"/>
    <w:rsid w:val="00B035DC"/>
    <w:rsid w:val="00B04F8B"/>
    <w:rsid w:val="00B05A46"/>
    <w:rsid w:val="00B07589"/>
    <w:rsid w:val="00B13FCA"/>
    <w:rsid w:val="00B144F9"/>
    <w:rsid w:val="00B1493D"/>
    <w:rsid w:val="00B14BD1"/>
    <w:rsid w:val="00B15DBD"/>
    <w:rsid w:val="00B17CFD"/>
    <w:rsid w:val="00B2181A"/>
    <w:rsid w:val="00B2191B"/>
    <w:rsid w:val="00B26323"/>
    <w:rsid w:val="00B2767A"/>
    <w:rsid w:val="00B277AF"/>
    <w:rsid w:val="00B27918"/>
    <w:rsid w:val="00B27CD3"/>
    <w:rsid w:val="00B3051F"/>
    <w:rsid w:val="00B30815"/>
    <w:rsid w:val="00B30B85"/>
    <w:rsid w:val="00B31F66"/>
    <w:rsid w:val="00B337C3"/>
    <w:rsid w:val="00B338D8"/>
    <w:rsid w:val="00B3563A"/>
    <w:rsid w:val="00B37FC8"/>
    <w:rsid w:val="00B40ED9"/>
    <w:rsid w:val="00B4210F"/>
    <w:rsid w:val="00B44A40"/>
    <w:rsid w:val="00B45711"/>
    <w:rsid w:val="00B4703C"/>
    <w:rsid w:val="00B5127C"/>
    <w:rsid w:val="00B5336F"/>
    <w:rsid w:val="00B57199"/>
    <w:rsid w:val="00B57F6C"/>
    <w:rsid w:val="00B60B1F"/>
    <w:rsid w:val="00B60ECD"/>
    <w:rsid w:val="00B630D4"/>
    <w:rsid w:val="00B6390A"/>
    <w:rsid w:val="00B64C28"/>
    <w:rsid w:val="00B657FE"/>
    <w:rsid w:val="00B704F1"/>
    <w:rsid w:val="00B71027"/>
    <w:rsid w:val="00B72665"/>
    <w:rsid w:val="00B72CA9"/>
    <w:rsid w:val="00B74587"/>
    <w:rsid w:val="00B77991"/>
    <w:rsid w:val="00B802A2"/>
    <w:rsid w:val="00B82159"/>
    <w:rsid w:val="00B82A4D"/>
    <w:rsid w:val="00B82F5C"/>
    <w:rsid w:val="00B83D64"/>
    <w:rsid w:val="00B8438C"/>
    <w:rsid w:val="00B8502C"/>
    <w:rsid w:val="00B926AF"/>
    <w:rsid w:val="00B926E3"/>
    <w:rsid w:val="00B92CFD"/>
    <w:rsid w:val="00B936D9"/>
    <w:rsid w:val="00B94C5E"/>
    <w:rsid w:val="00B96F64"/>
    <w:rsid w:val="00BA1D4B"/>
    <w:rsid w:val="00BA239F"/>
    <w:rsid w:val="00BA2511"/>
    <w:rsid w:val="00BA3442"/>
    <w:rsid w:val="00BA37A3"/>
    <w:rsid w:val="00BB08C5"/>
    <w:rsid w:val="00BB0E9D"/>
    <w:rsid w:val="00BB266E"/>
    <w:rsid w:val="00BB3DBD"/>
    <w:rsid w:val="00BB3E10"/>
    <w:rsid w:val="00BB482D"/>
    <w:rsid w:val="00BB58F5"/>
    <w:rsid w:val="00BB5F9B"/>
    <w:rsid w:val="00BB72EF"/>
    <w:rsid w:val="00BB77FE"/>
    <w:rsid w:val="00BC0621"/>
    <w:rsid w:val="00BC29F3"/>
    <w:rsid w:val="00BC3BF4"/>
    <w:rsid w:val="00BD06EC"/>
    <w:rsid w:val="00BD0F80"/>
    <w:rsid w:val="00BD10D0"/>
    <w:rsid w:val="00BD2C50"/>
    <w:rsid w:val="00BD36D8"/>
    <w:rsid w:val="00BD3B37"/>
    <w:rsid w:val="00BD506F"/>
    <w:rsid w:val="00BD6C31"/>
    <w:rsid w:val="00BD7044"/>
    <w:rsid w:val="00BD73C8"/>
    <w:rsid w:val="00BD7C0C"/>
    <w:rsid w:val="00BE1303"/>
    <w:rsid w:val="00BE15EF"/>
    <w:rsid w:val="00BE2E11"/>
    <w:rsid w:val="00BE3F31"/>
    <w:rsid w:val="00BE4064"/>
    <w:rsid w:val="00BE63BD"/>
    <w:rsid w:val="00BE67C5"/>
    <w:rsid w:val="00BE7750"/>
    <w:rsid w:val="00BF1452"/>
    <w:rsid w:val="00BF1780"/>
    <w:rsid w:val="00BF1BC0"/>
    <w:rsid w:val="00BF2BA5"/>
    <w:rsid w:val="00BF6054"/>
    <w:rsid w:val="00BF7482"/>
    <w:rsid w:val="00C0166E"/>
    <w:rsid w:val="00C01804"/>
    <w:rsid w:val="00C01D12"/>
    <w:rsid w:val="00C040B5"/>
    <w:rsid w:val="00C067B4"/>
    <w:rsid w:val="00C151AD"/>
    <w:rsid w:val="00C17864"/>
    <w:rsid w:val="00C17DFD"/>
    <w:rsid w:val="00C2079B"/>
    <w:rsid w:val="00C21187"/>
    <w:rsid w:val="00C23156"/>
    <w:rsid w:val="00C240E1"/>
    <w:rsid w:val="00C268AD"/>
    <w:rsid w:val="00C278D3"/>
    <w:rsid w:val="00C27F9C"/>
    <w:rsid w:val="00C311B1"/>
    <w:rsid w:val="00C31FF6"/>
    <w:rsid w:val="00C32255"/>
    <w:rsid w:val="00C32BED"/>
    <w:rsid w:val="00C36E66"/>
    <w:rsid w:val="00C37101"/>
    <w:rsid w:val="00C400CF"/>
    <w:rsid w:val="00C40DD3"/>
    <w:rsid w:val="00C40E93"/>
    <w:rsid w:val="00C41792"/>
    <w:rsid w:val="00C42B88"/>
    <w:rsid w:val="00C45A1C"/>
    <w:rsid w:val="00C45C3B"/>
    <w:rsid w:val="00C469D7"/>
    <w:rsid w:val="00C479C6"/>
    <w:rsid w:val="00C50584"/>
    <w:rsid w:val="00C506F1"/>
    <w:rsid w:val="00C5317F"/>
    <w:rsid w:val="00C5376E"/>
    <w:rsid w:val="00C53A92"/>
    <w:rsid w:val="00C54517"/>
    <w:rsid w:val="00C54DAE"/>
    <w:rsid w:val="00C61246"/>
    <w:rsid w:val="00C61E3B"/>
    <w:rsid w:val="00C63F52"/>
    <w:rsid w:val="00C64739"/>
    <w:rsid w:val="00C6622F"/>
    <w:rsid w:val="00C71318"/>
    <w:rsid w:val="00C71F0F"/>
    <w:rsid w:val="00C72BF0"/>
    <w:rsid w:val="00C7366A"/>
    <w:rsid w:val="00C7427C"/>
    <w:rsid w:val="00C74C02"/>
    <w:rsid w:val="00C77BB5"/>
    <w:rsid w:val="00C77C41"/>
    <w:rsid w:val="00C77DDF"/>
    <w:rsid w:val="00C812D2"/>
    <w:rsid w:val="00C82166"/>
    <w:rsid w:val="00C8316E"/>
    <w:rsid w:val="00C86B39"/>
    <w:rsid w:val="00C86FD0"/>
    <w:rsid w:val="00C9062F"/>
    <w:rsid w:val="00C91EA8"/>
    <w:rsid w:val="00C92608"/>
    <w:rsid w:val="00C93A4B"/>
    <w:rsid w:val="00C943EF"/>
    <w:rsid w:val="00C959F2"/>
    <w:rsid w:val="00C9674E"/>
    <w:rsid w:val="00CA3AB6"/>
    <w:rsid w:val="00CA4959"/>
    <w:rsid w:val="00CA50F1"/>
    <w:rsid w:val="00CA5215"/>
    <w:rsid w:val="00CA65E9"/>
    <w:rsid w:val="00CB5BFB"/>
    <w:rsid w:val="00CB6F8C"/>
    <w:rsid w:val="00CB70AF"/>
    <w:rsid w:val="00CB7388"/>
    <w:rsid w:val="00CB7393"/>
    <w:rsid w:val="00CB797F"/>
    <w:rsid w:val="00CC1128"/>
    <w:rsid w:val="00CC4AEE"/>
    <w:rsid w:val="00CC4C37"/>
    <w:rsid w:val="00CC4EFB"/>
    <w:rsid w:val="00CC6F3D"/>
    <w:rsid w:val="00CD0290"/>
    <w:rsid w:val="00CD060F"/>
    <w:rsid w:val="00CD06B6"/>
    <w:rsid w:val="00CD170A"/>
    <w:rsid w:val="00CD2151"/>
    <w:rsid w:val="00CD335B"/>
    <w:rsid w:val="00CD3396"/>
    <w:rsid w:val="00CE3FBD"/>
    <w:rsid w:val="00CE40CC"/>
    <w:rsid w:val="00CE6CCF"/>
    <w:rsid w:val="00CF2A79"/>
    <w:rsid w:val="00CF34BF"/>
    <w:rsid w:val="00CF47B9"/>
    <w:rsid w:val="00CF4F0E"/>
    <w:rsid w:val="00CF552C"/>
    <w:rsid w:val="00CF5FD2"/>
    <w:rsid w:val="00CF6959"/>
    <w:rsid w:val="00CF70E8"/>
    <w:rsid w:val="00D00449"/>
    <w:rsid w:val="00D014A8"/>
    <w:rsid w:val="00D03A8C"/>
    <w:rsid w:val="00D04213"/>
    <w:rsid w:val="00D04BAC"/>
    <w:rsid w:val="00D112BB"/>
    <w:rsid w:val="00D13437"/>
    <w:rsid w:val="00D1516A"/>
    <w:rsid w:val="00D1543F"/>
    <w:rsid w:val="00D165B4"/>
    <w:rsid w:val="00D1715A"/>
    <w:rsid w:val="00D2075F"/>
    <w:rsid w:val="00D20C25"/>
    <w:rsid w:val="00D218E1"/>
    <w:rsid w:val="00D22226"/>
    <w:rsid w:val="00D23DDC"/>
    <w:rsid w:val="00D24D22"/>
    <w:rsid w:val="00D25706"/>
    <w:rsid w:val="00D25E1A"/>
    <w:rsid w:val="00D2600D"/>
    <w:rsid w:val="00D27294"/>
    <w:rsid w:val="00D2798B"/>
    <w:rsid w:val="00D30D0F"/>
    <w:rsid w:val="00D326A8"/>
    <w:rsid w:val="00D32EAB"/>
    <w:rsid w:val="00D33001"/>
    <w:rsid w:val="00D3355F"/>
    <w:rsid w:val="00D341A8"/>
    <w:rsid w:val="00D34910"/>
    <w:rsid w:val="00D35A3D"/>
    <w:rsid w:val="00D35A42"/>
    <w:rsid w:val="00D36268"/>
    <w:rsid w:val="00D403C1"/>
    <w:rsid w:val="00D40BAF"/>
    <w:rsid w:val="00D40D10"/>
    <w:rsid w:val="00D41561"/>
    <w:rsid w:val="00D41E85"/>
    <w:rsid w:val="00D431D4"/>
    <w:rsid w:val="00D473E3"/>
    <w:rsid w:val="00D47CD6"/>
    <w:rsid w:val="00D5027D"/>
    <w:rsid w:val="00D51060"/>
    <w:rsid w:val="00D51851"/>
    <w:rsid w:val="00D549EF"/>
    <w:rsid w:val="00D552ED"/>
    <w:rsid w:val="00D56154"/>
    <w:rsid w:val="00D5646C"/>
    <w:rsid w:val="00D62769"/>
    <w:rsid w:val="00D64461"/>
    <w:rsid w:val="00D64713"/>
    <w:rsid w:val="00D65AE6"/>
    <w:rsid w:val="00D661BC"/>
    <w:rsid w:val="00D6740F"/>
    <w:rsid w:val="00D67996"/>
    <w:rsid w:val="00D703F2"/>
    <w:rsid w:val="00D7084F"/>
    <w:rsid w:val="00D71C9B"/>
    <w:rsid w:val="00D72ED2"/>
    <w:rsid w:val="00D73339"/>
    <w:rsid w:val="00D7349A"/>
    <w:rsid w:val="00D76667"/>
    <w:rsid w:val="00D769CE"/>
    <w:rsid w:val="00D80217"/>
    <w:rsid w:val="00D8145F"/>
    <w:rsid w:val="00D82102"/>
    <w:rsid w:val="00D83656"/>
    <w:rsid w:val="00D8477E"/>
    <w:rsid w:val="00D854BE"/>
    <w:rsid w:val="00D85ED2"/>
    <w:rsid w:val="00D87094"/>
    <w:rsid w:val="00D87596"/>
    <w:rsid w:val="00D90914"/>
    <w:rsid w:val="00D90AEE"/>
    <w:rsid w:val="00D90E2F"/>
    <w:rsid w:val="00D90F2B"/>
    <w:rsid w:val="00D91533"/>
    <w:rsid w:val="00D91C5E"/>
    <w:rsid w:val="00D92581"/>
    <w:rsid w:val="00D92EF3"/>
    <w:rsid w:val="00D95D76"/>
    <w:rsid w:val="00D97A0E"/>
    <w:rsid w:val="00DA1689"/>
    <w:rsid w:val="00DA3401"/>
    <w:rsid w:val="00DA3556"/>
    <w:rsid w:val="00DA4939"/>
    <w:rsid w:val="00DA78CC"/>
    <w:rsid w:val="00DB072D"/>
    <w:rsid w:val="00DB17DF"/>
    <w:rsid w:val="00DB3EC6"/>
    <w:rsid w:val="00DB4C25"/>
    <w:rsid w:val="00DB6683"/>
    <w:rsid w:val="00DB6BB1"/>
    <w:rsid w:val="00DB6D5B"/>
    <w:rsid w:val="00DB7D86"/>
    <w:rsid w:val="00DC0083"/>
    <w:rsid w:val="00DC099B"/>
    <w:rsid w:val="00DC09F3"/>
    <w:rsid w:val="00DC0BBC"/>
    <w:rsid w:val="00DC12A4"/>
    <w:rsid w:val="00DC1E02"/>
    <w:rsid w:val="00DC2B91"/>
    <w:rsid w:val="00DC2BF8"/>
    <w:rsid w:val="00DC2E77"/>
    <w:rsid w:val="00DC38B2"/>
    <w:rsid w:val="00DC5B8A"/>
    <w:rsid w:val="00DC5DB2"/>
    <w:rsid w:val="00DC5FD2"/>
    <w:rsid w:val="00DC72AB"/>
    <w:rsid w:val="00DC7C14"/>
    <w:rsid w:val="00DD203C"/>
    <w:rsid w:val="00DD35A6"/>
    <w:rsid w:val="00DD4605"/>
    <w:rsid w:val="00DE0E59"/>
    <w:rsid w:val="00DE1E9D"/>
    <w:rsid w:val="00DE2C3B"/>
    <w:rsid w:val="00DE4FD8"/>
    <w:rsid w:val="00DE5AD6"/>
    <w:rsid w:val="00DE6CE1"/>
    <w:rsid w:val="00DF1FF5"/>
    <w:rsid w:val="00DF2755"/>
    <w:rsid w:val="00DF3DF9"/>
    <w:rsid w:val="00DF48A6"/>
    <w:rsid w:val="00E0052A"/>
    <w:rsid w:val="00E01171"/>
    <w:rsid w:val="00E02131"/>
    <w:rsid w:val="00E02F78"/>
    <w:rsid w:val="00E031CF"/>
    <w:rsid w:val="00E05226"/>
    <w:rsid w:val="00E11E38"/>
    <w:rsid w:val="00E123BD"/>
    <w:rsid w:val="00E12597"/>
    <w:rsid w:val="00E12782"/>
    <w:rsid w:val="00E1464E"/>
    <w:rsid w:val="00E1627C"/>
    <w:rsid w:val="00E17091"/>
    <w:rsid w:val="00E17B16"/>
    <w:rsid w:val="00E22CD4"/>
    <w:rsid w:val="00E22FC2"/>
    <w:rsid w:val="00E249FF"/>
    <w:rsid w:val="00E2548B"/>
    <w:rsid w:val="00E263F1"/>
    <w:rsid w:val="00E269FE"/>
    <w:rsid w:val="00E27889"/>
    <w:rsid w:val="00E3081B"/>
    <w:rsid w:val="00E313EC"/>
    <w:rsid w:val="00E31941"/>
    <w:rsid w:val="00E31BF8"/>
    <w:rsid w:val="00E33A40"/>
    <w:rsid w:val="00E34F26"/>
    <w:rsid w:val="00E371B9"/>
    <w:rsid w:val="00E42F90"/>
    <w:rsid w:val="00E44668"/>
    <w:rsid w:val="00E4627F"/>
    <w:rsid w:val="00E5012D"/>
    <w:rsid w:val="00E5066B"/>
    <w:rsid w:val="00E50F30"/>
    <w:rsid w:val="00E5450E"/>
    <w:rsid w:val="00E5485D"/>
    <w:rsid w:val="00E55189"/>
    <w:rsid w:val="00E603A5"/>
    <w:rsid w:val="00E61C95"/>
    <w:rsid w:val="00E634A5"/>
    <w:rsid w:val="00E678A6"/>
    <w:rsid w:val="00E67FA3"/>
    <w:rsid w:val="00E71A05"/>
    <w:rsid w:val="00E72776"/>
    <w:rsid w:val="00E73009"/>
    <w:rsid w:val="00E73458"/>
    <w:rsid w:val="00E762C5"/>
    <w:rsid w:val="00E8027B"/>
    <w:rsid w:val="00E818CB"/>
    <w:rsid w:val="00E82037"/>
    <w:rsid w:val="00E82FD3"/>
    <w:rsid w:val="00E83700"/>
    <w:rsid w:val="00E84044"/>
    <w:rsid w:val="00E84BD2"/>
    <w:rsid w:val="00E85F3E"/>
    <w:rsid w:val="00E8609A"/>
    <w:rsid w:val="00E9051F"/>
    <w:rsid w:val="00E905E7"/>
    <w:rsid w:val="00E920D6"/>
    <w:rsid w:val="00E93567"/>
    <w:rsid w:val="00E9362F"/>
    <w:rsid w:val="00E95095"/>
    <w:rsid w:val="00E95D66"/>
    <w:rsid w:val="00EA0178"/>
    <w:rsid w:val="00EA3413"/>
    <w:rsid w:val="00EA4192"/>
    <w:rsid w:val="00EA4B32"/>
    <w:rsid w:val="00EA740B"/>
    <w:rsid w:val="00EA78CD"/>
    <w:rsid w:val="00EB0211"/>
    <w:rsid w:val="00EB2067"/>
    <w:rsid w:val="00EB31C7"/>
    <w:rsid w:val="00EB6587"/>
    <w:rsid w:val="00EB79D4"/>
    <w:rsid w:val="00EC0CD3"/>
    <w:rsid w:val="00EC1388"/>
    <w:rsid w:val="00EC214A"/>
    <w:rsid w:val="00EC2E75"/>
    <w:rsid w:val="00EC39BA"/>
    <w:rsid w:val="00EC5324"/>
    <w:rsid w:val="00EC5EE6"/>
    <w:rsid w:val="00ED4123"/>
    <w:rsid w:val="00ED43BD"/>
    <w:rsid w:val="00ED46DA"/>
    <w:rsid w:val="00ED79C0"/>
    <w:rsid w:val="00EE010B"/>
    <w:rsid w:val="00EE08A6"/>
    <w:rsid w:val="00EE20BD"/>
    <w:rsid w:val="00EE2182"/>
    <w:rsid w:val="00EE395E"/>
    <w:rsid w:val="00EE3D4C"/>
    <w:rsid w:val="00EE524A"/>
    <w:rsid w:val="00EE5331"/>
    <w:rsid w:val="00EE5A0B"/>
    <w:rsid w:val="00EE6C3E"/>
    <w:rsid w:val="00EE6D5E"/>
    <w:rsid w:val="00EE7EB1"/>
    <w:rsid w:val="00EF1254"/>
    <w:rsid w:val="00EF14E4"/>
    <w:rsid w:val="00EF1973"/>
    <w:rsid w:val="00EF284C"/>
    <w:rsid w:val="00EF37B2"/>
    <w:rsid w:val="00F0003E"/>
    <w:rsid w:val="00F00084"/>
    <w:rsid w:val="00F050D6"/>
    <w:rsid w:val="00F07688"/>
    <w:rsid w:val="00F1184B"/>
    <w:rsid w:val="00F12319"/>
    <w:rsid w:val="00F12E0F"/>
    <w:rsid w:val="00F12EE9"/>
    <w:rsid w:val="00F14612"/>
    <w:rsid w:val="00F16ADB"/>
    <w:rsid w:val="00F16F24"/>
    <w:rsid w:val="00F17216"/>
    <w:rsid w:val="00F17F4A"/>
    <w:rsid w:val="00F21CDC"/>
    <w:rsid w:val="00F21FE4"/>
    <w:rsid w:val="00F23003"/>
    <w:rsid w:val="00F24A63"/>
    <w:rsid w:val="00F317FD"/>
    <w:rsid w:val="00F3249A"/>
    <w:rsid w:val="00F32E27"/>
    <w:rsid w:val="00F335C7"/>
    <w:rsid w:val="00F339C5"/>
    <w:rsid w:val="00F41401"/>
    <w:rsid w:val="00F41686"/>
    <w:rsid w:val="00F41B38"/>
    <w:rsid w:val="00F42420"/>
    <w:rsid w:val="00F4362F"/>
    <w:rsid w:val="00F440E8"/>
    <w:rsid w:val="00F44949"/>
    <w:rsid w:val="00F4556A"/>
    <w:rsid w:val="00F45AC1"/>
    <w:rsid w:val="00F45C39"/>
    <w:rsid w:val="00F45CD0"/>
    <w:rsid w:val="00F46D05"/>
    <w:rsid w:val="00F471F1"/>
    <w:rsid w:val="00F4765A"/>
    <w:rsid w:val="00F50F89"/>
    <w:rsid w:val="00F510AF"/>
    <w:rsid w:val="00F512B2"/>
    <w:rsid w:val="00F51D98"/>
    <w:rsid w:val="00F527ED"/>
    <w:rsid w:val="00F54B93"/>
    <w:rsid w:val="00F5719E"/>
    <w:rsid w:val="00F57D61"/>
    <w:rsid w:val="00F62358"/>
    <w:rsid w:val="00F62DCB"/>
    <w:rsid w:val="00F65682"/>
    <w:rsid w:val="00F6659E"/>
    <w:rsid w:val="00F6692B"/>
    <w:rsid w:val="00F67F6A"/>
    <w:rsid w:val="00F73435"/>
    <w:rsid w:val="00F773CE"/>
    <w:rsid w:val="00F773E6"/>
    <w:rsid w:val="00F82833"/>
    <w:rsid w:val="00F83123"/>
    <w:rsid w:val="00F8656C"/>
    <w:rsid w:val="00F87A8B"/>
    <w:rsid w:val="00F92D55"/>
    <w:rsid w:val="00F934B0"/>
    <w:rsid w:val="00F94603"/>
    <w:rsid w:val="00F958BA"/>
    <w:rsid w:val="00F9641D"/>
    <w:rsid w:val="00F9647F"/>
    <w:rsid w:val="00F96A55"/>
    <w:rsid w:val="00FA05AF"/>
    <w:rsid w:val="00FA0959"/>
    <w:rsid w:val="00FA4084"/>
    <w:rsid w:val="00FA4444"/>
    <w:rsid w:val="00FA4FA0"/>
    <w:rsid w:val="00FA7DF8"/>
    <w:rsid w:val="00FB0653"/>
    <w:rsid w:val="00FB0C68"/>
    <w:rsid w:val="00FB10D4"/>
    <w:rsid w:val="00FB1657"/>
    <w:rsid w:val="00FB19E2"/>
    <w:rsid w:val="00FB1DAA"/>
    <w:rsid w:val="00FB67FC"/>
    <w:rsid w:val="00FB6AD6"/>
    <w:rsid w:val="00FC02BC"/>
    <w:rsid w:val="00FC0AC1"/>
    <w:rsid w:val="00FC1669"/>
    <w:rsid w:val="00FC1BEE"/>
    <w:rsid w:val="00FC1C8B"/>
    <w:rsid w:val="00FC35B0"/>
    <w:rsid w:val="00FD145C"/>
    <w:rsid w:val="00FD299E"/>
    <w:rsid w:val="00FD39CC"/>
    <w:rsid w:val="00FD44CF"/>
    <w:rsid w:val="00FD5D1C"/>
    <w:rsid w:val="00FE1177"/>
    <w:rsid w:val="00FE11DD"/>
    <w:rsid w:val="00FE23D3"/>
    <w:rsid w:val="00FE37E5"/>
    <w:rsid w:val="00FE3C04"/>
    <w:rsid w:val="00FE4ABF"/>
    <w:rsid w:val="00FE4C76"/>
    <w:rsid w:val="00FE77DB"/>
    <w:rsid w:val="00FE7E23"/>
    <w:rsid w:val="00FE7FC3"/>
    <w:rsid w:val="00FF388A"/>
    <w:rsid w:val="00FF487C"/>
    <w:rsid w:val="00FF6052"/>
    <w:rsid w:val="00FF6511"/>
    <w:rsid w:val="00FF7911"/>
    <w:rsid w:val="00FF79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Street"/>
  <w:shapeDefaults>
    <o:shapedefaults v:ext="edit" spidmax="2050"/>
    <o:shapelayout v:ext="edit">
      <o:idmap v:ext="edit" data="2"/>
    </o:shapelayout>
  </w:shapeDefaults>
  <w:decimalSymbol w:val="."/>
  <w:listSeparator w:val=","/>
  <w14:docId w14:val="3AE92217"/>
  <w15:docId w15:val="{7EFEF81A-752E-4981-87F2-A0BD11794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Bullet" w:uiPriority="99"/>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nhideWhenUsed/>
    <w:qFormat/>
    <w:rsid w:val="000C0AD9"/>
    <w:pPr>
      <w:spacing w:after="120"/>
      <w:jc w:val="both"/>
    </w:pPr>
    <w:rPr>
      <w:sz w:val="24"/>
      <w:szCs w:val="24"/>
    </w:rPr>
  </w:style>
  <w:style w:type="paragraph" w:styleId="Heading1">
    <w:name w:val="heading 1"/>
    <w:basedOn w:val="Normal"/>
    <w:next w:val="Normal"/>
    <w:link w:val="Heading1Char"/>
    <w:unhideWhenUsed/>
    <w:qFormat/>
    <w:rsid w:val="000C0AD9"/>
    <w:pPr>
      <w:keepNext/>
      <w:keepLines/>
      <w:suppressAutoHyphens/>
      <w:spacing w:before="120"/>
      <w:ind w:left="288" w:right="288"/>
      <w:jc w:val="center"/>
      <w:outlineLvl w:val="0"/>
    </w:pPr>
    <w:rPr>
      <w:rFonts w:ascii="Times New Roman Bold" w:hAnsi="Times New Roman Bold"/>
      <w:b/>
      <w:caps/>
      <w:sz w:val="32"/>
      <w:szCs w:val="20"/>
    </w:rPr>
  </w:style>
  <w:style w:type="paragraph" w:styleId="Heading2">
    <w:name w:val="heading 2"/>
    <w:basedOn w:val="Normal"/>
    <w:next w:val="Normal"/>
    <w:link w:val="Heading2Char"/>
    <w:unhideWhenUsed/>
    <w:qFormat/>
    <w:rsid w:val="000C0AD9"/>
    <w:pPr>
      <w:keepNext/>
      <w:suppressAutoHyphens/>
      <w:spacing w:before="120"/>
      <w:jc w:val="left"/>
      <w:outlineLvl w:val="1"/>
    </w:pPr>
    <w:rPr>
      <w:rFonts w:ascii="Times New Roman Bold" w:hAnsi="Times New Roman Bold"/>
      <w:b/>
      <w:smallCaps/>
      <w:sz w:val="30"/>
      <w:szCs w:val="20"/>
    </w:rPr>
  </w:style>
  <w:style w:type="paragraph" w:styleId="Heading3">
    <w:name w:val="heading 3"/>
    <w:basedOn w:val="Normal"/>
    <w:next w:val="Normal"/>
    <w:link w:val="Heading3Char"/>
    <w:unhideWhenUsed/>
    <w:qFormat/>
    <w:rsid w:val="000C0AD9"/>
    <w:pPr>
      <w:keepNext/>
      <w:suppressAutoHyphens/>
      <w:jc w:val="left"/>
      <w:outlineLvl w:val="2"/>
    </w:pPr>
    <w:rPr>
      <w:b/>
      <w:sz w:val="26"/>
      <w:szCs w:val="20"/>
    </w:rPr>
  </w:style>
  <w:style w:type="paragraph" w:styleId="Heading4">
    <w:name w:val="heading 4"/>
    <w:basedOn w:val="Normal"/>
    <w:next w:val="Normal"/>
    <w:link w:val="Heading4Char"/>
    <w:unhideWhenUsed/>
    <w:qFormat/>
    <w:rsid w:val="000C0AD9"/>
    <w:pPr>
      <w:keepNext/>
      <w:jc w:val="center"/>
      <w:outlineLvl w:val="3"/>
    </w:pPr>
    <w:rPr>
      <w:rFonts w:ascii="Times New Roman Bold" w:hAnsi="Times New Roman Bold"/>
      <w:b/>
      <w:bCs/>
      <w:i/>
      <w:szCs w:val="28"/>
    </w:rPr>
  </w:style>
  <w:style w:type="paragraph" w:styleId="Heading5">
    <w:name w:val="heading 5"/>
    <w:basedOn w:val="Normal"/>
    <w:next w:val="Normal"/>
    <w:link w:val="Heading5Char"/>
    <w:autoRedefine/>
    <w:unhideWhenUsed/>
    <w:qFormat/>
    <w:rsid w:val="000C0AD9"/>
    <w:pPr>
      <w:keepNext/>
      <w:spacing w:before="60"/>
      <w:outlineLvl w:val="4"/>
    </w:pPr>
    <w:rPr>
      <w:rFonts w:ascii="Times New Roman Bold" w:hAnsi="Times New Roman Bold"/>
      <w:b/>
      <w:bCs/>
      <w:iCs/>
      <w:szCs w:val="26"/>
    </w:rPr>
  </w:style>
  <w:style w:type="paragraph" w:styleId="Heading6">
    <w:name w:val="heading 6"/>
    <w:basedOn w:val="Normal"/>
    <w:next w:val="Normal"/>
    <w:link w:val="Heading6Char"/>
    <w:unhideWhenUsed/>
    <w:qFormat/>
    <w:rsid w:val="000C0AD9"/>
    <w:pPr>
      <w:spacing w:before="240" w:after="60"/>
      <w:outlineLvl w:val="5"/>
    </w:pPr>
    <w:rPr>
      <w:b/>
      <w:bCs/>
      <w:sz w:val="22"/>
      <w:szCs w:val="22"/>
    </w:rPr>
  </w:style>
  <w:style w:type="paragraph" w:styleId="Heading7">
    <w:name w:val="heading 7"/>
    <w:basedOn w:val="Normal"/>
    <w:next w:val="Normal"/>
    <w:link w:val="Heading7Char"/>
    <w:unhideWhenUsed/>
    <w:qFormat/>
    <w:rsid w:val="000C0AD9"/>
    <w:pPr>
      <w:spacing w:before="240" w:after="60"/>
      <w:outlineLvl w:val="6"/>
    </w:pPr>
  </w:style>
  <w:style w:type="paragraph" w:styleId="Heading8">
    <w:name w:val="heading 8"/>
    <w:basedOn w:val="Normal"/>
    <w:next w:val="Normal"/>
    <w:link w:val="Heading8Char"/>
    <w:unhideWhenUsed/>
    <w:qFormat/>
    <w:rsid w:val="000C0AD9"/>
    <w:pPr>
      <w:spacing w:before="240" w:after="60"/>
      <w:outlineLvl w:val="7"/>
    </w:pPr>
    <w:rPr>
      <w:i/>
      <w:iCs/>
    </w:rPr>
  </w:style>
  <w:style w:type="paragraph" w:styleId="Heading9">
    <w:name w:val="heading 9"/>
    <w:basedOn w:val="Normal"/>
    <w:next w:val="Normal"/>
    <w:link w:val="Heading9Char"/>
    <w:unhideWhenUsed/>
    <w:qFormat/>
    <w:rsid w:val="000C0AD9"/>
    <w:p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ymbolsandAbbrevTitle">
    <w:name w:val="Symbols and Abbrev. Title"/>
    <w:basedOn w:val="Normal"/>
    <w:next w:val="Normal"/>
    <w:rsid w:val="000C0AD9"/>
    <w:pPr>
      <w:jc w:val="center"/>
    </w:pPr>
    <w:rPr>
      <w:rFonts w:ascii="Times New Roman Bold" w:hAnsi="Times New Roman Bold"/>
      <w:b/>
      <w:sz w:val="22"/>
    </w:rPr>
  </w:style>
  <w:style w:type="character" w:styleId="FollowedHyperlink">
    <w:name w:val="FollowedHyperlink"/>
    <w:basedOn w:val="DefaultParagraphFont"/>
    <w:unhideWhenUsed/>
    <w:rsid w:val="000C0AD9"/>
    <w:rPr>
      <w:color w:val="800080"/>
      <w:u w:val="single"/>
    </w:rPr>
  </w:style>
  <w:style w:type="paragraph" w:customStyle="1" w:styleId="Cover-PublSeries">
    <w:name w:val="Cover-Publ Series"/>
    <w:basedOn w:val="Normal"/>
    <w:next w:val="Cover-ReptTitle"/>
    <w:rsid w:val="000C0AD9"/>
    <w:pPr>
      <w:pBdr>
        <w:bottom w:val="double" w:sz="12" w:space="1" w:color="auto"/>
      </w:pBdr>
      <w:suppressAutoHyphens/>
      <w:spacing w:after="0" w:line="360" w:lineRule="auto"/>
    </w:pPr>
    <w:rPr>
      <w:b/>
      <w:sz w:val="32"/>
      <w:szCs w:val="20"/>
    </w:rPr>
  </w:style>
  <w:style w:type="paragraph" w:customStyle="1" w:styleId="Cover-ReptTitle">
    <w:name w:val="Cover-Rept Title"/>
    <w:basedOn w:val="Normal"/>
    <w:next w:val="Cover-ByAuthors"/>
    <w:rsid w:val="000C0AD9"/>
    <w:pPr>
      <w:suppressAutoHyphens/>
      <w:spacing w:before="600" w:after="1080"/>
      <w:jc w:val="left"/>
    </w:pPr>
    <w:rPr>
      <w:b/>
      <w:sz w:val="40"/>
      <w:szCs w:val="20"/>
    </w:rPr>
  </w:style>
  <w:style w:type="paragraph" w:customStyle="1" w:styleId="Cover-ByAuthors">
    <w:name w:val="Cover-By/Author(s)"/>
    <w:basedOn w:val="Normal"/>
    <w:rsid w:val="000C0AD9"/>
    <w:pPr>
      <w:suppressAutoHyphens/>
      <w:spacing w:after="0" w:line="360" w:lineRule="auto"/>
      <w:jc w:val="left"/>
    </w:pPr>
    <w:rPr>
      <w:b/>
      <w:sz w:val="28"/>
      <w:szCs w:val="20"/>
    </w:rPr>
  </w:style>
  <w:style w:type="paragraph" w:customStyle="1" w:styleId="Cover-PublDate">
    <w:name w:val="Cover-Publ Date"/>
    <w:basedOn w:val="Normal"/>
    <w:next w:val="Normal"/>
    <w:rsid w:val="000C0AD9"/>
    <w:pPr>
      <w:framePr w:w="9360" w:hSpace="187" w:wrap="around" w:vAnchor="page" w:hAnchor="margin" w:xAlign="center" w:y="11665" w:anchorLock="1"/>
      <w:pBdr>
        <w:bottom w:val="double" w:sz="12" w:space="1" w:color="auto"/>
      </w:pBdr>
      <w:suppressAutoHyphens/>
      <w:spacing w:after="0"/>
      <w:jc w:val="center"/>
    </w:pPr>
    <w:rPr>
      <w:b/>
      <w:sz w:val="20"/>
      <w:szCs w:val="20"/>
    </w:rPr>
  </w:style>
  <w:style w:type="paragraph" w:customStyle="1" w:styleId="Cover-DeptDiv">
    <w:name w:val="Cover-Dept/Div"/>
    <w:basedOn w:val="Normal"/>
    <w:next w:val="Normal"/>
    <w:rsid w:val="000C0AD9"/>
    <w:pPr>
      <w:framePr w:hSpace="187" w:wrap="around" w:vAnchor="page" w:hAnchor="margin" w:xAlign="center" w:y="12025" w:anchorLock="1"/>
      <w:tabs>
        <w:tab w:val="right" w:pos="9360"/>
      </w:tabs>
      <w:suppressAutoHyphens/>
      <w:spacing w:after="0"/>
    </w:pPr>
    <w:rPr>
      <w:b/>
      <w:sz w:val="20"/>
      <w:szCs w:val="20"/>
    </w:rPr>
  </w:style>
  <w:style w:type="paragraph" w:customStyle="1" w:styleId="Cover-Logo">
    <w:name w:val="Cover-Logo"/>
    <w:basedOn w:val="Normal"/>
    <w:next w:val="Normal"/>
    <w:rsid w:val="000C0AD9"/>
    <w:pPr>
      <w:framePr w:wrap="around" w:vAnchor="page" w:hAnchor="page" w:xAlign="center" w:y="12385" w:anchorLock="1"/>
      <w:suppressAutoHyphens/>
      <w:spacing w:after="0"/>
    </w:pPr>
    <w:rPr>
      <w:szCs w:val="20"/>
    </w:rPr>
  </w:style>
  <w:style w:type="paragraph" w:styleId="Title">
    <w:name w:val="Title"/>
    <w:basedOn w:val="Normal"/>
    <w:link w:val="TitleChar"/>
    <w:unhideWhenUsed/>
    <w:qFormat/>
    <w:rsid w:val="000C0AD9"/>
    <w:pPr>
      <w:suppressAutoHyphens/>
      <w:jc w:val="center"/>
    </w:pPr>
    <w:rPr>
      <w:b/>
      <w:sz w:val="20"/>
      <w:szCs w:val="20"/>
    </w:rPr>
  </w:style>
  <w:style w:type="paragraph" w:customStyle="1" w:styleId="TableRow">
    <w:name w:val="Table Row"/>
    <w:basedOn w:val="Normal-0After"/>
    <w:rsid w:val="000C0AD9"/>
    <w:pPr>
      <w:keepNext/>
      <w:keepLines/>
      <w:spacing w:before="20" w:after="20"/>
    </w:pPr>
    <w:rPr>
      <w:sz w:val="20"/>
    </w:rPr>
  </w:style>
  <w:style w:type="paragraph" w:customStyle="1" w:styleId="Normal-0After">
    <w:name w:val="Normal-0 After"/>
    <w:basedOn w:val="Normal"/>
    <w:rsid w:val="000C0AD9"/>
    <w:pPr>
      <w:suppressAutoHyphens/>
      <w:spacing w:after="0"/>
    </w:pPr>
    <w:rPr>
      <w:szCs w:val="20"/>
    </w:rPr>
  </w:style>
  <w:style w:type="paragraph" w:customStyle="1" w:styleId="TitlePg-ReptSeries">
    <w:name w:val="Title Pg-Rept Series"/>
    <w:basedOn w:val="Normal"/>
    <w:next w:val="TitlePg-Title"/>
    <w:rsid w:val="000C0AD9"/>
    <w:pPr>
      <w:suppressAutoHyphens/>
      <w:spacing w:before="1320" w:after="960"/>
      <w:jc w:val="center"/>
    </w:pPr>
    <w:rPr>
      <w:b/>
      <w:i/>
      <w:caps/>
      <w:sz w:val="32"/>
      <w:szCs w:val="20"/>
    </w:rPr>
  </w:style>
  <w:style w:type="paragraph" w:customStyle="1" w:styleId="TitlePg-Title">
    <w:name w:val="Title Pg-Title"/>
    <w:basedOn w:val="Normal"/>
    <w:next w:val="TitlePg-Authors"/>
    <w:rsid w:val="000C0AD9"/>
    <w:pPr>
      <w:suppressAutoHyphens/>
      <w:spacing w:after="480"/>
      <w:jc w:val="center"/>
    </w:pPr>
    <w:rPr>
      <w:b/>
      <w:caps/>
      <w:sz w:val="28"/>
      <w:szCs w:val="20"/>
    </w:rPr>
  </w:style>
  <w:style w:type="paragraph" w:customStyle="1" w:styleId="TitlePg-Authors">
    <w:name w:val="Title Pg-Author(s)"/>
    <w:basedOn w:val="Normal"/>
    <w:rsid w:val="000C0AD9"/>
    <w:pPr>
      <w:suppressAutoHyphens/>
      <w:spacing w:after="0" w:line="200" w:lineRule="atLeast"/>
      <w:jc w:val="center"/>
    </w:pPr>
    <w:rPr>
      <w:sz w:val="20"/>
      <w:szCs w:val="20"/>
    </w:rPr>
  </w:style>
  <w:style w:type="paragraph" w:customStyle="1" w:styleId="TitlePg-LocDate">
    <w:name w:val="Title Pg-Loc &amp; Date"/>
    <w:basedOn w:val="Normal"/>
    <w:next w:val="Normal"/>
    <w:rsid w:val="000C0AD9"/>
    <w:pPr>
      <w:framePr w:w="9360" w:hSpace="187" w:wrap="around" w:hAnchor="margin" w:xAlign="center" w:y="10441" w:anchorLock="1"/>
      <w:suppressAutoHyphens/>
      <w:spacing w:after="0" w:line="200" w:lineRule="atLeast"/>
      <w:jc w:val="center"/>
    </w:pPr>
    <w:rPr>
      <w:sz w:val="20"/>
      <w:szCs w:val="20"/>
    </w:rPr>
  </w:style>
  <w:style w:type="paragraph" w:customStyle="1" w:styleId="TitlePg-Credits">
    <w:name w:val="Title Pg-Credits"/>
    <w:basedOn w:val="Normal"/>
    <w:next w:val="Normal"/>
    <w:rsid w:val="000C0AD9"/>
    <w:pPr>
      <w:framePr w:hSpace="187" w:wrap="around" w:hAnchor="margin" w:yAlign="bottom" w:anchorLock="1"/>
      <w:pBdr>
        <w:top w:val="single" w:sz="6" w:space="1" w:color="auto"/>
        <w:left w:val="single" w:sz="6" w:space="1" w:color="auto"/>
        <w:bottom w:val="single" w:sz="6" w:space="1" w:color="auto"/>
        <w:right w:val="single" w:sz="6" w:space="1" w:color="auto"/>
      </w:pBdr>
      <w:suppressAutoHyphens/>
      <w:spacing w:after="0"/>
    </w:pPr>
    <w:rPr>
      <w:szCs w:val="20"/>
    </w:rPr>
  </w:style>
  <w:style w:type="character" w:styleId="Hyperlink">
    <w:name w:val="Hyperlink"/>
    <w:basedOn w:val="DefaultParagraphFont"/>
    <w:unhideWhenUsed/>
    <w:rsid w:val="000C0AD9"/>
    <w:rPr>
      <w:color w:val="0000FF"/>
      <w:u w:val="single"/>
    </w:rPr>
  </w:style>
  <w:style w:type="paragraph" w:customStyle="1" w:styleId="OEOPg-ReptSeries">
    <w:name w:val="OEO Pg-Rept Series"/>
    <w:basedOn w:val="Normal"/>
    <w:rsid w:val="000C0AD9"/>
    <w:pPr>
      <w:suppressAutoHyphens/>
    </w:pPr>
    <w:rPr>
      <w:sz w:val="20"/>
      <w:szCs w:val="20"/>
    </w:rPr>
  </w:style>
  <w:style w:type="paragraph" w:customStyle="1" w:styleId="OEOPg-Citation">
    <w:name w:val="OEO Pg-Citation"/>
    <w:basedOn w:val="Normal"/>
    <w:rsid w:val="000C0AD9"/>
    <w:pPr>
      <w:framePr w:hSpace="187" w:wrap="around" w:hAnchor="margin" w:yAlign="center" w:anchorLock="1"/>
      <w:pBdr>
        <w:top w:val="single" w:sz="6" w:space="1" w:color="auto"/>
        <w:left w:val="single" w:sz="6" w:space="1" w:color="auto"/>
        <w:bottom w:val="single" w:sz="6" w:space="1" w:color="auto"/>
        <w:right w:val="single" w:sz="6" w:space="1" w:color="auto"/>
      </w:pBdr>
      <w:suppressAutoHyphens/>
      <w:spacing w:after="0"/>
      <w:ind w:left="720" w:hanging="720"/>
    </w:pPr>
    <w:rPr>
      <w:i/>
      <w:sz w:val="20"/>
      <w:szCs w:val="20"/>
    </w:rPr>
  </w:style>
  <w:style w:type="paragraph" w:customStyle="1" w:styleId="OEOPg-OEO">
    <w:name w:val="OEO Pg-OEO"/>
    <w:basedOn w:val="Normal"/>
    <w:link w:val="OEOPg-OEOChar"/>
    <w:autoRedefine/>
    <w:rsid w:val="000C0AD9"/>
    <w:pPr>
      <w:framePr w:hSpace="187" w:wrap="around" w:hAnchor="margin" w:yAlign="bottom" w:anchorLock="1"/>
      <w:suppressAutoHyphens/>
      <w:spacing w:after="0"/>
    </w:pPr>
    <w:rPr>
      <w:sz w:val="20"/>
      <w:szCs w:val="20"/>
    </w:rPr>
  </w:style>
  <w:style w:type="paragraph" w:styleId="TOC1">
    <w:name w:val="toc 1"/>
    <w:basedOn w:val="Heading1"/>
    <w:next w:val="TOC2"/>
    <w:unhideWhenUsed/>
    <w:rsid w:val="000C0AD9"/>
    <w:pPr>
      <w:keepNext w:val="0"/>
      <w:keepLines w:val="0"/>
      <w:tabs>
        <w:tab w:val="right" w:leader="dot" w:pos="9360"/>
      </w:tabs>
      <w:ind w:left="0"/>
      <w:jc w:val="both"/>
      <w:outlineLvl w:val="9"/>
    </w:pPr>
    <w:rPr>
      <w:rFonts w:ascii="Times New Roman" w:hAnsi="Times New Roman"/>
      <w:b w:val="0"/>
      <w:sz w:val="20"/>
    </w:rPr>
  </w:style>
  <w:style w:type="paragraph" w:styleId="TOC2">
    <w:name w:val="toc 2"/>
    <w:basedOn w:val="Heading2"/>
    <w:next w:val="Normal"/>
    <w:unhideWhenUsed/>
    <w:rsid w:val="000C0AD9"/>
    <w:pPr>
      <w:keepNext w:val="0"/>
      <w:tabs>
        <w:tab w:val="right" w:leader="dot" w:pos="9360"/>
      </w:tabs>
      <w:spacing w:before="60" w:after="60"/>
      <w:outlineLvl w:val="9"/>
    </w:pPr>
    <w:rPr>
      <w:rFonts w:ascii="Times New Roman" w:hAnsi="Times New Roman"/>
      <w:b w:val="0"/>
      <w:smallCaps w:val="0"/>
      <w:sz w:val="20"/>
    </w:rPr>
  </w:style>
  <w:style w:type="paragraph" w:styleId="TOC3">
    <w:name w:val="toc 3"/>
    <w:basedOn w:val="Heading3"/>
    <w:next w:val="Normal"/>
    <w:unhideWhenUsed/>
    <w:rsid w:val="000C0AD9"/>
    <w:pPr>
      <w:keepNext w:val="0"/>
      <w:tabs>
        <w:tab w:val="right" w:leader="dot" w:pos="9360"/>
      </w:tabs>
      <w:spacing w:after="0"/>
      <w:ind w:left="245"/>
      <w:outlineLvl w:val="9"/>
    </w:pPr>
    <w:rPr>
      <w:b w:val="0"/>
      <w:sz w:val="20"/>
    </w:rPr>
  </w:style>
  <w:style w:type="paragraph" w:customStyle="1" w:styleId="List-Page">
    <w:name w:val="List-Page"/>
    <w:basedOn w:val="Normal"/>
    <w:next w:val="Normal"/>
    <w:rsid w:val="000C0AD9"/>
    <w:pPr>
      <w:tabs>
        <w:tab w:val="right" w:pos="9360"/>
      </w:tabs>
      <w:suppressAutoHyphens/>
      <w:spacing w:after="0"/>
      <w:jc w:val="left"/>
    </w:pPr>
    <w:rPr>
      <w:b/>
      <w:szCs w:val="20"/>
    </w:rPr>
  </w:style>
  <w:style w:type="paragraph" w:styleId="TableofFigures">
    <w:name w:val="table of figures"/>
    <w:basedOn w:val="Normal"/>
    <w:next w:val="Normal"/>
    <w:unhideWhenUsed/>
    <w:rsid w:val="000C0AD9"/>
    <w:pPr>
      <w:tabs>
        <w:tab w:val="right" w:pos="432"/>
        <w:tab w:val="left" w:pos="720"/>
        <w:tab w:val="right" w:leader="dot" w:pos="9360"/>
      </w:tabs>
      <w:suppressAutoHyphens/>
      <w:spacing w:after="0"/>
      <w:ind w:left="720" w:right="360" w:hanging="720"/>
      <w:jc w:val="left"/>
    </w:pPr>
    <w:rPr>
      <w:sz w:val="20"/>
      <w:szCs w:val="20"/>
    </w:rPr>
  </w:style>
  <w:style w:type="paragraph" w:customStyle="1" w:styleId="Abstract">
    <w:name w:val="Abstract"/>
    <w:basedOn w:val="Normal"/>
    <w:next w:val="Keywords"/>
    <w:rsid w:val="000C0AD9"/>
    <w:pPr>
      <w:suppressAutoHyphens/>
    </w:pPr>
    <w:rPr>
      <w:sz w:val="20"/>
      <w:szCs w:val="20"/>
    </w:rPr>
  </w:style>
  <w:style w:type="paragraph" w:customStyle="1" w:styleId="Keywords">
    <w:name w:val="Key words"/>
    <w:basedOn w:val="Normal"/>
    <w:next w:val="Normal"/>
    <w:rsid w:val="000C0AD9"/>
    <w:pPr>
      <w:tabs>
        <w:tab w:val="left" w:pos="1152"/>
      </w:tabs>
      <w:suppressAutoHyphens/>
      <w:ind w:left="1152" w:hanging="1152"/>
    </w:pPr>
    <w:rPr>
      <w:sz w:val="20"/>
      <w:szCs w:val="20"/>
    </w:rPr>
  </w:style>
  <w:style w:type="character" w:styleId="FootnoteReference">
    <w:name w:val="footnote reference"/>
    <w:basedOn w:val="DefaultParagraphFont"/>
    <w:unhideWhenUsed/>
    <w:rsid w:val="000C0AD9"/>
    <w:rPr>
      <w:position w:val="0"/>
      <w:vertAlign w:val="superscript"/>
    </w:rPr>
  </w:style>
  <w:style w:type="paragraph" w:customStyle="1" w:styleId="Number2">
    <w:name w:val="Number 2"/>
    <w:basedOn w:val="Number1"/>
    <w:rsid w:val="000C0AD9"/>
    <w:pPr>
      <w:ind w:left="720"/>
    </w:pPr>
  </w:style>
  <w:style w:type="paragraph" w:customStyle="1" w:styleId="Number1">
    <w:name w:val="Number 1"/>
    <w:basedOn w:val="Normal"/>
    <w:rsid w:val="000C0AD9"/>
    <w:pPr>
      <w:suppressAutoHyphens/>
      <w:ind w:left="360" w:hanging="360"/>
    </w:pPr>
    <w:rPr>
      <w:szCs w:val="20"/>
    </w:rPr>
  </w:style>
  <w:style w:type="paragraph" w:styleId="Footer">
    <w:name w:val="footer"/>
    <w:basedOn w:val="Normal"/>
    <w:link w:val="FooterChar"/>
    <w:rsid w:val="000C0AD9"/>
    <w:pPr>
      <w:tabs>
        <w:tab w:val="center" w:pos="4320"/>
        <w:tab w:val="right" w:pos="8640"/>
      </w:tabs>
      <w:suppressAutoHyphens/>
    </w:pPr>
    <w:rPr>
      <w:szCs w:val="20"/>
    </w:rPr>
  </w:style>
  <w:style w:type="paragraph" w:styleId="Caption">
    <w:name w:val="caption"/>
    <w:basedOn w:val="Normal"/>
    <w:next w:val="Normal"/>
    <w:link w:val="CaptionChar"/>
    <w:unhideWhenUsed/>
    <w:qFormat/>
    <w:rsid w:val="000C0AD9"/>
    <w:pPr>
      <w:keepLines/>
      <w:tabs>
        <w:tab w:val="right" w:pos="9360"/>
      </w:tabs>
      <w:suppressAutoHyphens/>
      <w:ind w:firstLine="288"/>
    </w:pPr>
    <w:rPr>
      <w:sz w:val="22"/>
      <w:szCs w:val="20"/>
    </w:rPr>
  </w:style>
  <w:style w:type="paragraph" w:customStyle="1" w:styleId="Caption-continued">
    <w:name w:val="Caption-continued"/>
    <w:basedOn w:val="Caption"/>
    <w:link w:val="Caption-continuedChar"/>
    <w:rsid w:val="000C0AD9"/>
  </w:style>
  <w:style w:type="paragraph" w:styleId="NormalIndent">
    <w:name w:val="Normal Indent"/>
    <w:basedOn w:val="Normal"/>
    <w:unhideWhenUsed/>
    <w:rsid w:val="000C0AD9"/>
    <w:pPr>
      <w:suppressAutoHyphens/>
      <w:ind w:left="720"/>
    </w:pPr>
    <w:rPr>
      <w:szCs w:val="20"/>
    </w:rPr>
  </w:style>
  <w:style w:type="paragraph" w:customStyle="1" w:styleId="Lit-Cited">
    <w:name w:val="Lit-Cited"/>
    <w:basedOn w:val="Normal"/>
    <w:link w:val="Lit-CitedChar"/>
    <w:rsid w:val="000C0AD9"/>
    <w:pPr>
      <w:keepLines/>
      <w:suppressAutoHyphens/>
      <w:ind w:left="288" w:hanging="288"/>
    </w:pPr>
    <w:rPr>
      <w:sz w:val="20"/>
      <w:szCs w:val="20"/>
    </w:rPr>
  </w:style>
  <w:style w:type="paragraph" w:customStyle="1" w:styleId="Append-Cover">
    <w:name w:val="Append-Cover"/>
    <w:next w:val="Heading1"/>
    <w:rsid w:val="000C0AD9"/>
    <w:pPr>
      <w:widowControl w:val="0"/>
      <w:spacing w:before="4000"/>
      <w:jc w:val="center"/>
    </w:pPr>
    <w:rPr>
      <w:rFonts w:ascii="Times New Roman Bold" w:hAnsi="Times New Roman Bold"/>
      <w:b/>
      <w:caps/>
      <w:sz w:val="32"/>
    </w:rPr>
  </w:style>
  <w:style w:type="paragraph" w:customStyle="1" w:styleId="Sty">
    <w:name w:val="Sty"/>
    <w:basedOn w:val="Normal"/>
    <w:rsid w:val="000C0AD9"/>
    <w:pPr>
      <w:keepLines/>
      <w:overflowPunct w:val="0"/>
      <w:autoSpaceDE w:val="0"/>
      <w:autoSpaceDN w:val="0"/>
      <w:adjustRightInd w:val="0"/>
      <w:jc w:val="left"/>
      <w:textAlignment w:val="baseline"/>
    </w:pPr>
    <w:rPr>
      <w:sz w:val="18"/>
      <w:szCs w:val="20"/>
    </w:rPr>
  </w:style>
  <w:style w:type="paragraph" w:styleId="BodyText2">
    <w:name w:val="Body Text 2"/>
    <w:basedOn w:val="Normal"/>
    <w:link w:val="BodyText2Char"/>
    <w:unhideWhenUsed/>
    <w:rsid w:val="000C0AD9"/>
    <w:pPr>
      <w:suppressAutoHyphens/>
    </w:pPr>
    <w:rPr>
      <w:b/>
      <w:bCs/>
      <w:szCs w:val="20"/>
    </w:rPr>
  </w:style>
  <w:style w:type="paragraph" w:customStyle="1" w:styleId="Table-Continued">
    <w:name w:val="Table-Continued"/>
    <w:basedOn w:val="Normal"/>
    <w:next w:val="Normal"/>
    <w:rsid w:val="000C0AD9"/>
    <w:pPr>
      <w:keepNext/>
      <w:keepLines/>
      <w:suppressAutoHyphens/>
      <w:spacing w:before="60"/>
      <w:jc w:val="center"/>
    </w:pPr>
    <w:rPr>
      <w:sz w:val="20"/>
      <w:szCs w:val="20"/>
    </w:rPr>
  </w:style>
  <w:style w:type="paragraph" w:customStyle="1" w:styleId="Table-Footnote">
    <w:name w:val="Table-Footnote"/>
    <w:basedOn w:val="Normal"/>
    <w:next w:val="Normal"/>
    <w:rsid w:val="000C0AD9"/>
    <w:pPr>
      <w:tabs>
        <w:tab w:val="left" w:pos="216"/>
      </w:tabs>
      <w:suppressAutoHyphens/>
      <w:spacing w:before="40" w:after="20"/>
      <w:ind w:left="216" w:hanging="216"/>
    </w:pPr>
    <w:rPr>
      <w:sz w:val="20"/>
      <w:szCs w:val="20"/>
    </w:rPr>
  </w:style>
  <w:style w:type="paragraph" w:styleId="Header">
    <w:name w:val="header"/>
    <w:basedOn w:val="Normal"/>
    <w:link w:val="HeaderChar"/>
    <w:unhideWhenUsed/>
    <w:rsid w:val="000C0AD9"/>
    <w:pPr>
      <w:tabs>
        <w:tab w:val="center" w:pos="4320"/>
        <w:tab w:val="right" w:pos="8640"/>
      </w:tabs>
      <w:suppressAutoHyphens/>
    </w:pPr>
    <w:rPr>
      <w:szCs w:val="20"/>
    </w:rPr>
  </w:style>
  <w:style w:type="paragraph" w:customStyle="1" w:styleId="TOCPage">
    <w:name w:val="TOC Page"/>
    <w:basedOn w:val="TOCHeader"/>
    <w:next w:val="Normal"/>
    <w:rsid w:val="000C0AD9"/>
    <w:pPr>
      <w:jc w:val="right"/>
    </w:pPr>
    <w:rPr>
      <w:sz w:val="24"/>
    </w:rPr>
  </w:style>
  <w:style w:type="paragraph" w:customStyle="1" w:styleId="TOCHeader">
    <w:name w:val="TOC Header"/>
    <w:basedOn w:val="Normal"/>
    <w:next w:val="TOCPage"/>
    <w:rsid w:val="000C0AD9"/>
    <w:pPr>
      <w:suppressAutoHyphens/>
      <w:spacing w:after="0"/>
      <w:jc w:val="center"/>
    </w:pPr>
    <w:rPr>
      <w:b/>
      <w:noProof/>
      <w:sz w:val="32"/>
      <w:szCs w:val="20"/>
    </w:rPr>
  </w:style>
  <w:style w:type="character" w:styleId="PageNumber">
    <w:name w:val="page number"/>
    <w:basedOn w:val="DefaultParagraphFont"/>
    <w:unhideWhenUsed/>
    <w:rsid w:val="000C0AD9"/>
  </w:style>
  <w:style w:type="paragraph" w:customStyle="1" w:styleId="Bulletedtest">
    <w:name w:val="Bulleted test"/>
    <w:basedOn w:val="Normal"/>
    <w:rsid w:val="000C0AD9"/>
    <w:pPr>
      <w:numPr>
        <w:ilvl w:val="1"/>
        <w:numId w:val="1"/>
      </w:numPr>
      <w:ind w:right="288"/>
    </w:pPr>
  </w:style>
  <w:style w:type="paragraph" w:styleId="BodyText">
    <w:name w:val="Body Text"/>
    <w:basedOn w:val="Normal"/>
    <w:link w:val="BodyTextChar"/>
    <w:unhideWhenUsed/>
    <w:rsid w:val="000C0AD9"/>
    <w:rPr>
      <w:sz w:val="22"/>
    </w:rPr>
  </w:style>
  <w:style w:type="paragraph" w:customStyle="1" w:styleId="Captiontitle">
    <w:name w:val="Caption title"/>
    <w:basedOn w:val="Normal"/>
    <w:next w:val="Normal"/>
    <w:link w:val="CaptiontitleChar"/>
    <w:rsid w:val="000C0AD9"/>
    <w:pPr>
      <w:ind w:firstLine="288"/>
    </w:pPr>
    <w:rPr>
      <w:sz w:val="22"/>
    </w:rPr>
  </w:style>
  <w:style w:type="paragraph" w:customStyle="1" w:styleId="RefCitedtitlecont">
    <w:name w:val="Ref Cited title cont."/>
    <w:next w:val="Lit-Cited"/>
    <w:rsid w:val="000C0AD9"/>
    <w:pPr>
      <w:spacing w:after="120"/>
      <w:jc w:val="center"/>
    </w:pPr>
    <w:rPr>
      <w:rFonts w:ascii="Times New Roman Bold" w:hAnsi="Times New Roman Bold"/>
      <w:b/>
      <w:sz w:val="32"/>
    </w:rPr>
  </w:style>
  <w:style w:type="paragraph" w:customStyle="1" w:styleId="Append-Title">
    <w:name w:val="Append-Title"/>
    <w:basedOn w:val="Caption"/>
    <w:next w:val="Normal"/>
    <w:rsid w:val="000C0AD9"/>
    <w:pPr>
      <w:pageBreakBefore/>
      <w:overflowPunct w:val="0"/>
      <w:autoSpaceDE w:val="0"/>
      <w:autoSpaceDN w:val="0"/>
      <w:adjustRightInd w:val="0"/>
      <w:textAlignment w:val="baseline"/>
    </w:pPr>
  </w:style>
  <w:style w:type="paragraph" w:customStyle="1" w:styleId="Append-Titlecontinued">
    <w:name w:val="Append-Title(continued)"/>
    <w:basedOn w:val="Normal"/>
    <w:next w:val="Normal"/>
    <w:rsid w:val="000C0AD9"/>
    <w:pPr>
      <w:keepNext/>
      <w:keepLines/>
      <w:pageBreakBefore/>
      <w:tabs>
        <w:tab w:val="right" w:pos="9360"/>
      </w:tabs>
      <w:suppressAutoHyphens/>
      <w:overflowPunct w:val="0"/>
      <w:autoSpaceDE w:val="0"/>
      <w:autoSpaceDN w:val="0"/>
      <w:adjustRightInd w:val="0"/>
      <w:ind w:firstLine="288"/>
      <w:textAlignment w:val="baseline"/>
    </w:pPr>
    <w:rPr>
      <w:sz w:val="22"/>
      <w:szCs w:val="20"/>
    </w:rPr>
  </w:style>
  <w:style w:type="paragraph" w:styleId="BodyText3">
    <w:name w:val="Body Text 3"/>
    <w:basedOn w:val="Normal"/>
    <w:link w:val="BodyText3Char"/>
    <w:unhideWhenUsed/>
    <w:rsid w:val="000C0AD9"/>
    <w:pPr>
      <w:ind w:right="1152"/>
    </w:pPr>
    <w:rPr>
      <w:sz w:val="20"/>
    </w:rPr>
  </w:style>
  <w:style w:type="paragraph" w:styleId="TOC4">
    <w:name w:val="toc 4"/>
    <w:basedOn w:val="Heading4"/>
    <w:next w:val="Normal"/>
    <w:autoRedefine/>
    <w:unhideWhenUsed/>
    <w:rsid w:val="000C0AD9"/>
    <w:pPr>
      <w:tabs>
        <w:tab w:val="right" w:leader="dot" w:pos="9360"/>
      </w:tabs>
      <w:spacing w:after="0"/>
      <w:ind w:left="720" w:right="432"/>
      <w:jc w:val="right"/>
      <w:outlineLvl w:val="9"/>
    </w:pPr>
    <w:rPr>
      <w:rFonts w:ascii="Times New Roman" w:hAnsi="Times New Roman"/>
      <w:b w:val="0"/>
      <w:bCs w:val="0"/>
      <w:i w:val="0"/>
      <w:sz w:val="20"/>
      <w:szCs w:val="20"/>
    </w:rPr>
  </w:style>
  <w:style w:type="paragraph" w:styleId="TOC5">
    <w:name w:val="toc 5"/>
    <w:basedOn w:val="TOC1"/>
    <w:next w:val="Normal"/>
    <w:autoRedefine/>
    <w:unhideWhenUsed/>
    <w:rsid w:val="000C0AD9"/>
    <w:pPr>
      <w:spacing w:before="0" w:after="0"/>
      <w:ind w:left="965"/>
      <w:jc w:val="left"/>
    </w:pPr>
    <w:rPr>
      <w:caps w:val="0"/>
    </w:rPr>
  </w:style>
  <w:style w:type="paragraph" w:styleId="TOC6">
    <w:name w:val="toc 6"/>
    <w:basedOn w:val="Normal"/>
    <w:next w:val="Normal"/>
    <w:autoRedefine/>
    <w:unhideWhenUsed/>
    <w:rsid w:val="000C0AD9"/>
    <w:pPr>
      <w:tabs>
        <w:tab w:val="right" w:leader="dot" w:pos="9350"/>
      </w:tabs>
      <w:spacing w:before="60" w:after="60"/>
      <w:jc w:val="left"/>
    </w:pPr>
    <w:rPr>
      <w:caps/>
      <w:sz w:val="20"/>
      <w:u w:val="single"/>
    </w:rPr>
  </w:style>
  <w:style w:type="paragraph" w:styleId="TOC7">
    <w:name w:val="toc 7"/>
    <w:basedOn w:val="Normal"/>
    <w:next w:val="Normal"/>
    <w:autoRedefine/>
    <w:unhideWhenUsed/>
    <w:rsid w:val="000C0AD9"/>
    <w:pPr>
      <w:spacing w:after="0"/>
      <w:ind w:left="1440"/>
      <w:jc w:val="left"/>
    </w:pPr>
  </w:style>
  <w:style w:type="paragraph" w:styleId="TOC8">
    <w:name w:val="toc 8"/>
    <w:basedOn w:val="Normal"/>
    <w:next w:val="Normal"/>
    <w:autoRedefine/>
    <w:unhideWhenUsed/>
    <w:rsid w:val="000C0AD9"/>
    <w:pPr>
      <w:spacing w:after="0"/>
      <w:ind w:left="1680"/>
      <w:jc w:val="left"/>
    </w:pPr>
  </w:style>
  <w:style w:type="paragraph" w:styleId="TOC9">
    <w:name w:val="toc 9"/>
    <w:basedOn w:val="Normal"/>
    <w:next w:val="Normal"/>
    <w:autoRedefine/>
    <w:unhideWhenUsed/>
    <w:rsid w:val="000C0AD9"/>
    <w:pPr>
      <w:spacing w:before="300" w:after="300"/>
    </w:pPr>
    <w:rPr>
      <w:caps/>
      <w:sz w:val="20"/>
    </w:rPr>
  </w:style>
  <w:style w:type="paragraph" w:customStyle="1" w:styleId="Equation">
    <w:name w:val="Equation"/>
    <w:basedOn w:val="Normal"/>
    <w:rsid w:val="000C0AD9"/>
    <w:pPr>
      <w:keepLines/>
      <w:suppressAutoHyphens/>
      <w:overflowPunct w:val="0"/>
      <w:autoSpaceDE w:val="0"/>
      <w:autoSpaceDN w:val="0"/>
      <w:adjustRightInd w:val="0"/>
      <w:textAlignment w:val="baseline"/>
    </w:pPr>
    <w:rPr>
      <w:sz w:val="20"/>
      <w:szCs w:val="20"/>
    </w:rPr>
  </w:style>
  <w:style w:type="paragraph" w:customStyle="1" w:styleId="Append-no">
    <w:name w:val="Append-no."/>
    <w:basedOn w:val="Caption"/>
    <w:next w:val="Normal"/>
    <w:rsid w:val="000C0AD9"/>
    <w:pPr>
      <w:pageBreakBefore/>
      <w:overflowPunct w:val="0"/>
      <w:autoSpaceDE w:val="0"/>
      <w:autoSpaceDN w:val="0"/>
      <w:adjustRightInd w:val="0"/>
      <w:textAlignment w:val="baseline"/>
    </w:pPr>
  </w:style>
  <w:style w:type="paragraph" w:customStyle="1" w:styleId="Append-title0">
    <w:name w:val="Append-title"/>
    <w:basedOn w:val="Normal"/>
    <w:rsid w:val="000C0AD9"/>
    <w:pPr>
      <w:keepNext/>
      <w:keepLines/>
      <w:pageBreakBefore/>
      <w:tabs>
        <w:tab w:val="right" w:pos="9360"/>
      </w:tabs>
      <w:suppressAutoHyphens/>
      <w:overflowPunct w:val="0"/>
      <w:autoSpaceDE w:val="0"/>
      <w:autoSpaceDN w:val="0"/>
      <w:adjustRightInd w:val="0"/>
      <w:ind w:firstLine="288"/>
      <w:textAlignment w:val="baseline"/>
    </w:pPr>
    <w:rPr>
      <w:b/>
      <w:sz w:val="22"/>
      <w:szCs w:val="20"/>
    </w:rPr>
  </w:style>
  <w:style w:type="paragraph" w:customStyle="1" w:styleId="Captiontitlenotbold">
    <w:name w:val="Caption title not bold"/>
    <w:basedOn w:val="Normal"/>
    <w:next w:val="Normal"/>
    <w:rsid w:val="000C0AD9"/>
    <w:pPr>
      <w:ind w:firstLine="288"/>
    </w:pPr>
    <w:rPr>
      <w:sz w:val="22"/>
      <w:szCs w:val="22"/>
    </w:rPr>
  </w:style>
  <w:style w:type="character" w:customStyle="1" w:styleId="CaptiontitleChar">
    <w:name w:val="Caption title Char"/>
    <w:basedOn w:val="DefaultParagraphFont"/>
    <w:link w:val="Captiontitle"/>
    <w:rsid w:val="000C0AD9"/>
    <w:rPr>
      <w:sz w:val="22"/>
      <w:szCs w:val="24"/>
    </w:rPr>
  </w:style>
  <w:style w:type="paragraph" w:customStyle="1" w:styleId="AppenidixHeading2">
    <w:name w:val="Appenidix Heading 2"/>
    <w:basedOn w:val="Normal"/>
    <w:next w:val="Normal"/>
    <w:rsid w:val="000C0AD9"/>
    <w:rPr>
      <w:rFonts w:ascii="Times New Roman Bold" w:hAnsi="Times New Roman Bold"/>
      <w:b/>
      <w:smallCaps/>
      <w:sz w:val="28"/>
    </w:rPr>
  </w:style>
  <w:style w:type="character" w:customStyle="1" w:styleId="Heading9Char">
    <w:name w:val="Heading 9 Char"/>
    <w:basedOn w:val="DefaultParagraphFont"/>
    <w:link w:val="Heading9"/>
    <w:rsid w:val="000C0AD9"/>
    <w:rPr>
      <w:rFonts w:ascii="Arial" w:hAnsi="Arial" w:cs="Arial"/>
      <w:sz w:val="22"/>
      <w:szCs w:val="22"/>
    </w:rPr>
  </w:style>
  <w:style w:type="paragraph" w:customStyle="1" w:styleId="SectionHeading">
    <w:name w:val="Section Heading"/>
    <w:basedOn w:val="Heading6"/>
    <w:next w:val="Heading1"/>
    <w:link w:val="SectionHeadingChar"/>
    <w:autoRedefine/>
    <w:rsid w:val="000C0AD9"/>
    <w:pPr>
      <w:pBdr>
        <w:bottom w:val="single" w:sz="4" w:space="1" w:color="auto"/>
      </w:pBdr>
      <w:spacing w:before="0" w:after="1080"/>
      <w:jc w:val="center"/>
    </w:pPr>
    <w:rPr>
      <w:rFonts w:ascii="Times New Roman Bold" w:hAnsi="Times New Roman Bold" w:cs="Arial"/>
      <w:b w:val="0"/>
      <w:caps/>
      <w:sz w:val="36"/>
    </w:rPr>
  </w:style>
  <w:style w:type="character" w:customStyle="1" w:styleId="SectionHeadingChar">
    <w:name w:val="Section Heading Char"/>
    <w:basedOn w:val="Heading9Char"/>
    <w:link w:val="SectionHeading"/>
    <w:rsid w:val="000C0AD9"/>
    <w:rPr>
      <w:rFonts w:ascii="Times New Roman Bold" w:hAnsi="Times New Roman Bold" w:cs="Arial"/>
      <w:bCs/>
      <w:caps/>
      <w:sz w:val="36"/>
      <w:szCs w:val="22"/>
    </w:rPr>
  </w:style>
  <w:style w:type="character" w:customStyle="1" w:styleId="Heading1Char">
    <w:name w:val="Heading 1 Char"/>
    <w:basedOn w:val="DefaultParagraphFont"/>
    <w:link w:val="Heading1"/>
    <w:rsid w:val="000C0AD9"/>
    <w:rPr>
      <w:rFonts w:ascii="Times New Roman Bold" w:hAnsi="Times New Roman Bold"/>
      <w:b/>
      <w:caps/>
      <w:sz w:val="32"/>
    </w:rPr>
  </w:style>
  <w:style w:type="paragraph" w:customStyle="1" w:styleId="OPPLANHEADING">
    <w:name w:val="OP PLAN HEADING"/>
    <w:basedOn w:val="Heading1"/>
    <w:next w:val="Normal"/>
    <w:rsid w:val="000C0AD9"/>
  </w:style>
  <w:style w:type="character" w:styleId="CommentReference">
    <w:name w:val="annotation reference"/>
    <w:basedOn w:val="DefaultParagraphFont"/>
    <w:unhideWhenUsed/>
    <w:rsid w:val="000C0AD9"/>
    <w:rPr>
      <w:sz w:val="16"/>
      <w:szCs w:val="16"/>
    </w:rPr>
  </w:style>
  <w:style w:type="paragraph" w:customStyle="1" w:styleId="tablerow0">
    <w:name w:val="table row"/>
    <w:basedOn w:val="Normal"/>
    <w:rsid w:val="000C0AD9"/>
    <w:pPr>
      <w:spacing w:before="20" w:after="0"/>
    </w:pPr>
    <w:rPr>
      <w:sz w:val="20"/>
    </w:rPr>
  </w:style>
  <w:style w:type="paragraph" w:styleId="PlainText">
    <w:name w:val="Plain Text"/>
    <w:basedOn w:val="Normal"/>
    <w:link w:val="PlainTextChar"/>
    <w:unhideWhenUsed/>
    <w:rsid w:val="000C0AD9"/>
    <w:rPr>
      <w:rFonts w:ascii="Courier New" w:hAnsi="Courier New" w:cs="Courier New"/>
      <w:sz w:val="20"/>
      <w:szCs w:val="20"/>
    </w:rPr>
  </w:style>
  <w:style w:type="paragraph" w:customStyle="1" w:styleId="ref-Cited">
    <w:name w:val="ref-Cited"/>
    <w:basedOn w:val="Normal"/>
    <w:rsid w:val="000C0AD9"/>
    <w:pPr>
      <w:keepLines/>
      <w:suppressAutoHyphens/>
      <w:ind w:left="288" w:hanging="288"/>
    </w:pPr>
    <w:rPr>
      <w:sz w:val="20"/>
      <w:szCs w:val="20"/>
    </w:rPr>
  </w:style>
  <w:style w:type="paragraph" w:customStyle="1" w:styleId="RefCited">
    <w:name w:val="Ref Cited"/>
    <w:rsid w:val="000C0AD9"/>
    <w:pPr>
      <w:keepLines/>
      <w:widowControl w:val="0"/>
      <w:spacing w:line="240" w:lineRule="exact"/>
      <w:ind w:left="720" w:hanging="720"/>
      <w:jc w:val="both"/>
    </w:pPr>
  </w:style>
  <w:style w:type="paragraph" w:styleId="CommentText">
    <w:name w:val="annotation text"/>
    <w:basedOn w:val="Normal"/>
    <w:link w:val="CommentTextChar"/>
    <w:unhideWhenUsed/>
    <w:rsid w:val="000C0AD9"/>
    <w:rPr>
      <w:sz w:val="20"/>
      <w:szCs w:val="20"/>
    </w:rPr>
  </w:style>
  <w:style w:type="paragraph" w:styleId="FootnoteText">
    <w:name w:val="footnote text"/>
    <w:basedOn w:val="Normal"/>
    <w:link w:val="FootnoteTextChar"/>
    <w:unhideWhenUsed/>
    <w:rsid w:val="000C0AD9"/>
    <w:pPr>
      <w:tabs>
        <w:tab w:val="left" w:pos="216"/>
      </w:tabs>
      <w:spacing w:before="20" w:after="20"/>
      <w:ind w:left="216" w:hanging="216"/>
    </w:pPr>
    <w:rPr>
      <w:sz w:val="16"/>
      <w:szCs w:val="16"/>
    </w:rPr>
  </w:style>
  <w:style w:type="paragraph" w:customStyle="1" w:styleId="Bullet1">
    <w:name w:val="Bullet 1"/>
    <w:basedOn w:val="Normal"/>
    <w:rsid w:val="000C0AD9"/>
    <w:pPr>
      <w:ind w:left="288" w:hanging="288"/>
    </w:pPr>
  </w:style>
  <w:style w:type="paragraph" w:customStyle="1" w:styleId="Bullet2">
    <w:name w:val="Bullet 2"/>
    <w:basedOn w:val="Normal"/>
    <w:rsid w:val="000C0AD9"/>
    <w:pPr>
      <w:ind w:left="648" w:hanging="288"/>
    </w:pPr>
  </w:style>
  <w:style w:type="character" w:styleId="EndnoteReference">
    <w:name w:val="endnote reference"/>
    <w:basedOn w:val="DefaultParagraphFont"/>
    <w:semiHidden/>
    <w:unhideWhenUsed/>
    <w:rsid w:val="000C0AD9"/>
    <w:rPr>
      <w:vertAlign w:val="superscript"/>
    </w:rPr>
  </w:style>
  <w:style w:type="paragraph" w:styleId="Index1">
    <w:name w:val="index 1"/>
    <w:basedOn w:val="Normal"/>
    <w:next w:val="Normal"/>
    <w:autoRedefine/>
    <w:semiHidden/>
    <w:unhideWhenUsed/>
    <w:rsid w:val="000C0AD9"/>
    <w:pPr>
      <w:tabs>
        <w:tab w:val="right" w:pos="4320"/>
      </w:tabs>
      <w:spacing w:after="0"/>
      <w:ind w:left="240" w:hanging="240"/>
      <w:jc w:val="left"/>
    </w:pPr>
    <w:rPr>
      <w:sz w:val="18"/>
      <w:szCs w:val="18"/>
    </w:rPr>
  </w:style>
  <w:style w:type="paragraph" w:styleId="Index2">
    <w:name w:val="index 2"/>
    <w:basedOn w:val="Normal"/>
    <w:next w:val="Normal"/>
    <w:autoRedefine/>
    <w:semiHidden/>
    <w:unhideWhenUsed/>
    <w:rsid w:val="000C0AD9"/>
    <w:pPr>
      <w:tabs>
        <w:tab w:val="right" w:pos="4320"/>
      </w:tabs>
      <w:spacing w:after="0"/>
      <w:ind w:left="480" w:hanging="240"/>
      <w:jc w:val="left"/>
    </w:pPr>
    <w:rPr>
      <w:sz w:val="18"/>
      <w:szCs w:val="18"/>
    </w:rPr>
  </w:style>
  <w:style w:type="paragraph" w:styleId="Index3">
    <w:name w:val="index 3"/>
    <w:basedOn w:val="Normal"/>
    <w:next w:val="Normal"/>
    <w:autoRedefine/>
    <w:semiHidden/>
    <w:unhideWhenUsed/>
    <w:rsid w:val="000C0AD9"/>
    <w:pPr>
      <w:tabs>
        <w:tab w:val="right" w:pos="4320"/>
      </w:tabs>
      <w:spacing w:after="0"/>
      <w:ind w:left="720" w:hanging="240"/>
      <w:jc w:val="left"/>
    </w:pPr>
    <w:rPr>
      <w:sz w:val="18"/>
      <w:szCs w:val="18"/>
    </w:rPr>
  </w:style>
  <w:style w:type="paragraph" w:styleId="Index4">
    <w:name w:val="index 4"/>
    <w:basedOn w:val="Normal"/>
    <w:next w:val="Normal"/>
    <w:autoRedefine/>
    <w:semiHidden/>
    <w:unhideWhenUsed/>
    <w:rsid w:val="000C0AD9"/>
    <w:pPr>
      <w:tabs>
        <w:tab w:val="right" w:pos="4320"/>
      </w:tabs>
      <w:spacing w:after="0"/>
      <w:ind w:left="960" w:hanging="240"/>
      <w:jc w:val="left"/>
    </w:pPr>
    <w:rPr>
      <w:sz w:val="18"/>
      <w:szCs w:val="18"/>
    </w:rPr>
  </w:style>
  <w:style w:type="paragraph" w:styleId="IndexHeading">
    <w:name w:val="index heading"/>
    <w:basedOn w:val="Normal"/>
    <w:next w:val="Index1"/>
    <w:semiHidden/>
    <w:unhideWhenUsed/>
    <w:rsid w:val="000C0AD9"/>
    <w:pPr>
      <w:spacing w:before="240"/>
      <w:jc w:val="center"/>
    </w:pPr>
    <w:rPr>
      <w:b/>
      <w:bCs/>
      <w:sz w:val="26"/>
      <w:szCs w:val="26"/>
    </w:rPr>
  </w:style>
  <w:style w:type="paragraph" w:customStyle="1" w:styleId="List-Header">
    <w:name w:val="List-Header"/>
    <w:basedOn w:val="Normal"/>
    <w:next w:val="List-Page"/>
    <w:rsid w:val="000C0AD9"/>
    <w:pPr>
      <w:spacing w:after="0"/>
      <w:jc w:val="center"/>
    </w:pPr>
    <w:rPr>
      <w:b/>
      <w:bCs/>
      <w:sz w:val="32"/>
      <w:szCs w:val="32"/>
    </w:rPr>
  </w:style>
  <w:style w:type="paragraph" w:customStyle="1" w:styleId="Normal-KeepLine">
    <w:name w:val="Normal-Keep Line"/>
    <w:basedOn w:val="Normal"/>
    <w:rsid w:val="000C0AD9"/>
    <w:pPr>
      <w:keepLines/>
    </w:pPr>
  </w:style>
  <w:style w:type="paragraph" w:customStyle="1" w:styleId="Normal-KeepNext">
    <w:name w:val="Normal-Keep Next"/>
    <w:basedOn w:val="Normal"/>
    <w:rsid w:val="000C0AD9"/>
    <w:pPr>
      <w:keepNext/>
      <w:keepLines/>
    </w:pPr>
  </w:style>
  <w:style w:type="paragraph" w:styleId="TableofAuthorities">
    <w:name w:val="table of authorities"/>
    <w:basedOn w:val="Normal"/>
    <w:semiHidden/>
    <w:unhideWhenUsed/>
    <w:rsid w:val="000C0AD9"/>
    <w:pPr>
      <w:keepLines/>
      <w:ind w:left="288" w:hanging="288"/>
    </w:pPr>
    <w:rPr>
      <w:sz w:val="20"/>
      <w:szCs w:val="20"/>
    </w:rPr>
  </w:style>
  <w:style w:type="paragraph" w:styleId="TOAHeading">
    <w:name w:val="toa heading"/>
    <w:basedOn w:val="Heading1"/>
    <w:next w:val="Normal"/>
    <w:semiHidden/>
    <w:unhideWhenUsed/>
    <w:rsid w:val="000C0AD9"/>
    <w:pPr>
      <w:tabs>
        <w:tab w:val="right" w:leader="dot" w:pos="4464"/>
      </w:tabs>
      <w:outlineLvl w:val="9"/>
    </w:pPr>
  </w:style>
  <w:style w:type="paragraph" w:customStyle="1" w:styleId="StyleTableofFiguresLeft046Firstline0">
    <w:name w:val="Style Table of Figures + Left:  0.46&quot; First line:  0&quot;"/>
    <w:basedOn w:val="TableofFigures"/>
    <w:rsid w:val="000C0AD9"/>
    <w:pPr>
      <w:ind w:left="666" w:firstLine="0"/>
    </w:pPr>
  </w:style>
  <w:style w:type="paragraph" w:styleId="BlockText">
    <w:name w:val="Block Text"/>
    <w:basedOn w:val="Normal"/>
    <w:unhideWhenUsed/>
    <w:rsid w:val="000C0AD9"/>
    <w:pPr>
      <w:ind w:left="432" w:right="432"/>
    </w:pPr>
  </w:style>
  <w:style w:type="paragraph" w:styleId="CommentSubject">
    <w:name w:val="annotation subject"/>
    <w:basedOn w:val="CommentText"/>
    <w:next w:val="CommentText"/>
    <w:link w:val="CommentSubjectChar"/>
    <w:unhideWhenUsed/>
    <w:rsid w:val="000C0AD9"/>
    <w:rPr>
      <w:b/>
      <w:bCs/>
    </w:rPr>
  </w:style>
  <w:style w:type="paragraph" w:customStyle="1" w:styleId="Normal-15">
    <w:name w:val="Normal-1.5"/>
    <w:basedOn w:val="Normal"/>
    <w:next w:val="Normal"/>
    <w:rsid w:val="000C0AD9"/>
    <w:pPr>
      <w:suppressAutoHyphens/>
      <w:spacing w:line="360" w:lineRule="auto"/>
    </w:pPr>
    <w:rPr>
      <w:szCs w:val="20"/>
    </w:rPr>
  </w:style>
  <w:style w:type="paragraph" w:customStyle="1" w:styleId="Default">
    <w:name w:val="Default"/>
    <w:rsid w:val="000C0AD9"/>
    <w:pPr>
      <w:autoSpaceDE w:val="0"/>
      <w:autoSpaceDN w:val="0"/>
      <w:adjustRightInd w:val="0"/>
    </w:pPr>
    <w:rPr>
      <w:rFonts w:ascii="FFBFON+TimesNewRoman,Italic" w:hAnsi="FFBFON+TimesNewRoman,Italic"/>
      <w:color w:val="000000"/>
      <w:sz w:val="24"/>
      <w:szCs w:val="24"/>
    </w:rPr>
  </w:style>
  <w:style w:type="table" w:styleId="TableGrid">
    <w:name w:val="Table Grid"/>
    <w:basedOn w:val="TableNormal"/>
    <w:rsid w:val="000C0AD9"/>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pPlanCovertitle">
    <w:name w:val="Op Plan Cover title"/>
    <w:basedOn w:val="Cover-PublSeries"/>
    <w:rsid w:val="000C0AD9"/>
    <w:pPr>
      <w:pBdr>
        <w:bottom w:val="none" w:sz="0" w:space="0" w:color="auto"/>
      </w:pBdr>
      <w:jc w:val="center"/>
    </w:pPr>
  </w:style>
  <w:style w:type="paragraph" w:customStyle="1" w:styleId="OpPlanprojecttitle">
    <w:name w:val="Op Plan project title"/>
    <w:basedOn w:val="TitlePg-Title"/>
    <w:next w:val="Normal"/>
    <w:rsid w:val="000C0AD9"/>
    <w:pPr>
      <w:spacing w:before="240"/>
    </w:pPr>
  </w:style>
  <w:style w:type="paragraph" w:customStyle="1" w:styleId="Opplanpersonnel">
    <w:name w:val="Op plan personnel"/>
    <w:basedOn w:val="Normal"/>
    <w:rsid w:val="000C0AD9"/>
    <w:pPr>
      <w:ind w:left="720"/>
    </w:pPr>
    <w:rPr>
      <w:rFonts w:ascii="Times New Roman Bold" w:hAnsi="Times New Roman Bold"/>
      <w:b/>
    </w:rPr>
  </w:style>
  <w:style w:type="paragraph" w:customStyle="1" w:styleId="FootnoteReference1">
    <w:name w:val="Footnote Reference1"/>
    <w:basedOn w:val="Table-Footnote"/>
    <w:rsid w:val="000C0AD9"/>
    <w:rPr>
      <w:vertAlign w:val="superscript"/>
    </w:rPr>
  </w:style>
  <w:style w:type="character" w:customStyle="1" w:styleId="OEOPg-OEOChar">
    <w:name w:val="OEO Pg-OEO Char"/>
    <w:basedOn w:val="DefaultParagraphFont"/>
    <w:link w:val="OEOPg-OEO"/>
    <w:rsid w:val="000C0AD9"/>
  </w:style>
  <w:style w:type="character" w:customStyle="1" w:styleId="CaptionChar">
    <w:name w:val="Caption Char"/>
    <w:basedOn w:val="DefaultParagraphFont"/>
    <w:link w:val="Caption"/>
    <w:rsid w:val="000C0AD9"/>
    <w:rPr>
      <w:sz w:val="22"/>
    </w:rPr>
  </w:style>
  <w:style w:type="character" w:customStyle="1" w:styleId="CaptiontitleChar1">
    <w:name w:val="Caption title Char1"/>
    <w:basedOn w:val="CaptionChar"/>
    <w:rsid w:val="000C0AD9"/>
    <w:rPr>
      <w:rFonts w:ascii="Times New Roman Bold" w:hAnsi="Times New Roman Bold"/>
      <w:b/>
      <w:bCs/>
      <w:sz w:val="22"/>
    </w:rPr>
  </w:style>
  <w:style w:type="paragraph" w:customStyle="1" w:styleId="Caption-Title">
    <w:name w:val="Caption-Title"/>
    <w:next w:val="Normal"/>
    <w:link w:val="Caption-TitleChar"/>
    <w:rsid w:val="000C0AD9"/>
    <w:pPr>
      <w:keepNext/>
      <w:keepLines/>
      <w:spacing w:after="180"/>
    </w:pPr>
  </w:style>
  <w:style w:type="character" w:customStyle="1" w:styleId="Caption-TitleChar">
    <w:name w:val="Caption-Title Char"/>
    <w:basedOn w:val="DefaultParagraphFont"/>
    <w:link w:val="Caption-Title"/>
    <w:rsid w:val="000C0AD9"/>
  </w:style>
  <w:style w:type="paragraph" w:customStyle="1" w:styleId="Heading1chapter1">
    <w:name w:val="Heading 1 chapter 1"/>
    <w:basedOn w:val="Heading1"/>
    <w:next w:val="Normal"/>
    <w:rsid w:val="00F4362F"/>
  </w:style>
  <w:style w:type="paragraph" w:customStyle="1" w:styleId="Heading1chapter2">
    <w:name w:val="Heading 1 chapter 2"/>
    <w:basedOn w:val="Heading1"/>
    <w:rsid w:val="00F4362F"/>
  </w:style>
  <w:style w:type="paragraph" w:customStyle="1" w:styleId="heading1chapter3">
    <w:name w:val="heading 1 chapter 3"/>
    <w:basedOn w:val="Heading1"/>
    <w:rsid w:val="00F4362F"/>
  </w:style>
  <w:style w:type="paragraph" w:customStyle="1" w:styleId="heading2chapter1">
    <w:name w:val="heading 2 chapter 1"/>
    <w:basedOn w:val="Heading2"/>
    <w:rsid w:val="00F4362F"/>
  </w:style>
  <w:style w:type="paragraph" w:customStyle="1" w:styleId="Heading2Chapter2">
    <w:name w:val="Heading 2 Chapter 2"/>
    <w:basedOn w:val="Heading2"/>
    <w:rsid w:val="00F4362F"/>
  </w:style>
  <w:style w:type="paragraph" w:customStyle="1" w:styleId="Heading2Chapter3">
    <w:name w:val="Heading 2 Chapter 3"/>
    <w:basedOn w:val="Heading2"/>
    <w:rsid w:val="00F4362F"/>
  </w:style>
  <w:style w:type="paragraph" w:customStyle="1" w:styleId="Heading3Chapter1">
    <w:name w:val="Heading 3 Chapter 1"/>
    <w:basedOn w:val="Heading3"/>
    <w:rsid w:val="00F4362F"/>
  </w:style>
  <w:style w:type="paragraph" w:customStyle="1" w:styleId="Heading3Chapter2">
    <w:name w:val="Heading 3 Chapter 2"/>
    <w:basedOn w:val="Heading3"/>
    <w:rsid w:val="00F4362F"/>
  </w:style>
  <w:style w:type="paragraph" w:customStyle="1" w:styleId="Heading3Chapter3">
    <w:name w:val="Heading 3 Chapter 3"/>
    <w:basedOn w:val="Heading3"/>
    <w:rsid w:val="00F4362F"/>
  </w:style>
  <w:style w:type="paragraph" w:customStyle="1" w:styleId="AppendCoverChapter1">
    <w:name w:val="Append Cover Chapter 1"/>
    <w:basedOn w:val="Append-Cover"/>
    <w:rsid w:val="00F4362F"/>
  </w:style>
  <w:style w:type="paragraph" w:customStyle="1" w:styleId="AppendCoverChapter2">
    <w:name w:val="Append Cover Chapter 2"/>
    <w:basedOn w:val="Append-Cover"/>
    <w:rsid w:val="00F4362F"/>
  </w:style>
  <w:style w:type="paragraph" w:customStyle="1" w:styleId="AppendCoverChapter3">
    <w:name w:val="Append Cover Chapter 3"/>
    <w:basedOn w:val="Append-Cover"/>
    <w:rsid w:val="00F4362F"/>
  </w:style>
  <w:style w:type="paragraph" w:customStyle="1" w:styleId="Heading4Chapter1">
    <w:name w:val="Heading 4 Chapter 1"/>
    <w:basedOn w:val="Heading4"/>
    <w:rsid w:val="00F4362F"/>
  </w:style>
  <w:style w:type="paragraph" w:customStyle="1" w:styleId="Heading4chapter3">
    <w:name w:val="Heading 4 chapter 3"/>
    <w:basedOn w:val="Heading4"/>
    <w:rsid w:val="00F4362F"/>
  </w:style>
  <w:style w:type="paragraph" w:customStyle="1" w:styleId="Heading4Chapter2">
    <w:name w:val="Heading 4 Chapter 2"/>
    <w:basedOn w:val="Heading4"/>
    <w:rsid w:val="00F4362F"/>
  </w:style>
  <w:style w:type="character" w:customStyle="1" w:styleId="FooterChar">
    <w:name w:val="Footer Char"/>
    <w:basedOn w:val="DefaultParagraphFont"/>
    <w:link w:val="Footer"/>
    <w:rsid w:val="0028141E"/>
    <w:rPr>
      <w:sz w:val="24"/>
    </w:rPr>
  </w:style>
  <w:style w:type="character" w:customStyle="1" w:styleId="HeaderChar">
    <w:name w:val="Header Char"/>
    <w:basedOn w:val="DefaultParagraphFont"/>
    <w:link w:val="Header"/>
    <w:rsid w:val="0028141E"/>
    <w:rPr>
      <w:sz w:val="24"/>
    </w:rPr>
  </w:style>
  <w:style w:type="character" w:customStyle="1" w:styleId="TitleChar">
    <w:name w:val="Title Char"/>
    <w:basedOn w:val="DefaultParagraphFont"/>
    <w:link w:val="Title"/>
    <w:rsid w:val="0028141E"/>
    <w:rPr>
      <w:b/>
    </w:rPr>
  </w:style>
  <w:style w:type="paragraph" w:styleId="BodyTextIndent">
    <w:name w:val="Body Text Indent"/>
    <w:basedOn w:val="Normal"/>
    <w:link w:val="BodyTextIndentChar"/>
    <w:unhideWhenUsed/>
    <w:rsid w:val="000C0AD9"/>
    <w:pPr>
      <w:ind w:left="360"/>
    </w:pPr>
  </w:style>
  <w:style w:type="character" w:customStyle="1" w:styleId="BodyTextIndentChar">
    <w:name w:val="Body Text Indent Char"/>
    <w:basedOn w:val="DefaultParagraphFont"/>
    <w:link w:val="BodyTextIndent"/>
    <w:rsid w:val="000C0AD9"/>
    <w:rPr>
      <w:sz w:val="24"/>
      <w:szCs w:val="24"/>
    </w:rPr>
  </w:style>
  <w:style w:type="paragraph" w:styleId="Subtitle">
    <w:name w:val="Subtitle"/>
    <w:basedOn w:val="Normal"/>
    <w:link w:val="SubtitleChar"/>
    <w:unhideWhenUsed/>
    <w:qFormat/>
    <w:rsid w:val="000C0AD9"/>
    <w:pPr>
      <w:tabs>
        <w:tab w:val="center" w:pos="4896"/>
      </w:tabs>
      <w:suppressAutoHyphens/>
      <w:spacing w:after="0"/>
      <w:jc w:val="left"/>
    </w:pPr>
    <w:rPr>
      <w:b/>
      <w:bCs/>
      <w:i/>
      <w:iCs/>
      <w:spacing w:val="-3"/>
      <w:szCs w:val="20"/>
    </w:rPr>
  </w:style>
  <w:style w:type="character" w:customStyle="1" w:styleId="SubtitleChar">
    <w:name w:val="Subtitle Char"/>
    <w:basedOn w:val="DefaultParagraphFont"/>
    <w:link w:val="Subtitle"/>
    <w:rsid w:val="000C0AD9"/>
    <w:rPr>
      <w:b/>
      <w:bCs/>
      <w:i/>
      <w:iCs/>
      <w:spacing w:val="-3"/>
      <w:sz w:val="24"/>
    </w:rPr>
  </w:style>
  <w:style w:type="paragraph" w:styleId="BodyTextIndent2">
    <w:name w:val="Body Text Indent 2"/>
    <w:basedOn w:val="Normal"/>
    <w:link w:val="BodyTextIndent2Char"/>
    <w:unhideWhenUsed/>
    <w:rsid w:val="000C0AD9"/>
    <w:pPr>
      <w:spacing w:line="480" w:lineRule="auto"/>
      <w:ind w:left="360"/>
    </w:pPr>
  </w:style>
  <w:style w:type="character" w:customStyle="1" w:styleId="BodyTextIndent2Char">
    <w:name w:val="Body Text Indent 2 Char"/>
    <w:basedOn w:val="DefaultParagraphFont"/>
    <w:link w:val="BodyTextIndent2"/>
    <w:rsid w:val="000C0AD9"/>
    <w:rPr>
      <w:sz w:val="24"/>
      <w:szCs w:val="24"/>
    </w:rPr>
  </w:style>
  <w:style w:type="paragraph" w:styleId="BodyTextIndent3">
    <w:name w:val="Body Text Indent 3"/>
    <w:basedOn w:val="Normal"/>
    <w:link w:val="BodyTextIndent3Char"/>
    <w:unhideWhenUsed/>
    <w:rsid w:val="000C0AD9"/>
    <w:pPr>
      <w:ind w:left="360"/>
    </w:pPr>
    <w:rPr>
      <w:sz w:val="16"/>
      <w:szCs w:val="16"/>
    </w:rPr>
  </w:style>
  <w:style w:type="character" w:customStyle="1" w:styleId="BodyTextIndent3Char">
    <w:name w:val="Body Text Indent 3 Char"/>
    <w:basedOn w:val="DefaultParagraphFont"/>
    <w:link w:val="BodyTextIndent3"/>
    <w:rsid w:val="000C0AD9"/>
    <w:rPr>
      <w:sz w:val="16"/>
      <w:szCs w:val="16"/>
    </w:rPr>
  </w:style>
  <w:style w:type="character" w:styleId="Strong">
    <w:name w:val="Strong"/>
    <w:basedOn w:val="DefaultParagraphFont"/>
    <w:unhideWhenUsed/>
    <w:qFormat/>
    <w:rsid w:val="000C0AD9"/>
    <w:rPr>
      <w:b/>
      <w:bCs/>
    </w:rPr>
  </w:style>
  <w:style w:type="paragraph" w:styleId="NormalWeb">
    <w:name w:val="Normal (Web)"/>
    <w:basedOn w:val="Normal"/>
    <w:unhideWhenUsed/>
    <w:rsid w:val="000C0AD9"/>
    <w:pPr>
      <w:spacing w:before="100" w:beforeAutospacing="1" w:after="100" w:afterAutospacing="1"/>
      <w:jc w:val="left"/>
    </w:pPr>
    <w:rPr>
      <w:rFonts w:ascii="Arial Unicode MS" w:eastAsia="Arial Unicode MS" w:hAnsi="Arial Unicode MS" w:cs="Arial Unicode MS"/>
    </w:rPr>
  </w:style>
  <w:style w:type="paragraph" w:styleId="BalloonText">
    <w:name w:val="Balloon Text"/>
    <w:basedOn w:val="Normal"/>
    <w:link w:val="BalloonTextChar"/>
    <w:unhideWhenUsed/>
    <w:rsid w:val="000C0AD9"/>
    <w:rPr>
      <w:rFonts w:ascii="Tahoma" w:hAnsi="Tahoma" w:cs="Tahoma"/>
      <w:sz w:val="16"/>
      <w:szCs w:val="16"/>
    </w:rPr>
  </w:style>
  <w:style w:type="character" w:customStyle="1" w:styleId="BalloonTextChar">
    <w:name w:val="Balloon Text Char"/>
    <w:basedOn w:val="DefaultParagraphFont"/>
    <w:link w:val="BalloonText"/>
    <w:rsid w:val="000C0AD9"/>
    <w:rPr>
      <w:rFonts w:ascii="Tahoma" w:hAnsi="Tahoma" w:cs="Tahoma"/>
      <w:sz w:val="16"/>
      <w:szCs w:val="16"/>
    </w:rPr>
  </w:style>
  <w:style w:type="paragraph" w:customStyle="1" w:styleId="TOCtitle">
    <w:name w:val="TOC title"/>
    <w:basedOn w:val="Normal"/>
    <w:next w:val="Normal"/>
    <w:rsid w:val="000C0AD9"/>
    <w:pPr>
      <w:spacing w:after="360"/>
      <w:jc w:val="center"/>
    </w:pPr>
    <w:rPr>
      <w:b/>
      <w:caps/>
      <w:szCs w:val="20"/>
      <w:lang w:val="en-GB"/>
    </w:rPr>
  </w:style>
  <w:style w:type="paragraph" w:customStyle="1" w:styleId="Byline">
    <w:name w:val="Byline"/>
    <w:basedOn w:val="BodyText"/>
    <w:rsid w:val="000C0AD9"/>
    <w:pPr>
      <w:widowControl w:val="0"/>
      <w:tabs>
        <w:tab w:val="left" w:pos="-720"/>
        <w:tab w:val="left" w:pos="2160"/>
        <w:tab w:val="right" w:pos="6750"/>
      </w:tabs>
      <w:suppressAutoHyphens/>
      <w:spacing w:after="0"/>
    </w:pPr>
    <w:rPr>
      <w:spacing w:val="-3"/>
      <w:sz w:val="24"/>
      <w:szCs w:val="20"/>
    </w:rPr>
  </w:style>
  <w:style w:type="paragraph" w:customStyle="1" w:styleId="Indent2">
    <w:name w:val="Indent 2"/>
    <w:basedOn w:val="Normal"/>
    <w:rsid w:val="000C0AD9"/>
    <w:pPr>
      <w:spacing w:after="0"/>
      <w:ind w:left="720"/>
    </w:pPr>
    <w:rPr>
      <w:szCs w:val="20"/>
      <w:lang w:val="en-GB"/>
    </w:rPr>
  </w:style>
  <w:style w:type="paragraph" w:customStyle="1" w:styleId="Indent3">
    <w:name w:val="Indent 3"/>
    <w:basedOn w:val="Indent2"/>
    <w:rsid w:val="000C0AD9"/>
    <w:pPr>
      <w:ind w:left="1440"/>
    </w:pPr>
  </w:style>
  <w:style w:type="character" w:customStyle="1" w:styleId="Lanastyle">
    <w:name w:val="Lana style"/>
    <w:basedOn w:val="DefaultParagraphFont"/>
    <w:rsid w:val="000C0AD9"/>
    <w:rPr>
      <w:rFonts w:ascii="Tahoma" w:hAnsi="Tahoma"/>
      <w:color w:val="auto"/>
      <w:sz w:val="24"/>
    </w:rPr>
  </w:style>
  <w:style w:type="paragraph" w:customStyle="1" w:styleId="Level1">
    <w:name w:val="Level 1"/>
    <w:basedOn w:val="Normal"/>
    <w:rsid w:val="000C0AD9"/>
    <w:pPr>
      <w:widowControl w:val="0"/>
      <w:spacing w:after="0"/>
      <w:jc w:val="left"/>
    </w:pPr>
    <w:rPr>
      <w:szCs w:val="20"/>
    </w:rPr>
  </w:style>
  <w:style w:type="paragraph" w:customStyle="1" w:styleId="xl30">
    <w:name w:val="xl30"/>
    <w:basedOn w:val="Normal"/>
    <w:rsid w:val="000C0AD9"/>
    <w:pPr>
      <w:spacing w:before="100" w:beforeAutospacing="1" w:after="100" w:afterAutospacing="1"/>
      <w:jc w:val="left"/>
    </w:pPr>
    <w:rPr>
      <w:rFonts w:ascii="Arial Unicode MS" w:eastAsia="Arial Unicode MS" w:hAnsi="Arial Unicode MS" w:cs="Arial Unicode MS"/>
    </w:rPr>
  </w:style>
  <w:style w:type="paragraph" w:customStyle="1" w:styleId="xl24">
    <w:name w:val="xl24"/>
    <w:basedOn w:val="Normal"/>
    <w:semiHidden/>
    <w:unhideWhenUsed/>
    <w:rsid w:val="000C0AD9"/>
    <w:pPr>
      <w:spacing w:before="100" w:beforeAutospacing="1" w:after="100" w:afterAutospacing="1"/>
      <w:jc w:val="left"/>
    </w:pPr>
    <w:rPr>
      <w:rFonts w:eastAsia="Arial Unicode MS"/>
      <w:sz w:val="22"/>
      <w:szCs w:val="22"/>
    </w:rPr>
  </w:style>
  <w:style w:type="paragraph" w:customStyle="1" w:styleId="xl25">
    <w:name w:val="xl25"/>
    <w:basedOn w:val="Normal"/>
    <w:rsid w:val="000C0AD9"/>
    <w:pPr>
      <w:spacing w:before="100" w:beforeAutospacing="1" w:after="100" w:afterAutospacing="1"/>
      <w:jc w:val="center"/>
    </w:pPr>
    <w:rPr>
      <w:rFonts w:eastAsia="Arial Unicode MS"/>
      <w:sz w:val="22"/>
      <w:szCs w:val="22"/>
    </w:rPr>
  </w:style>
  <w:style w:type="paragraph" w:customStyle="1" w:styleId="xl26">
    <w:name w:val="xl26"/>
    <w:basedOn w:val="Normal"/>
    <w:rsid w:val="000C0AD9"/>
    <w:pPr>
      <w:pBdr>
        <w:bottom w:val="single" w:sz="4" w:space="0" w:color="auto"/>
      </w:pBdr>
      <w:spacing w:before="100" w:beforeAutospacing="1" w:after="100" w:afterAutospacing="1"/>
      <w:jc w:val="center"/>
    </w:pPr>
    <w:rPr>
      <w:rFonts w:eastAsia="Arial Unicode MS"/>
      <w:sz w:val="22"/>
      <w:szCs w:val="22"/>
    </w:rPr>
  </w:style>
  <w:style w:type="paragraph" w:customStyle="1" w:styleId="xl27">
    <w:name w:val="xl27"/>
    <w:basedOn w:val="Normal"/>
    <w:rsid w:val="000C0AD9"/>
    <w:pPr>
      <w:spacing w:before="100" w:beforeAutospacing="1" w:after="100" w:afterAutospacing="1"/>
      <w:jc w:val="center"/>
    </w:pPr>
    <w:rPr>
      <w:rFonts w:eastAsia="Arial Unicode MS"/>
      <w:sz w:val="22"/>
      <w:szCs w:val="22"/>
    </w:rPr>
  </w:style>
  <w:style w:type="paragraph" w:customStyle="1" w:styleId="xl28">
    <w:name w:val="xl28"/>
    <w:basedOn w:val="Normal"/>
    <w:rsid w:val="000C0AD9"/>
    <w:pPr>
      <w:pBdr>
        <w:bottom w:val="single" w:sz="4" w:space="0" w:color="auto"/>
      </w:pBdr>
      <w:spacing w:before="100" w:beforeAutospacing="1" w:after="100" w:afterAutospacing="1"/>
      <w:jc w:val="center"/>
    </w:pPr>
    <w:rPr>
      <w:rFonts w:eastAsia="Arial Unicode MS"/>
      <w:sz w:val="22"/>
      <w:szCs w:val="22"/>
    </w:rPr>
  </w:style>
  <w:style w:type="paragraph" w:customStyle="1" w:styleId="xl29">
    <w:name w:val="xl29"/>
    <w:basedOn w:val="Normal"/>
    <w:rsid w:val="000C0AD9"/>
    <w:pPr>
      <w:spacing w:before="100" w:beforeAutospacing="1" w:after="100" w:afterAutospacing="1"/>
      <w:jc w:val="left"/>
    </w:pPr>
    <w:rPr>
      <w:rFonts w:eastAsia="Arial Unicode MS"/>
      <w:sz w:val="22"/>
      <w:szCs w:val="22"/>
    </w:rPr>
  </w:style>
  <w:style w:type="paragraph" w:customStyle="1" w:styleId="xl31">
    <w:name w:val="xl31"/>
    <w:basedOn w:val="Normal"/>
    <w:rsid w:val="000C0AD9"/>
    <w:pPr>
      <w:spacing w:before="100" w:beforeAutospacing="1" w:after="100" w:afterAutospacing="1"/>
      <w:jc w:val="left"/>
    </w:pPr>
    <w:rPr>
      <w:rFonts w:ascii="Arial Unicode MS" w:eastAsia="Arial Unicode MS" w:hAnsi="Arial Unicode MS" w:cs="Arial Unicode MS"/>
    </w:rPr>
  </w:style>
  <w:style w:type="paragraph" w:customStyle="1" w:styleId="SECTIONHD">
    <w:name w:val="SECTION HD"/>
    <w:rsid w:val="000C0AD9"/>
    <w:pPr>
      <w:spacing w:after="360" w:line="480" w:lineRule="exact"/>
      <w:jc w:val="center"/>
    </w:pPr>
    <w:rPr>
      <w:rFonts w:ascii="Bookman" w:hAnsi="Bookman"/>
      <w:b/>
      <w:sz w:val="28"/>
    </w:rPr>
  </w:style>
  <w:style w:type="paragraph" w:customStyle="1" w:styleId="level10">
    <w:name w:val="_level1"/>
    <w:basedOn w:val="Normal"/>
    <w:semiHidden/>
    <w:unhideWhenUsed/>
    <w:rsid w:val="000C0AD9"/>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spacing w:after="0"/>
      <w:ind w:left="282" w:hanging="282"/>
      <w:jc w:val="left"/>
    </w:pPr>
    <w:rPr>
      <w:sz w:val="20"/>
    </w:rPr>
  </w:style>
  <w:style w:type="paragraph" w:customStyle="1" w:styleId="Technical4">
    <w:name w:val="Technical 4"/>
    <w:rsid w:val="000C0AD9"/>
    <w:pPr>
      <w:tabs>
        <w:tab w:val="left" w:pos="-720"/>
      </w:tabs>
      <w:suppressAutoHyphens/>
    </w:pPr>
    <w:rPr>
      <w:rFonts w:ascii="CG Times" w:hAnsi="CG Times"/>
      <w:b/>
      <w:sz w:val="24"/>
    </w:rPr>
  </w:style>
  <w:style w:type="character" w:customStyle="1" w:styleId="BodyTextChar">
    <w:name w:val="Body Text Char"/>
    <w:basedOn w:val="DefaultParagraphFont"/>
    <w:link w:val="BodyText"/>
    <w:rsid w:val="000C0AD9"/>
    <w:rPr>
      <w:sz w:val="22"/>
      <w:szCs w:val="24"/>
    </w:rPr>
  </w:style>
  <w:style w:type="paragraph" w:customStyle="1" w:styleId="MELEGRAM">
    <w:name w:val="MELEGRAM"/>
    <w:basedOn w:val="Normal"/>
    <w:rsid w:val="000C0AD9"/>
    <w:pPr>
      <w:tabs>
        <w:tab w:val="left" w:pos="480"/>
        <w:tab w:val="left" w:pos="960"/>
        <w:tab w:val="left" w:pos="1440"/>
        <w:tab w:val="left" w:pos="1920"/>
        <w:tab w:val="left" w:pos="2400"/>
        <w:tab w:val="left" w:pos="2880"/>
        <w:tab w:val="left" w:pos="3360"/>
        <w:tab w:val="left" w:pos="3840"/>
        <w:tab w:val="left" w:pos="4320"/>
        <w:tab w:val="left" w:pos="5040"/>
      </w:tabs>
      <w:spacing w:after="0" w:line="240" w:lineRule="exact"/>
      <w:jc w:val="left"/>
    </w:pPr>
    <w:rPr>
      <w:rFonts w:ascii="Courier New" w:hAnsi="Courier New"/>
      <w:szCs w:val="20"/>
    </w:rPr>
  </w:style>
  <w:style w:type="character" w:customStyle="1" w:styleId="Table-FootnoteChar">
    <w:name w:val="Table-Footnote Char"/>
    <w:basedOn w:val="DefaultParagraphFont"/>
    <w:rsid w:val="000C0AD9"/>
    <w:rPr>
      <w:sz w:val="24"/>
      <w:lang w:val="en-US" w:eastAsia="en-US" w:bidi="ar-SA"/>
    </w:rPr>
  </w:style>
  <w:style w:type="paragraph" w:customStyle="1" w:styleId="appendixa">
    <w:name w:val="appendix_a"/>
    <w:basedOn w:val="Normal"/>
    <w:rsid w:val="000C0AD9"/>
    <w:pPr>
      <w:widowControl w:val="0"/>
      <w:tabs>
        <w:tab w:val="left" w:pos="-720"/>
      </w:tabs>
      <w:suppressAutoHyphens/>
      <w:spacing w:after="0"/>
      <w:jc w:val="center"/>
    </w:pPr>
    <w:rPr>
      <w:rFonts w:ascii="Times Roman" w:hAnsi="Times Roman"/>
      <w:sz w:val="22"/>
      <w:szCs w:val="20"/>
    </w:rPr>
  </w:style>
  <w:style w:type="character" w:customStyle="1" w:styleId="BodyTextChar1">
    <w:name w:val="Body Text Char1"/>
    <w:basedOn w:val="DefaultParagraphFont"/>
    <w:rsid w:val="000C0AD9"/>
    <w:rPr>
      <w:spacing w:val="-3"/>
      <w:sz w:val="24"/>
      <w:lang w:val="en-US" w:eastAsia="en-US" w:bidi="ar-SA"/>
    </w:rPr>
  </w:style>
  <w:style w:type="paragraph" w:customStyle="1" w:styleId="lit-cited0">
    <w:name w:val="lit-cited"/>
    <w:basedOn w:val="Normal"/>
    <w:rsid w:val="000C0AD9"/>
    <w:pPr>
      <w:ind w:left="288" w:hanging="288"/>
    </w:pPr>
    <w:rPr>
      <w:sz w:val="20"/>
      <w:szCs w:val="20"/>
    </w:rPr>
  </w:style>
  <w:style w:type="paragraph" w:styleId="ListParagraph">
    <w:name w:val="List Paragraph"/>
    <w:basedOn w:val="Normal"/>
    <w:uiPriority w:val="34"/>
    <w:qFormat/>
    <w:rsid w:val="0028141E"/>
    <w:pPr>
      <w:ind w:left="720"/>
      <w:contextualSpacing/>
    </w:pPr>
  </w:style>
  <w:style w:type="character" w:customStyle="1" w:styleId="Heading2Char">
    <w:name w:val="Heading 2 Char"/>
    <w:basedOn w:val="DefaultParagraphFont"/>
    <w:link w:val="Heading2"/>
    <w:rsid w:val="0028141E"/>
    <w:rPr>
      <w:rFonts w:ascii="Times New Roman Bold" w:hAnsi="Times New Roman Bold"/>
      <w:b/>
      <w:smallCaps/>
      <w:sz w:val="30"/>
    </w:rPr>
  </w:style>
  <w:style w:type="paragraph" w:customStyle="1" w:styleId="FirstParagraph">
    <w:name w:val="First Paragraph"/>
    <w:basedOn w:val="BodyText"/>
    <w:next w:val="BodyText"/>
    <w:qFormat/>
    <w:rsid w:val="00C64739"/>
    <w:pPr>
      <w:spacing w:before="180" w:after="180"/>
      <w:jc w:val="left"/>
    </w:pPr>
    <w:rPr>
      <w:rFonts w:eastAsiaTheme="minorHAnsi"/>
      <w:sz w:val="24"/>
    </w:rPr>
  </w:style>
  <w:style w:type="paragraph" w:customStyle="1" w:styleId="Compact">
    <w:name w:val="Compact"/>
    <w:basedOn w:val="BodyText"/>
    <w:qFormat/>
    <w:rsid w:val="00C64739"/>
    <w:pPr>
      <w:numPr>
        <w:numId w:val="4"/>
      </w:numPr>
      <w:spacing w:before="36" w:after="36"/>
      <w:jc w:val="left"/>
    </w:pPr>
    <w:rPr>
      <w:rFonts w:eastAsiaTheme="minorHAnsi"/>
      <w:sz w:val="24"/>
    </w:rPr>
  </w:style>
  <w:style w:type="character" w:customStyle="1" w:styleId="st">
    <w:name w:val="st"/>
    <w:basedOn w:val="DefaultParagraphFont"/>
    <w:rsid w:val="00C64739"/>
  </w:style>
  <w:style w:type="character" w:styleId="Emphasis">
    <w:name w:val="Emphasis"/>
    <w:qFormat/>
    <w:rsid w:val="0028141E"/>
    <w:rPr>
      <w:i/>
      <w:iCs/>
    </w:rPr>
  </w:style>
  <w:style w:type="paragraph" w:customStyle="1" w:styleId="References">
    <w:name w:val="References"/>
    <w:basedOn w:val="Lit-Cited"/>
    <w:link w:val="ReferencesChar"/>
    <w:qFormat/>
    <w:rsid w:val="00C64739"/>
  </w:style>
  <w:style w:type="character" w:customStyle="1" w:styleId="ReferencesChar">
    <w:name w:val="References Char"/>
    <w:basedOn w:val="DefaultParagraphFont"/>
    <w:link w:val="References"/>
    <w:rsid w:val="00C64739"/>
  </w:style>
  <w:style w:type="character" w:customStyle="1" w:styleId="e24kjd">
    <w:name w:val="e24kjd"/>
    <w:basedOn w:val="DefaultParagraphFont"/>
    <w:rsid w:val="00C64739"/>
  </w:style>
  <w:style w:type="character" w:customStyle="1" w:styleId="CommentTextChar">
    <w:name w:val="Comment Text Char"/>
    <w:basedOn w:val="DefaultParagraphFont"/>
    <w:link w:val="CommentText"/>
    <w:rsid w:val="0028141E"/>
  </w:style>
  <w:style w:type="character" w:styleId="UnresolvedMention">
    <w:name w:val="Unresolved Mention"/>
    <w:basedOn w:val="DefaultParagraphFont"/>
    <w:uiPriority w:val="99"/>
    <w:semiHidden/>
    <w:unhideWhenUsed/>
    <w:rsid w:val="0028141E"/>
    <w:rPr>
      <w:color w:val="605E5C"/>
      <w:shd w:val="clear" w:color="auto" w:fill="E1DFDD"/>
    </w:rPr>
  </w:style>
  <w:style w:type="character" w:customStyle="1" w:styleId="CommentSubjectChar">
    <w:name w:val="Comment Subject Char"/>
    <w:basedOn w:val="CommentTextChar"/>
    <w:link w:val="CommentSubject"/>
    <w:rsid w:val="0028141E"/>
    <w:rPr>
      <w:b/>
      <w:bCs/>
    </w:rPr>
  </w:style>
  <w:style w:type="paragraph" w:styleId="Revision">
    <w:name w:val="Revision"/>
    <w:hidden/>
    <w:uiPriority w:val="99"/>
    <w:semiHidden/>
    <w:rsid w:val="00C64739"/>
    <w:rPr>
      <w:sz w:val="24"/>
      <w:szCs w:val="24"/>
    </w:rPr>
  </w:style>
  <w:style w:type="character" w:styleId="PlaceholderText">
    <w:name w:val="Placeholder Text"/>
    <w:basedOn w:val="DefaultParagraphFont"/>
    <w:uiPriority w:val="99"/>
    <w:semiHidden/>
    <w:rsid w:val="00206B0F"/>
    <w:rPr>
      <w:color w:val="808080"/>
    </w:rPr>
  </w:style>
  <w:style w:type="paragraph" w:customStyle="1" w:styleId="Author">
    <w:name w:val="Author"/>
    <w:next w:val="BodyText"/>
    <w:qFormat/>
    <w:rsid w:val="00C64739"/>
    <w:pPr>
      <w:keepNext/>
      <w:keepLines/>
      <w:spacing w:after="200"/>
      <w:jc w:val="center"/>
    </w:pPr>
    <w:rPr>
      <w:rFonts w:asciiTheme="minorHAnsi" w:eastAsiaTheme="minorHAnsi" w:hAnsiTheme="minorHAnsi" w:cstheme="minorBidi"/>
      <w:sz w:val="24"/>
      <w:szCs w:val="24"/>
    </w:rPr>
  </w:style>
  <w:style w:type="paragraph" w:styleId="Date">
    <w:name w:val="Date"/>
    <w:next w:val="BodyText"/>
    <w:link w:val="DateChar"/>
    <w:qFormat/>
    <w:rsid w:val="00C64739"/>
    <w:pPr>
      <w:keepNext/>
      <w:keepLines/>
      <w:spacing w:after="200"/>
      <w:jc w:val="center"/>
    </w:pPr>
    <w:rPr>
      <w:rFonts w:asciiTheme="minorHAnsi" w:eastAsiaTheme="minorHAnsi" w:hAnsiTheme="minorHAnsi" w:cstheme="minorBidi"/>
      <w:sz w:val="24"/>
      <w:szCs w:val="24"/>
    </w:rPr>
  </w:style>
  <w:style w:type="character" w:customStyle="1" w:styleId="DateChar">
    <w:name w:val="Date Char"/>
    <w:basedOn w:val="DefaultParagraphFont"/>
    <w:link w:val="Date"/>
    <w:rsid w:val="00C64739"/>
    <w:rPr>
      <w:rFonts w:asciiTheme="minorHAnsi" w:eastAsiaTheme="minorHAnsi" w:hAnsiTheme="minorHAnsi" w:cstheme="minorBidi"/>
      <w:sz w:val="24"/>
      <w:szCs w:val="24"/>
    </w:rPr>
  </w:style>
  <w:style w:type="paragraph" w:styleId="Bibliography">
    <w:name w:val="Bibliography"/>
    <w:basedOn w:val="Normal"/>
    <w:qFormat/>
    <w:rsid w:val="00C64739"/>
    <w:pPr>
      <w:spacing w:after="200"/>
      <w:jc w:val="left"/>
    </w:pPr>
    <w:rPr>
      <w:rFonts w:asciiTheme="minorHAnsi" w:eastAsiaTheme="minorHAnsi" w:hAnsiTheme="minorHAnsi" w:cstheme="minorBidi"/>
    </w:rPr>
  </w:style>
  <w:style w:type="character" w:customStyle="1" w:styleId="FootnoteTextChar">
    <w:name w:val="Footnote Text Char"/>
    <w:basedOn w:val="DefaultParagraphFont"/>
    <w:link w:val="FootnoteText"/>
    <w:rsid w:val="0028141E"/>
    <w:rPr>
      <w:sz w:val="16"/>
      <w:szCs w:val="16"/>
    </w:rPr>
  </w:style>
  <w:style w:type="paragraph" w:customStyle="1" w:styleId="DefinitionTerm">
    <w:name w:val="Definition Term"/>
    <w:basedOn w:val="Normal"/>
    <w:next w:val="Definition"/>
    <w:rsid w:val="00C64739"/>
    <w:pPr>
      <w:keepNext/>
      <w:keepLines/>
      <w:spacing w:after="0"/>
      <w:jc w:val="left"/>
    </w:pPr>
    <w:rPr>
      <w:rFonts w:asciiTheme="minorHAnsi" w:eastAsiaTheme="minorHAnsi" w:hAnsiTheme="minorHAnsi" w:cstheme="minorBidi"/>
      <w:b/>
    </w:rPr>
  </w:style>
  <w:style w:type="paragraph" w:customStyle="1" w:styleId="Definition">
    <w:name w:val="Definition"/>
    <w:basedOn w:val="Normal"/>
    <w:rsid w:val="00C64739"/>
    <w:pPr>
      <w:spacing w:after="200"/>
      <w:jc w:val="left"/>
    </w:pPr>
    <w:rPr>
      <w:rFonts w:asciiTheme="minorHAnsi" w:eastAsiaTheme="minorHAnsi" w:hAnsiTheme="minorHAnsi" w:cstheme="minorBidi"/>
    </w:rPr>
  </w:style>
  <w:style w:type="paragraph" w:customStyle="1" w:styleId="TableCaption">
    <w:name w:val="Table Caption"/>
    <w:basedOn w:val="Caption"/>
    <w:rsid w:val="00C64739"/>
    <w:pPr>
      <w:keepNext/>
      <w:keepLines w:val="0"/>
      <w:tabs>
        <w:tab w:val="clear" w:pos="9360"/>
      </w:tabs>
      <w:suppressAutoHyphens w:val="0"/>
      <w:ind w:firstLine="0"/>
      <w:jc w:val="left"/>
    </w:pPr>
    <w:rPr>
      <w:rFonts w:asciiTheme="minorHAnsi" w:eastAsiaTheme="minorHAnsi" w:hAnsiTheme="minorHAnsi" w:cstheme="minorBidi"/>
      <w:b/>
      <w:i/>
      <w:sz w:val="24"/>
      <w:szCs w:val="24"/>
    </w:rPr>
  </w:style>
  <w:style w:type="paragraph" w:customStyle="1" w:styleId="ImageCaption">
    <w:name w:val="Image Caption"/>
    <w:basedOn w:val="Caption"/>
    <w:rsid w:val="00C64739"/>
    <w:pPr>
      <w:keepLines w:val="0"/>
      <w:tabs>
        <w:tab w:val="clear" w:pos="9360"/>
      </w:tabs>
      <w:suppressAutoHyphens w:val="0"/>
      <w:ind w:firstLine="0"/>
      <w:jc w:val="left"/>
    </w:pPr>
    <w:rPr>
      <w:rFonts w:asciiTheme="minorHAnsi" w:eastAsiaTheme="minorHAnsi" w:hAnsiTheme="minorHAnsi" w:cstheme="minorBidi"/>
      <w:b/>
      <w:i/>
      <w:sz w:val="24"/>
      <w:szCs w:val="24"/>
    </w:rPr>
  </w:style>
  <w:style w:type="paragraph" w:customStyle="1" w:styleId="Figure">
    <w:name w:val="Figure"/>
    <w:basedOn w:val="Normal"/>
    <w:rsid w:val="0028141E"/>
    <w:pPr>
      <w:tabs>
        <w:tab w:val="left" w:pos="1080"/>
      </w:tabs>
      <w:spacing w:after="0"/>
      <w:ind w:left="1080" w:hanging="1080"/>
    </w:pPr>
    <w:rPr>
      <w:sz w:val="22"/>
      <w:szCs w:val="20"/>
      <w:lang w:bidi="he-IL"/>
    </w:rPr>
  </w:style>
  <w:style w:type="paragraph" w:customStyle="1" w:styleId="FigurewithCaption">
    <w:name w:val="Figure with Caption"/>
    <w:basedOn w:val="Figure"/>
    <w:rsid w:val="00C64739"/>
    <w:pPr>
      <w:keepNext/>
    </w:pPr>
  </w:style>
  <w:style w:type="character" w:customStyle="1" w:styleId="VerbatimChar">
    <w:name w:val="Verbatim Char"/>
    <w:basedOn w:val="CaptionChar"/>
    <w:link w:val="SourceCode"/>
    <w:rsid w:val="00C64739"/>
    <w:rPr>
      <w:rFonts w:ascii="Consolas" w:eastAsia="Cambria" w:hAnsi="Consolas"/>
      <w:b/>
      <w:sz w:val="22"/>
      <w:szCs w:val="22"/>
      <w:shd w:val="clear" w:color="auto" w:fill="F8F8F8"/>
    </w:rPr>
  </w:style>
  <w:style w:type="paragraph" w:styleId="TOCHeading">
    <w:name w:val="TOC Heading"/>
    <w:basedOn w:val="Heading1"/>
    <w:next w:val="Normal"/>
    <w:uiPriority w:val="39"/>
    <w:unhideWhenUsed/>
    <w:qFormat/>
    <w:rsid w:val="0028141E"/>
    <w:pPr>
      <w:suppressAutoHyphens w:val="0"/>
      <w:spacing w:before="240" w:after="0" w:line="259" w:lineRule="auto"/>
      <w:ind w:left="0" w:right="0"/>
      <w:jc w:val="left"/>
      <w:outlineLvl w:val="9"/>
    </w:pPr>
    <w:rPr>
      <w:rFonts w:asciiTheme="majorHAnsi" w:eastAsiaTheme="majorEastAsia" w:hAnsiTheme="majorHAnsi" w:cstheme="majorBidi"/>
      <w:b w:val="0"/>
      <w:caps w:val="0"/>
      <w:color w:val="365F91" w:themeColor="accent1" w:themeShade="BF"/>
      <w:szCs w:val="32"/>
    </w:rPr>
  </w:style>
  <w:style w:type="paragraph" w:customStyle="1" w:styleId="SourceCode">
    <w:name w:val="Source Code"/>
    <w:basedOn w:val="Normal"/>
    <w:link w:val="VerbatimChar"/>
    <w:rsid w:val="00C64739"/>
    <w:pPr>
      <w:shd w:val="clear" w:color="auto" w:fill="F8F8F8"/>
      <w:wordWrap w:val="0"/>
      <w:spacing w:after="200"/>
      <w:jc w:val="left"/>
    </w:pPr>
    <w:rPr>
      <w:rFonts w:ascii="Consolas" w:eastAsia="Cambria" w:hAnsi="Consolas"/>
      <w:b/>
      <w:sz w:val="22"/>
      <w:szCs w:val="22"/>
    </w:rPr>
  </w:style>
  <w:style w:type="character" w:customStyle="1" w:styleId="KeywordTok">
    <w:name w:val="KeywordTok"/>
    <w:basedOn w:val="VerbatimChar"/>
    <w:rsid w:val="00C64739"/>
    <w:rPr>
      <w:rFonts w:ascii="Consolas" w:eastAsia="Cambria" w:hAnsi="Consolas"/>
      <w:b w:val="0"/>
      <w:color w:val="204A87"/>
      <w:sz w:val="22"/>
      <w:szCs w:val="22"/>
      <w:shd w:val="clear" w:color="auto" w:fill="F8F8F8"/>
    </w:rPr>
  </w:style>
  <w:style w:type="character" w:customStyle="1" w:styleId="DataTypeTok">
    <w:name w:val="DataTypeTok"/>
    <w:basedOn w:val="VerbatimChar"/>
    <w:rsid w:val="00C64739"/>
    <w:rPr>
      <w:rFonts w:ascii="Consolas" w:eastAsia="Cambria" w:hAnsi="Consolas"/>
      <w:b/>
      <w:color w:val="204A87"/>
      <w:sz w:val="22"/>
      <w:szCs w:val="22"/>
      <w:shd w:val="clear" w:color="auto" w:fill="F8F8F8"/>
    </w:rPr>
  </w:style>
  <w:style w:type="character" w:customStyle="1" w:styleId="DecValTok">
    <w:name w:val="DecValTok"/>
    <w:basedOn w:val="VerbatimChar"/>
    <w:rsid w:val="00C64739"/>
    <w:rPr>
      <w:rFonts w:ascii="Consolas" w:eastAsia="Cambria" w:hAnsi="Consolas"/>
      <w:b/>
      <w:color w:val="0000CF"/>
      <w:sz w:val="22"/>
      <w:szCs w:val="22"/>
      <w:shd w:val="clear" w:color="auto" w:fill="F8F8F8"/>
    </w:rPr>
  </w:style>
  <w:style w:type="character" w:customStyle="1" w:styleId="BaseNTok">
    <w:name w:val="BaseNTok"/>
    <w:basedOn w:val="VerbatimChar"/>
    <w:rsid w:val="00C64739"/>
    <w:rPr>
      <w:rFonts w:ascii="Consolas" w:eastAsia="Cambria" w:hAnsi="Consolas"/>
      <w:b/>
      <w:color w:val="0000CF"/>
      <w:sz w:val="22"/>
      <w:szCs w:val="22"/>
      <w:shd w:val="clear" w:color="auto" w:fill="F8F8F8"/>
    </w:rPr>
  </w:style>
  <w:style w:type="character" w:customStyle="1" w:styleId="FloatTok">
    <w:name w:val="FloatTok"/>
    <w:basedOn w:val="VerbatimChar"/>
    <w:rsid w:val="00C64739"/>
    <w:rPr>
      <w:rFonts w:ascii="Consolas" w:eastAsia="Cambria" w:hAnsi="Consolas"/>
      <w:b/>
      <w:color w:val="0000CF"/>
      <w:sz w:val="22"/>
      <w:szCs w:val="22"/>
      <w:shd w:val="clear" w:color="auto" w:fill="F8F8F8"/>
    </w:rPr>
  </w:style>
  <w:style w:type="character" w:customStyle="1" w:styleId="ConstantTok">
    <w:name w:val="ConstantTok"/>
    <w:basedOn w:val="VerbatimChar"/>
    <w:rsid w:val="00C64739"/>
    <w:rPr>
      <w:rFonts w:ascii="Consolas" w:eastAsia="Cambria" w:hAnsi="Consolas"/>
      <w:b/>
      <w:color w:val="000000"/>
      <w:sz w:val="22"/>
      <w:szCs w:val="22"/>
      <w:shd w:val="clear" w:color="auto" w:fill="F8F8F8"/>
    </w:rPr>
  </w:style>
  <w:style w:type="character" w:customStyle="1" w:styleId="CharTok">
    <w:name w:val="CharTok"/>
    <w:basedOn w:val="VerbatimChar"/>
    <w:rsid w:val="00C64739"/>
    <w:rPr>
      <w:rFonts w:ascii="Consolas" w:eastAsia="Cambria" w:hAnsi="Consolas"/>
      <w:b/>
      <w:color w:val="4E9A06"/>
      <w:sz w:val="22"/>
      <w:szCs w:val="22"/>
      <w:shd w:val="clear" w:color="auto" w:fill="F8F8F8"/>
    </w:rPr>
  </w:style>
  <w:style w:type="character" w:customStyle="1" w:styleId="SpecialCharTok">
    <w:name w:val="SpecialCharTok"/>
    <w:basedOn w:val="VerbatimChar"/>
    <w:rsid w:val="00C64739"/>
    <w:rPr>
      <w:rFonts w:ascii="Consolas" w:eastAsia="Cambria" w:hAnsi="Consolas"/>
      <w:b/>
      <w:color w:val="000000"/>
      <w:sz w:val="22"/>
      <w:szCs w:val="22"/>
      <w:shd w:val="clear" w:color="auto" w:fill="F8F8F8"/>
    </w:rPr>
  </w:style>
  <w:style w:type="character" w:customStyle="1" w:styleId="StringTok">
    <w:name w:val="StringTok"/>
    <w:basedOn w:val="VerbatimChar"/>
    <w:rsid w:val="00C64739"/>
    <w:rPr>
      <w:rFonts w:ascii="Consolas" w:eastAsia="Cambria" w:hAnsi="Consolas"/>
      <w:b/>
      <w:color w:val="4E9A06"/>
      <w:sz w:val="22"/>
      <w:szCs w:val="22"/>
      <w:shd w:val="clear" w:color="auto" w:fill="F8F8F8"/>
    </w:rPr>
  </w:style>
  <w:style w:type="character" w:customStyle="1" w:styleId="VerbatimStringTok">
    <w:name w:val="VerbatimStringTok"/>
    <w:basedOn w:val="VerbatimChar"/>
    <w:rsid w:val="00C64739"/>
    <w:rPr>
      <w:rFonts w:ascii="Consolas" w:eastAsia="Cambria" w:hAnsi="Consolas"/>
      <w:b/>
      <w:color w:val="4E9A06"/>
      <w:sz w:val="22"/>
      <w:szCs w:val="22"/>
      <w:shd w:val="clear" w:color="auto" w:fill="F8F8F8"/>
    </w:rPr>
  </w:style>
  <w:style w:type="character" w:customStyle="1" w:styleId="SpecialStringTok">
    <w:name w:val="SpecialStringTok"/>
    <w:basedOn w:val="VerbatimChar"/>
    <w:rsid w:val="00C64739"/>
    <w:rPr>
      <w:rFonts w:ascii="Consolas" w:eastAsia="Cambria" w:hAnsi="Consolas"/>
      <w:b/>
      <w:color w:val="4E9A06"/>
      <w:sz w:val="22"/>
      <w:szCs w:val="22"/>
      <w:shd w:val="clear" w:color="auto" w:fill="F8F8F8"/>
    </w:rPr>
  </w:style>
  <w:style w:type="character" w:customStyle="1" w:styleId="ImportTok">
    <w:name w:val="ImportTok"/>
    <w:basedOn w:val="VerbatimChar"/>
    <w:rsid w:val="00C64739"/>
    <w:rPr>
      <w:rFonts w:ascii="Consolas" w:eastAsia="Cambria" w:hAnsi="Consolas"/>
      <w:b/>
      <w:sz w:val="22"/>
      <w:szCs w:val="22"/>
      <w:shd w:val="clear" w:color="auto" w:fill="F8F8F8"/>
    </w:rPr>
  </w:style>
  <w:style w:type="character" w:customStyle="1" w:styleId="CommentTok">
    <w:name w:val="CommentTok"/>
    <w:basedOn w:val="VerbatimChar"/>
    <w:rsid w:val="00C64739"/>
    <w:rPr>
      <w:rFonts w:ascii="Consolas" w:eastAsia="Cambria" w:hAnsi="Consolas"/>
      <w:b/>
      <w:i/>
      <w:color w:val="8F5902"/>
      <w:sz w:val="22"/>
      <w:szCs w:val="22"/>
      <w:shd w:val="clear" w:color="auto" w:fill="F8F8F8"/>
    </w:rPr>
  </w:style>
  <w:style w:type="character" w:customStyle="1" w:styleId="DocumentationTok">
    <w:name w:val="DocumentationTok"/>
    <w:basedOn w:val="VerbatimChar"/>
    <w:rsid w:val="00C64739"/>
    <w:rPr>
      <w:rFonts w:ascii="Consolas" w:eastAsia="Cambria" w:hAnsi="Consolas"/>
      <w:b w:val="0"/>
      <w:i/>
      <w:color w:val="8F5902"/>
      <w:sz w:val="22"/>
      <w:szCs w:val="22"/>
      <w:shd w:val="clear" w:color="auto" w:fill="F8F8F8"/>
    </w:rPr>
  </w:style>
  <w:style w:type="character" w:customStyle="1" w:styleId="AnnotationTok">
    <w:name w:val="AnnotationTok"/>
    <w:basedOn w:val="VerbatimChar"/>
    <w:rsid w:val="00C64739"/>
    <w:rPr>
      <w:rFonts w:ascii="Consolas" w:eastAsia="Cambria" w:hAnsi="Consolas"/>
      <w:b w:val="0"/>
      <w:i/>
      <w:color w:val="8F5902"/>
      <w:sz w:val="22"/>
      <w:szCs w:val="22"/>
      <w:shd w:val="clear" w:color="auto" w:fill="F8F8F8"/>
    </w:rPr>
  </w:style>
  <w:style w:type="character" w:customStyle="1" w:styleId="CommentVarTok">
    <w:name w:val="CommentVarTok"/>
    <w:basedOn w:val="VerbatimChar"/>
    <w:rsid w:val="00C64739"/>
    <w:rPr>
      <w:rFonts w:ascii="Consolas" w:eastAsia="Cambria" w:hAnsi="Consolas"/>
      <w:b w:val="0"/>
      <w:i/>
      <w:color w:val="8F5902"/>
      <w:sz w:val="22"/>
      <w:szCs w:val="22"/>
      <w:shd w:val="clear" w:color="auto" w:fill="F8F8F8"/>
    </w:rPr>
  </w:style>
  <w:style w:type="character" w:customStyle="1" w:styleId="OtherTok">
    <w:name w:val="OtherTok"/>
    <w:basedOn w:val="VerbatimChar"/>
    <w:rsid w:val="00C64739"/>
    <w:rPr>
      <w:rFonts w:ascii="Consolas" w:eastAsia="Cambria" w:hAnsi="Consolas"/>
      <w:b/>
      <w:color w:val="8F5902"/>
      <w:sz w:val="22"/>
      <w:szCs w:val="22"/>
      <w:shd w:val="clear" w:color="auto" w:fill="F8F8F8"/>
    </w:rPr>
  </w:style>
  <w:style w:type="character" w:customStyle="1" w:styleId="FunctionTok">
    <w:name w:val="FunctionTok"/>
    <w:basedOn w:val="VerbatimChar"/>
    <w:rsid w:val="00C64739"/>
    <w:rPr>
      <w:rFonts w:ascii="Consolas" w:eastAsia="Cambria" w:hAnsi="Consolas"/>
      <w:b/>
      <w:color w:val="000000"/>
      <w:sz w:val="22"/>
      <w:szCs w:val="22"/>
      <w:shd w:val="clear" w:color="auto" w:fill="F8F8F8"/>
    </w:rPr>
  </w:style>
  <w:style w:type="character" w:customStyle="1" w:styleId="VariableTok">
    <w:name w:val="VariableTok"/>
    <w:basedOn w:val="VerbatimChar"/>
    <w:rsid w:val="00C64739"/>
    <w:rPr>
      <w:rFonts w:ascii="Consolas" w:eastAsia="Cambria" w:hAnsi="Consolas"/>
      <w:b/>
      <w:color w:val="000000"/>
      <w:sz w:val="22"/>
      <w:szCs w:val="22"/>
      <w:shd w:val="clear" w:color="auto" w:fill="F8F8F8"/>
    </w:rPr>
  </w:style>
  <w:style w:type="character" w:customStyle="1" w:styleId="ControlFlowTok">
    <w:name w:val="ControlFlowTok"/>
    <w:basedOn w:val="VerbatimChar"/>
    <w:rsid w:val="00C64739"/>
    <w:rPr>
      <w:rFonts w:ascii="Consolas" w:eastAsia="Cambria" w:hAnsi="Consolas"/>
      <w:b w:val="0"/>
      <w:color w:val="204A87"/>
      <w:sz w:val="22"/>
      <w:szCs w:val="22"/>
      <w:shd w:val="clear" w:color="auto" w:fill="F8F8F8"/>
    </w:rPr>
  </w:style>
  <w:style w:type="character" w:customStyle="1" w:styleId="OperatorTok">
    <w:name w:val="OperatorTok"/>
    <w:basedOn w:val="VerbatimChar"/>
    <w:rsid w:val="00C64739"/>
    <w:rPr>
      <w:rFonts w:ascii="Consolas" w:eastAsia="Cambria" w:hAnsi="Consolas"/>
      <w:b w:val="0"/>
      <w:color w:val="CE5C00"/>
      <w:sz w:val="22"/>
      <w:szCs w:val="22"/>
      <w:shd w:val="clear" w:color="auto" w:fill="F8F8F8"/>
    </w:rPr>
  </w:style>
  <w:style w:type="character" w:customStyle="1" w:styleId="BuiltInTok">
    <w:name w:val="BuiltInTok"/>
    <w:basedOn w:val="VerbatimChar"/>
    <w:rsid w:val="00C64739"/>
    <w:rPr>
      <w:rFonts w:ascii="Consolas" w:eastAsia="Cambria" w:hAnsi="Consolas"/>
      <w:b/>
      <w:sz w:val="22"/>
      <w:szCs w:val="22"/>
      <w:shd w:val="clear" w:color="auto" w:fill="F8F8F8"/>
    </w:rPr>
  </w:style>
  <w:style w:type="character" w:customStyle="1" w:styleId="ExtensionTok">
    <w:name w:val="ExtensionTok"/>
    <w:basedOn w:val="VerbatimChar"/>
    <w:rsid w:val="00C64739"/>
    <w:rPr>
      <w:rFonts w:ascii="Consolas" w:eastAsia="Cambria" w:hAnsi="Consolas"/>
      <w:b/>
      <w:sz w:val="22"/>
      <w:szCs w:val="22"/>
      <w:shd w:val="clear" w:color="auto" w:fill="F8F8F8"/>
    </w:rPr>
  </w:style>
  <w:style w:type="character" w:customStyle="1" w:styleId="PreprocessorTok">
    <w:name w:val="PreprocessorTok"/>
    <w:basedOn w:val="VerbatimChar"/>
    <w:rsid w:val="00C64739"/>
    <w:rPr>
      <w:rFonts w:ascii="Consolas" w:eastAsia="Cambria" w:hAnsi="Consolas"/>
      <w:b/>
      <w:i/>
      <w:color w:val="8F5902"/>
      <w:sz w:val="22"/>
      <w:szCs w:val="22"/>
      <w:shd w:val="clear" w:color="auto" w:fill="F8F8F8"/>
    </w:rPr>
  </w:style>
  <w:style w:type="character" w:customStyle="1" w:styleId="AttributeTok">
    <w:name w:val="AttributeTok"/>
    <w:basedOn w:val="VerbatimChar"/>
    <w:rsid w:val="00C64739"/>
    <w:rPr>
      <w:rFonts w:ascii="Consolas" w:eastAsia="Cambria" w:hAnsi="Consolas"/>
      <w:b/>
      <w:color w:val="C4A000"/>
      <w:sz w:val="22"/>
      <w:szCs w:val="22"/>
      <w:shd w:val="clear" w:color="auto" w:fill="F8F8F8"/>
    </w:rPr>
  </w:style>
  <w:style w:type="character" w:customStyle="1" w:styleId="RegionMarkerTok">
    <w:name w:val="RegionMarkerTok"/>
    <w:basedOn w:val="VerbatimChar"/>
    <w:rsid w:val="00C64739"/>
    <w:rPr>
      <w:rFonts w:ascii="Consolas" w:eastAsia="Cambria" w:hAnsi="Consolas"/>
      <w:b/>
      <w:sz w:val="22"/>
      <w:szCs w:val="22"/>
      <w:shd w:val="clear" w:color="auto" w:fill="F8F8F8"/>
    </w:rPr>
  </w:style>
  <w:style w:type="character" w:customStyle="1" w:styleId="InformationTok">
    <w:name w:val="InformationTok"/>
    <w:basedOn w:val="VerbatimChar"/>
    <w:rsid w:val="00C64739"/>
    <w:rPr>
      <w:rFonts w:ascii="Consolas" w:eastAsia="Cambria" w:hAnsi="Consolas"/>
      <w:b w:val="0"/>
      <w:i/>
      <w:color w:val="8F5902"/>
      <w:sz w:val="22"/>
      <w:szCs w:val="22"/>
      <w:shd w:val="clear" w:color="auto" w:fill="F8F8F8"/>
    </w:rPr>
  </w:style>
  <w:style w:type="character" w:customStyle="1" w:styleId="WarningTok">
    <w:name w:val="WarningTok"/>
    <w:basedOn w:val="VerbatimChar"/>
    <w:rsid w:val="00C64739"/>
    <w:rPr>
      <w:rFonts w:ascii="Consolas" w:eastAsia="Cambria" w:hAnsi="Consolas"/>
      <w:b w:val="0"/>
      <w:i/>
      <w:color w:val="8F5902"/>
      <w:sz w:val="22"/>
      <w:szCs w:val="22"/>
      <w:shd w:val="clear" w:color="auto" w:fill="F8F8F8"/>
    </w:rPr>
  </w:style>
  <w:style w:type="character" w:customStyle="1" w:styleId="AlertTok">
    <w:name w:val="AlertTok"/>
    <w:basedOn w:val="VerbatimChar"/>
    <w:rsid w:val="00C64739"/>
    <w:rPr>
      <w:rFonts w:ascii="Consolas" w:eastAsia="Cambria" w:hAnsi="Consolas"/>
      <w:b/>
      <w:color w:val="EF2929"/>
      <w:sz w:val="22"/>
      <w:szCs w:val="22"/>
      <w:shd w:val="clear" w:color="auto" w:fill="F8F8F8"/>
    </w:rPr>
  </w:style>
  <w:style w:type="character" w:customStyle="1" w:styleId="ErrorTok">
    <w:name w:val="ErrorTok"/>
    <w:basedOn w:val="VerbatimChar"/>
    <w:rsid w:val="00C64739"/>
    <w:rPr>
      <w:rFonts w:ascii="Consolas" w:eastAsia="Cambria" w:hAnsi="Consolas"/>
      <w:b w:val="0"/>
      <w:color w:val="A40000"/>
      <w:sz w:val="22"/>
      <w:szCs w:val="22"/>
      <w:shd w:val="clear" w:color="auto" w:fill="F8F8F8"/>
    </w:rPr>
  </w:style>
  <w:style w:type="character" w:customStyle="1" w:styleId="NormalTok">
    <w:name w:val="NormalTok"/>
    <w:basedOn w:val="VerbatimChar"/>
    <w:rsid w:val="00C64739"/>
    <w:rPr>
      <w:rFonts w:ascii="Consolas" w:eastAsia="Cambria" w:hAnsi="Consolas"/>
      <w:b/>
      <w:sz w:val="22"/>
      <w:szCs w:val="22"/>
      <w:shd w:val="clear" w:color="auto" w:fill="F8F8F8"/>
    </w:rPr>
  </w:style>
  <w:style w:type="table" w:customStyle="1" w:styleId="TableGrid1">
    <w:name w:val="Table Grid1"/>
    <w:basedOn w:val="TableNormal"/>
    <w:next w:val="TableGrid"/>
    <w:rsid w:val="00C64739"/>
    <w:rPr>
      <w:rFonts w:ascii="Cambria" w:eastAsia="Cambria" w:hAnsi="Cambr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ationline">
    <w:name w:val="citationline"/>
    <w:basedOn w:val="Normal"/>
    <w:rsid w:val="00C64739"/>
    <w:pPr>
      <w:spacing w:before="100" w:beforeAutospacing="1" w:after="100" w:afterAutospacing="1"/>
      <w:jc w:val="left"/>
    </w:pPr>
  </w:style>
  <w:style w:type="character" w:customStyle="1" w:styleId="italic">
    <w:name w:val="italic"/>
    <w:basedOn w:val="DefaultParagraphFont"/>
    <w:rsid w:val="00C64739"/>
  </w:style>
  <w:style w:type="table" w:customStyle="1" w:styleId="TableGrid11">
    <w:name w:val="Table Grid11"/>
    <w:basedOn w:val="TableNormal"/>
    <w:rsid w:val="00C647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28141E"/>
    <w:rPr>
      <w:b/>
      <w:sz w:val="26"/>
    </w:rPr>
  </w:style>
  <w:style w:type="character" w:customStyle="1" w:styleId="Heading4Char">
    <w:name w:val="Heading 4 Char"/>
    <w:basedOn w:val="DefaultParagraphFont"/>
    <w:link w:val="Heading4"/>
    <w:rsid w:val="00206B0F"/>
    <w:rPr>
      <w:rFonts w:ascii="Times New Roman Bold" w:hAnsi="Times New Roman Bold"/>
      <w:b/>
      <w:bCs/>
      <w:i/>
      <w:sz w:val="24"/>
      <w:szCs w:val="28"/>
    </w:rPr>
  </w:style>
  <w:style w:type="character" w:customStyle="1" w:styleId="Heading5Char">
    <w:name w:val="Heading 5 Char"/>
    <w:basedOn w:val="DefaultParagraphFont"/>
    <w:link w:val="Heading5"/>
    <w:rsid w:val="00206B0F"/>
    <w:rPr>
      <w:rFonts w:ascii="Times New Roman Bold" w:hAnsi="Times New Roman Bold"/>
      <w:b/>
      <w:bCs/>
      <w:iCs/>
      <w:sz w:val="24"/>
      <w:szCs w:val="26"/>
    </w:rPr>
  </w:style>
  <w:style w:type="character" w:customStyle="1" w:styleId="Heading6Char">
    <w:name w:val="Heading 6 Char"/>
    <w:basedOn w:val="DefaultParagraphFont"/>
    <w:link w:val="Heading6"/>
    <w:rsid w:val="00206B0F"/>
    <w:rPr>
      <w:b/>
      <w:bCs/>
      <w:sz w:val="22"/>
      <w:szCs w:val="22"/>
    </w:rPr>
  </w:style>
  <w:style w:type="character" w:customStyle="1" w:styleId="Heading7Char">
    <w:name w:val="Heading 7 Char"/>
    <w:basedOn w:val="DefaultParagraphFont"/>
    <w:link w:val="Heading7"/>
    <w:rsid w:val="00206B0F"/>
    <w:rPr>
      <w:sz w:val="24"/>
      <w:szCs w:val="24"/>
    </w:rPr>
  </w:style>
  <w:style w:type="character" w:customStyle="1" w:styleId="Heading8Char">
    <w:name w:val="Heading 8 Char"/>
    <w:basedOn w:val="DefaultParagraphFont"/>
    <w:link w:val="Heading8"/>
    <w:rsid w:val="00206B0F"/>
    <w:rPr>
      <w:i/>
      <w:iCs/>
      <w:sz w:val="24"/>
      <w:szCs w:val="24"/>
    </w:rPr>
  </w:style>
  <w:style w:type="character" w:customStyle="1" w:styleId="BodyText2Char">
    <w:name w:val="Body Text 2 Char"/>
    <w:basedOn w:val="DefaultParagraphFont"/>
    <w:link w:val="BodyText2"/>
    <w:rsid w:val="00206B0F"/>
    <w:rPr>
      <w:b/>
      <w:bCs/>
      <w:sz w:val="24"/>
    </w:rPr>
  </w:style>
  <w:style w:type="character" w:customStyle="1" w:styleId="BodyText3Char">
    <w:name w:val="Body Text 3 Char"/>
    <w:basedOn w:val="DefaultParagraphFont"/>
    <w:link w:val="BodyText3"/>
    <w:rsid w:val="00206B0F"/>
    <w:rPr>
      <w:szCs w:val="24"/>
    </w:rPr>
  </w:style>
  <w:style w:type="table" w:customStyle="1" w:styleId="TableGrid2">
    <w:name w:val="Table Grid2"/>
    <w:basedOn w:val="TableNormal"/>
    <w:next w:val="TableGrid"/>
    <w:rsid w:val="00C64739"/>
    <w:rPr>
      <w:rFonts w:ascii="Cambria" w:eastAsia="Cambria" w:hAnsi="Cambr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t-CitedChar">
    <w:name w:val="Lit-Cited Char"/>
    <w:basedOn w:val="DefaultParagraphFont"/>
    <w:link w:val="Lit-Cited"/>
    <w:rsid w:val="0028141E"/>
  </w:style>
  <w:style w:type="character" w:customStyle="1" w:styleId="highlight">
    <w:name w:val="highlight"/>
    <w:basedOn w:val="DefaultParagraphFont"/>
    <w:rsid w:val="00206B0F"/>
  </w:style>
  <w:style w:type="character" w:customStyle="1" w:styleId="mi">
    <w:name w:val="mi"/>
    <w:basedOn w:val="DefaultParagraphFont"/>
    <w:rsid w:val="008A1C78"/>
  </w:style>
  <w:style w:type="character" w:customStyle="1" w:styleId="mjxassistivemathml">
    <w:name w:val="mjx_assistive_mathml"/>
    <w:basedOn w:val="DefaultParagraphFont"/>
    <w:rsid w:val="008A1C78"/>
  </w:style>
  <w:style w:type="character" w:customStyle="1" w:styleId="mn">
    <w:name w:val="mn"/>
    <w:basedOn w:val="DefaultParagraphFont"/>
    <w:rsid w:val="00AC69FE"/>
  </w:style>
  <w:style w:type="character" w:customStyle="1" w:styleId="mtext">
    <w:name w:val="mtext"/>
    <w:basedOn w:val="DefaultParagraphFont"/>
    <w:rsid w:val="00DA78CC"/>
  </w:style>
  <w:style w:type="character" w:customStyle="1" w:styleId="mo">
    <w:name w:val="mo"/>
    <w:basedOn w:val="DefaultParagraphFont"/>
    <w:rsid w:val="00DA78CC"/>
  </w:style>
  <w:style w:type="character" w:customStyle="1" w:styleId="cf01">
    <w:name w:val="cf01"/>
    <w:basedOn w:val="DefaultParagraphFont"/>
    <w:rsid w:val="0028141E"/>
    <w:rPr>
      <w:rFonts w:ascii="Segoe UI" w:hAnsi="Segoe UI" w:cs="Segoe UI" w:hint="default"/>
      <w:sz w:val="18"/>
      <w:szCs w:val="18"/>
    </w:rPr>
  </w:style>
  <w:style w:type="paragraph" w:customStyle="1" w:styleId="Keywords0">
    <w:name w:val="Keywords"/>
    <w:basedOn w:val="Normal"/>
    <w:next w:val="Normal"/>
    <w:rsid w:val="00206B0F"/>
    <w:pPr>
      <w:tabs>
        <w:tab w:val="left" w:pos="1152"/>
      </w:tabs>
      <w:suppressAutoHyphens/>
      <w:ind w:left="1152" w:hanging="1152"/>
    </w:pPr>
    <w:rPr>
      <w:sz w:val="20"/>
      <w:szCs w:val="20"/>
    </w:rPr>
  </w:style>
  <w:style w:type="paragraph" w:customStyle="1" w:styleId="FootnoteReference2">
    <w:name w:val="Footnote Reference2"/>
    <w:basedOn w:val="Table-Footnote"/>
    <w:rsid w:val="00206B0F"/>
    <w:rPr>
      <w:vertAlign w:val="superscript"/>
    </w:rPr>
  </w:style>
  <w:style w:type="character" w:customStyle="1" w:styleId="PlainTextChar">
    <w:name w:val="Plain Text Char"/>
    <w:basedOn w:val="DefaultParagraphFont"/>
    <w:link w:val="PlainText"/>
    <w:rsid w:val="0028141E"/>
    <w:rPr>
      <w:rFonts w:ascii="Courier New" w:hAnsi="Courier New" w:cs="Courier New"/>
    </w:rPr>
  </w:style>
  <w:style w:type="paragraph" w:customStyle="1" w:styleId="FootnoteReference11">
    <w:name w:val="Footnote Reference11"/>
    <w:basedOn w:val="Table-Footnote"/>
    <w:rsid w:val="00206B0F"/>
    <w:rPr>
      <w:vertAlign w:val="superscript"/>
    </w:rPr>
  </w:style>
  <w:style w:type="numbering" w:customStyle="1" w:styleId="NoList1">
    <w:name w:val="No List1"/>
    <w:next w:val="NoList"/>
    <w:uiPriority w:val="99"/>
    <w:semiHidden/>
    <w:unhideWhenUsed/>
    <w:rsid w:val="00206B0F"/>
  </w:style>
  <w:style w:type="paragraph" w:customStyle="1" w:styleId="msonormal0">
    <w:name w:val="msonormal"/>
    <w:basedOn w:val="Normal"/>
    <w:rsid w:val="00206B0F"/>
    <w:pPr>
      <w:spacing w:before="100" w:beforeAutospacing="1" w:after="100" w:afterAutospacing="1"/>
    </w:pPr>
  </w:style>
  <w:style w:type="paragraph" w:customStyle="1" w:styleId="msocomanchor">
    <w:name w:val="msocomanchor"/>
    <w:basedOn w:val="Normal"/>
    <w:rsid w:val="00206B0F"/>
    <w:pPr>
      <w:spacing w:before="100" w:beforeAutospacing="1" w:after="100" w:afterAutospacing="1"/>
    </w:pPr>
  </w:style>
  <w:style w:type="character" w:customStyle="1" w:styleId="msoins0">
    <w:name w:val="msoins"/>
    <w:basedOn w:val="DefaultParagraphFont"/>
    <w:rsid w:val="00206B0F"/>
  </w:style>
  <w:style w:type="character" w:customStyle="1" w:styleId="confluence-embedded-file-wrapper">
    <w:name w:val="confluence-embedded-file-wrapper"/>
    <w:basedOn w:val="DefaultParagraphFont"/>
    <w:rsid w:val="00206B0F"/>
  </w:style>
  <w:style w:type="paragraph" w:customStyle="1" w:styleId="table-footnote0">
    <w:name w:val="table-footnote"/>
    <w:basedOn w:val="Normal"/>
    <w:rsid w:val="00206B0F"/>
    <w:pPr>
      <w:spacing w:before="100" w:beforeAutospacing="1" w:after="100" w:afterAutospacing="1"/>
    </w:pPr>
  </w:style>
  <w:style w:type="paragraph" w:customStyle="1" w:styleId="3collist">
    <w:name w:val="3collist"/>
    <w:basedOn w:val="Normal"/>
    <w:rsid w:val="00206B0F"/>
    <w:pPr>
      <w:spacing w:before="100" w:beforeAutospacing="1" w:after="100" w:afterAutospacing="1"/>
    </w:pPr>
  </w:style>
  <w:style w:type="paragraph" w:customStyle="1" w:styleId="footnote">
    <w:name w:val="footnote"/>
    <w:basedOn w:val="Normal"/>
    <w:rsid w:val="00206B0F"/>
    <w:pPr>
      <w:spacing w:before="100" w:beforeAutospacing="1" w:after="100" w:afterAutospacing="1"/>
    </w:pPr>
  </w:style>
  <w:style w:type="paragraph" w:customStyle="1" w:styleId="a">
    <w:name w:val="a"/>
    <w:basedOn w:val="Normal"/>
    <w:rsid w:val="00206B0F"/>
    <w:pPr>
      <w:spacing w:before="100" w:beforeAutospacing="1" w:after="100" w:afterAutospacing="1"/>
    </w:pPr>
  </w:style>
  <w:style w:type="paragraph" w:customStyle="1" w:styleId="bodytextnoindent">
    <w:name w:val="bodytextnoindent"/>
    <w:basedOn w:val="Normal"/>
    <w:rsid w:val="00206B0F"/>
    <w:pPr>
      <w:spacing w:before="100" w:beforeAutospacing="1" w:after="100" w:afterAutospacing="1"/>
    </w:pPr>
  </w:style>
  <w:style w:type="paragraph" w:customStyle="1" w:styleId="examples">
    <w:name w:val="examples"/>
    <w:basedOn w:val="Normal"/>
    <w:rsid w:val="00206B0F"/>
    <w:pPr>
      <w:spacing w:before="100" w:beforeAutospacing="1" w:after="100" w:afterAutospacing="1"/>
    </w:pPr>
  </w:style>
  <w:style w:type="paragraph" w:customStyle="1" w:styleId="Headinng2">
    <w:name w:val="Headinng 2"/>
    <w:basedOn w:val="Normal"/>
    <w:rsid w:val="00206B0F"/>
    <w:pPr>
      <w:spacing w:before="100" w:beforeAutospacing="1" w:after="100" w:afterAutospacing="1"/>
      <w:ind w:left="450"/>
      <w:outlineLvl w:val="1"/>
    </w:pPr>
  </w:style>
  <w:style w:type="paragraph" w:customStyle="1" w:styleId="Litcited">
    <w:name w:val="Lit cited"/>
    <w:basedOn w:val="Normal"/>
    <w:rsid w:val="00206B0F"/>
    <w:pPr>
      <w:spacing w:beforeAutospacing="1" w:after="100" w:afterAutospacing="1"/>
      <w:ind w:left="900"/>
    </w:pPr>
  </w:style>
  <w:style w:type="paragraph" w:customStyle="1" w:styleId="q">
    <w:name w:val="q"/>
    <w:basedOn w:val="Normal"/>
    <w:rsid w:val="00206B0F"/>
    <w:pPr>
      <w:spacing w:before="100" w:beforeAutospacing="1" w:after="100" w:afterAutospacing="1"/>
      <w:jc w:val="left"/>
    </w:pPr>
  </w:style>
  <w:style w:type="character" w:customStyle="1" w:styleId="BodyTextChar2">
    <w:name w:val="Body Text Char2"/>
    <w:basedOn w:val="DefaultParagraphFont"/>
    <w:rsid w:val="00206B0F"/>
    <w:rPr>
      <w:sz w:val="22"/>
      <w:szCs w:val="24"/>
    </w:rPr>
  </w:style>
  <w:style w:type="paragraph" w:customStyle="1" w:styleId="BasicParagraph">
    <w:name w:val="[Basic Paragraph]"/>
    <w:basedOn w:val="Normal"/>
    <w:uiPriority w:val="99"/>
    <w:rsid w:val="00206B0F"/>
    <w:pPr>
      <w:autoSpaceDE w:val="0"/>
      <w:autoSpaceDN w:val="0"/>
      <w:adjustRightInd w:val="0"/>
      <w:spacing w:after="0" w:line="288" w:lineRule="auto"/>
      <w:jc w:val="left"/>
      <w:textAlignment w:val="center"/>
    </w:pPr>
    <w:rPr>
      <w:rFonts w:ascii="MinionPro-Regular" w:hAnsi="MinionPro-Regular" w:cs="MinionPro-Regular"/>
      <w:color w:val="000000"/>
    </w:rPr>
  </w:style>
  <w:style w:type="paragraph" w:styleId="ListBullet">
    <w:name w:val="List Bullet"/>
    <w:basedOn w:val="Normal"/>
    <w:uiPriority w:val="99"/>
    <w:unhideWhenUsed/>
    <w:rsid w:val="00206B0F"/>
    <w:pPr>
      <w:tabs>
        <w:tab w:val="num" w:pos="360"/>
      </w:tabs>
      <w:spacing w:after="160" w:line="259" w:lineRule="auto"/>
      <w:ind w:left="360" w:hanging="360"/>
      <w:contextualSpacing/>
      <w:jc w:val="left"/>
    </w:pPr>
    <w:rPr>
      <w:rFonts w:asciiTheme="minorHAnsi" w:eastAsiaTheme="minorHAnsi" w:hAnsiTheme="minorHAnsi" w:cstheme="minorBidi"/>
      <w:sz w:val="22"/>
      <w:szCs w:val="22"/>
    </w:rPr>
  </w:style>
  <w:style w:type="character" w:customStyle="1" w:styleId="cf11">
    <w:name w:val="cf11"/>
    <w:basedOn w:val="DefaultParagraphFont"/>
    <w:rsid w:val="0028141E"/>
    <w:rPr>
      <w:rFonts w:ascii="Segoe UI" w:hAnsi="Segoe UI" w:cs="Segoe UI" w:hint="default"/>
      <w:i/>
      <w:iCs/>
      <w:sz w:val="18"/>
      <w:szCs w:val="18"/>
    </w:rPr>
  </w:style>
  <w:style w:type="paragraph" w:styleId="EndnoteText">
    <w:name w:val="endnote text"/>
    <w:basedOn w:val="Normal"/>
    <w:link w:val="EndnoteTextChar"/>
    <w:semiHidden/>
    <w:unhideWhenUsed/>
    <w:rsid w:val="0028141E"/>
    <w:pPr>
      <w:spacing w:after="0"/>
    </w:pPr>
    <w:rPr>
      <w:sz w:val="20"/>
      <w:szCs w:val="20"/>
    </w:rPr>
  </w:style>
  <w:style w:type="character" w:customStyle="1" w:styleId="EndnoteTextChar">
    <w:name w:val="Endnote Text Char"/>
    <w:basedOn w:val="DefaultParagraphFont"/>
    <w:link w:val="EndnoteText"/>
    <w:semiHidden/>
    <w:rsid w:val="0028141E"/>
  </w:style>
  <w:style w:type="paragraph" w:customStyle="1" w:styleId="Level2">
    <w:name w:val="Level 2"/>
    <w:rsid w:val="0028141E"/>
    <w:pPr>
      <w:jc w:val="center"/>
    </w:pPr>
    <w:rPr>
      <w:b/>
      <w:i/>
      <w:sz w:val="22"/>
    </w:rPr>
  </w:style>
  <w:style w:type="paragraph" w:customStyle="1" w:styleId="Level3">
    <w:name w:val="Level 3"/>
    <w:basedOn w:val="Level2"/>
    <w:rsid w:val="0028141E"/>
    <w:pPr>
      <w:jc w:val="left"/>
    </w:pPr>
    <w:rPr>
      <w:i w:val="0"/>
    </w:rPr>
  </w:style>
  <w:style w:type="paragraph" w:customStyle="1" w:styleId="toa">
    <w:name w:val="toa"/>
    <w:basedOn w:val="Normal"/>
    <w:rsid w:val="0028141E"/>
    <w:pPr>
      <w:tabs>
        <w:tab w:val="left" w:pos="9000"/>
        <w:tab w:val="right" w:pos="9360"/>
      </w:tabs>
      <w:suppressAutoHyphens/>
      <w:spacing w:after="0"/>
      <w:jc w:val="left"/>
    </w:pPr>
    <w:rPr>
      <w:sz w:val="22"/>
      <w:szCs w:val="20"/>
    </w:rPr>
  </w:style>
  <w:style w:type="paragraph" w:customStyle="1" w:styleId="Level4">
    <w:name w:val="Level 4"/>
    <w:basedOn w:val="Heading3"/>
    <w:rsid w:val="0028141E"/>
    <w:pPr>
      <w:tabs>
        <w:tab w:val="right" w:pos="9360"/>
      </w:tabs>
      <w:spacing w:after="0"/>
    </w:pPr>
    <w:rPr>
      <w:color w:val="000000"/>
      <w:spacing w:val="-2"/>
      <w:sz w:val="22"/>
      <w:u w:val="single"/>
    </w:rPr>
  </w:style>
  <w:style w:type="paragraph" w:customStyle="1" w:styleId="Level5">
    <w:name w:val="Level 5"/>
    <w:basedOn w:val="BodyText2"/>
    <w:rsid w:val="0028141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pPr>
    <w:rPr>
      <w:bCs w:val="0"/>
      <w:i/>
      <w:iCs/>
      <w:color w:val="000000"/>
      <w:spacing w:val="-2"/>
      <w:sz w:val="22"/>
    </w:rPr>
  </w:style>
  <w:style w:type="paragraph" w:customStyle="1" w:styleId="Appendix">
    <w:name w:val="Appendix"/>
    <w:basedOn w:val="Normal"/>
    <w:rsid w:val="0028141E"/>
    <w:pPr>
      <w:tabs>
        <w:tab w:val="left" w:pos="1170"/>
      </w:tabs>
      <w:spacing w:after="0"/>
      <w:ind w:left="1170" w:hanging="1170"/>
    </w:pPr>
    <w:rPr>
      <w:sz w:val="22"/>
      <w:szCs w:val="20"/>
    </w:rPr>
  </w:style>
  <w:style w:type="paragraph" w:customStyle="1" w:styleId="Table">
    <w:name w:val="Table"/>
    <w:basedOn w:val="Figure"/>
    <w:rsid w:val="0028141E"/>
  </w:style>
  <w:style w:type="paragraph" w:customStyle="1" w:styleId="Cover-byAuthors0">
    <w:name w:val="Cover-by/Author(s)"/>
    <w:basedOn w:val="Normal"/>
    <w:rsid w:val="0028141E"/>
    <w:pPr>
      <w:spacing w:after="0" w:line="360" w:lineRule="auto"/>
    </w:pPr>
    <w:rPr>
      <w:b/>
      <w:color w:val="000000"/>
      <w:sz w:val="28"/>
      <w:szCs w:val="20"/>
      <w:lang w:bidi="he-IL"/>
    </w:rPr>
  </w:style>
  <w:style w:type="character" w:customStyle="1" w:styleId="Caption-continuedChar">
    <w:name w:val="Caption-continued Char"/>
    <w:basedOn w:val="CaptionChar"/>
    <w:link w:val="Caption-continued"/>
    <w:rsid w:val="0028141E"/>
    <w:rPr>
      <w:sz w:val="22"/>
    </w:rPr>
  </w:style>
  <w:style w:type="paragraph" w:customStyle="1" w:styleId="font-claude-response-body">
    <w:name w:val="font-claude-response-body"/>
    <w:basedOn w:val="Normal"/>
    <w:rsid w:val="003E37BF"/>
    <w:pPr>
      <w:spacing w:before="100" w:beforeAutospacing="1" w:after="100" w:afterAutospacing="1"/>
      <w:jc w:val="left"/>
    </w:pPr>
  </w:style>
  <w:style w:type="character" w:styleId="HTMLCode">
    <w:name w:val="HTML Code"/>
    <w:basedOn w:val="DefaultParagraphFont"/>
    <w:uiPriority w:val="99"/>
    <w:semiHidden/>
    <w:unhideWhenUsed/>
    <w:rsid w:val="003E37BF"/>
    <w:rPr>
      <w:rFonts w:ascii="Courier New" w:eastAsia="Times New Roman" w:hAnsi="Courier New" w:cs="Courier New"/>
      <w:sz w:val="20"/>
      <w:szCs w:val="20"/>
    </w:rPr>
  </w:style>
  <w:style w:type="character" w:customStyle="1" w:styleId="go2hclqbb5b">
    <w:name w:val="go2hclqbb5b"/>
    <w:basedOn w:val="DefaultParagraphFont"/>
    <w:rsid w:val="008E5F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0170">
      <w:bodyDiv w:val="1"/>
      <w:marLeft w:val="0"/>
      <w:marRight w:val="0"/>
      <w:marTop w:val="0"/>
      <w:marBottom w:val="0"/>
      <w:divBdr>
        <w:top w:val="none" w:sz="0" w:space="0" w:color="auto"/>
        <w:left w:val="none" w:sz="0" w:space="0" w:color="auto"/>
        <w:bottom w:val="none" w:sz="0" w:space="0" w:color="auto"/>
        <w:right w:val="none" w:sz="0" w:space="0" w:color="auto"/>
      </w:divBdr>
    </w:div>
    <w:div w:id="86078104">
      <w:bodyDiv w:val="1"/>
      <w:marLeft w:val="0"/>
      <w:marRight w:val="0"/>
      <w:marTop w:val="0"/>
      <w:marBottom w:val="0"/>
      <w:divBdr>
        <w:top w:val="none" w:sz="0" w:space="0" w:color="auto"/>
        <w:left w:val="none" w:sz="0" w:space="0" w:color="auto"/>
        <w:bottom w:val="none" w:sz="0" w:space="0" w:color="auto"/>
        <w:right w:val="none" w:sz="0" w:space="0" w:color="auto"/>
      </w:divBdr>
    </w:div>
    <w:div w:id="248781432">
      <w:bodyDiv w:val="1"/>
      <w:marLeft w:val="0"/>
      <w:marRight w:val="0"/>
      <w:marTop w:val="0"/>
      <w:marBottom w:val="0"/>
      <w:divBdr>
        <w:top w:val="none" w:sz="0" w:space="0" w:color="auto"/>
        <w:left w:val="none" w:sz="0" w:space="0" w:color="auto"/>
        <w:bottom w:val="none" w:sz="0" w:space="0" w:color="auto"/>
        <w:right w:val="none" w:sz="0" w:space="0" w:color="auto"/>
      </w:divBdr>
    </w:div>
    <w:div w:id="302732186">
      <w:bodyDiv w:val="1"/>
      <w:marLeft w:val="0"/>
      <w:marRight w:val="0"/>
      <w:marTop w:val="0"/>
      <w:marBottom w:val="0"/>
      <w:divBdr>
        <w:top w:val="none" w:sz="0" w:space="0" w:color="auto"/>
        <w:left w:val="none" w:sz="0" w:space="0" w:color="auto"/>
        <w:bottom w:val="none" w:sz="0" w:space="0" w:color="auto"/>
        <w:right w:val="none" w:sz="0" w:space="0" w:color="auto"/>
      </w:divBdr>
    </w:div>
    <w:div w:id="303586753">
      <w:bodyDiv w:val="1"/>
      <w:marLeft w:val="0"/>
      <w:marRight w:val="0"/>
      <w:marTop w:val="0"/>
      <w:marBottom w:val="0"/>
      <w:divBdr>
        <w:top w:val="none" w:sz="0" w:space="0" w:color="auto"/>
        <w:left w:val="none" w:sz="0" w:space="0" w:color="auto"/>
        <w:bottom w:val="none" w:sz="0" w:space="0" w:color="auto"/>
        <w:right w:val="none" w:sz="0" w:space="0" w:color="auto"/>
      </w:divBdr>
    </w:div>
    <w:div w:id="390271885">
      <w:bodyDiv w:val="1"/>
      <w:marLeft w:val="0"/>
      <w:marRight w:val="0"/>
      <w:marTop w:val="0"/>
      <w:marBottom w:val="0"/>
      <w:divBdr>
        <w:top w:val="none" w:sz="0" w:space="0" w:color="auto"/>
        <w:left w:val="none" w:sz="0" w:space="0" w:color="auto"/>
        <w:bottom w:val="none" w:sz="0" w:space="0" w:color="auto"/>
        <w:right w:val="none" w:sz="0" w:space="0" w:color="auto"/>
      </w:divBdr>
    </w:div>
    <w:div w:id="414210061">
      <w:bodyDiv w:val="1"/>
      <w:marLeft w:val="0"/>
      <w:marRight w:val="0"/>
      <w:marTop w:val="0"/>
      <w:marBottom w:val="0"/>
      <w:divBdr>
        <w:top w:val="none" w:sz="0" w:space="0" w:color="auto"/>
        <w:left w:val="none" w:sz="0" w:space="0" w:color="auto"/>
        <w:bottom w:val="none" w:sz="0" w:space="0" w:color="auto"/>
        <w:right w:val="none" w:sz="0" w:space="0" w:color="auto"/>
      </w:divBdr>
    </w:div>
    <w:div w:id="465321674">
      <w:bodyDiv w:val="1"/>
      <w:marLeft w:val="0"/>
      <w:marRight w:val="0"/>
      <w:marTop w:val="0"/>
      <w:marBottom w:val="0"/>
      <w:divBdr>
        <w:top w:val="none" w:sz="0" w:space="0" w:color="auto"/>
        <w:left w:val="none" w:sz="0" w:space="0" w:color="auto"/>
        <w:bottom w:val="none" w:sz="0" w:space="0" w:color="auto"/>
        <w:right w:val="none" w:sz="0" w:space="0" w:color="auto"/>
      </w:divBdr>
    </w:div>
    <w:div w:id="562524338">
      <w:bodyDiv w:val="1"/>
      <w:marLeft w:val="0"/>
      <w:marRight w:val="0"/>
      <w:marTop w:val="0"/>
      <w:marBottom w:val="0"/>
      <w:divBdr>
        <w:top w:val="none" w:sz="0" w:space="0" w:color="auto"/>
        <w:left w:val="none" w:sz="0" w:space="0" w:color="auto"/>
        <w:bottom w:val="none" w:sz="0" w:space="0" w:color="auto"/>
        <w:right w:val="none" w:sz="0" w:space="0" w:color="auto"/>
      </w:divBdr>
    </w:div>
    <w:div w:id="585500627">
      <w:bodyDiv w:val="1"/>
      <w:marLeft w:val="0"/>
      <w:marRight w:val="0"/>
      <w:marTop w:val="0"/>
      <w:marBottom w:val="0"/>
      <w:divBdr>
        <w:top w:val="none" w:sz="0" w:space="0" w:color="auto"/>
        <w:left w:val="none" w:sz="0" w:space="0" w:color="auto"/>
        <w:bottom w:val="none" w:sz="0" w:space="0" w:color="auto"/>
        <w:right w:val="none" w:sz="0" w:space="0" w:color="auto"/>
      </w:divBdr>
    </w:div>
    <w:div w:id="606231522">
      <w:bodyDiv w:val="1"/>
      <w:marLeft w:val="0"/>
      <w:marRight w:val="0"/>
      <w:marTop w:val="0"/>
      <w:marBottom w:val="0"/>
      <w:divBdr>
        <w:top w:val="none" w:sz="0" w:space="0" w:color="auto"/>
        <w:left w:val="none" w:sz="0" w:space="0" w:color="auto"/>
        <w:bottom w:val="none" w:sz="0" w:space="0" w:color="auto"/>
        <w:right w:val="none" w:sz="0" w:space="0" w:color="auto"/>
      </w:divBdr>
    </w:div>
    <w:div w:id="644627768">
      <w:bodyDiv w:val="1"/>
      <w:marLeft w:val="0"/>
      <w:marRight w:val="0"/>
      <w:marTop w:val="0"/>
      <w:marBottom w:val="0"/>
      <w:divBdr>
        <w:top w:val="none" w:sz="0" w:space="0" w:color="auto"/>
        <w:left w:val="none" w:sz="0" w:space="0" w:color="auto"/>
        <w:bottom w:val="none" w:sz="0" w:space="0" w:color="auto"/>
        <w:right w:val="none" w:sz="0" w:space="0" w:color="auto"/>
      </w:divBdr>
    </w:div>
    <w:div w:id="697925475">
      <w:bodyDiv w:val="1"/>
      <w:marLeft w:val="0"/>
      <w:marRight w:val="0"/>
      <w:marTop w:val="0"/>
      <w:marBottom w:val="0"/>
      <w:divBdr>
        <w:top w:val="none" w:sz="0" w:space="0" w:color="auto"/>
        <w:left w:val="none" w:sz="0" w:space="0" w:color="auto"/>
        <w:bottom w:val="none" w:sz="0" w:space="0" w:color="auto"/>
        <w:right w:val="none" w:sz="0" w:space="0" w:color="auto"/>
      </w:divBdr>
    </w:div>
    <w:div w:id="775175020">
      <w:bodyDiv w:val="1"/>
      <w:marLeft w:val="0"/>
      <w:marRight w:val="0"/>
      <w:marTop w:val="0"/>
      <w:marBottom w:val="0"/>
      <w:divBdr>
        <w:top w:val="none" w:sz="0" w:space="0" w:color="auto"/>
        <w:left w:val="none" w:sz="0" w:space="0" w:color="auto"/>
        <w:bottom w:val="none" w:sz="0" w:space="0" w:color="auto"/>
        <w:right w:val="none" w:sz="0" w:space="0" w:color="auto"/>
      </w:divBdr>
    </w:div>
    <w:div w:id="805053802">
      <w:bodyDiv w:val="1"/>
      <w:marLeft w:val="0"/>
      <w:marRight w:val="0"/>
      <w:marTop w:val="0"/>
      <w:marBottom w:val="0"/>
      <w:divBdr>
        <w:top w:val="none" w:sz="0" w:space="0" w:color="auto"/>
        <w:left w:val="none" w:sz="0" w:space="0" w:color="auto"/>
        <w:bottom w:val="none" w:sz="0" w:space="0" w:color="auto"/>
        <w:right w:val="none" w:sz="0" w:space="0" w:color="auto"/>
      </w:divBdr>
    </w:div>
    <w:div w:id="861169037">
      <w:bodyDiv w:val="1"/>
      <w:marLeft w:val="0"/>
      <w:marRight w:val="0"/>
      <w:marTop w:val="0"/>
      <w:marBottom w:val="0"/>
      <w:divBdr>
        <w:top w:val="none" w:sz="0" w:space="0" w:color="auto"/>
        <w:left w:val="none" w:sz="0" w:space="0" w:color="auto"/>
        <w:bottom w:val="none" w:sz="0" w:space="0" w:color="auto"/>
        <w:right w:val="none" w:sz="0" w:space="0" w:color="auto"/>
      </w:divBdr>
    </w:div>
    <w:div w:id="980156462">
      <w:bodyDiv w:val="1"/>
      <w:marLeft w:val="0"/>
      <w:marRight w:val="0"/>
      <w:marTop w:val="0"/>
      <w:marBottom w:val="0"/>
      <w:divBdr>
        <w:top w:val="none" w:sz="0" w:space="0" w:color="auto"/>
        <w:left w:val="none" w:sz="0" w:space="0" w:color="auto"/>
        <w:bottom w:val="none" w:sz="0" w:space="0" w:color="auto"/>
        <w:right w:val="none" w:sz="0" w:space="0" w:color="auto"/>
      </w:divBdr>
    </w:div>
    <w:div w:id="1079408309">
      <w:bodyDiv w:val="1"/>
      <w:marLeft w:val="0"/>
      <w:marRight w:val="0"/>
      <w:marTop w:val="0"/>
      <w:marBottom w:val="0"/>
      <w:divBdr>
        <w:top w:val="none" w:sz="0" w:space="0" w:color="auto"/>
        <w:left w:val="none" w:sz="0" w:space="0" w:color="auto"/>
        <w:bottom w:val="none" w:sz="0" w:space="0" w:color="auto"/>
        <w:right w:val="none" w:sz="0" w:space="0" w:color="auto"/>
      </w:divBdr>
      <w:divsChild>
        <w:div w:id="1447384358">
          <w:marLeft w:val="0"/>
          <w:marRight w:val="0"/>
          <w:marTop w:val="0"/>
          <w:marBottom w:val="0"/>
          <w:divBdr>
            <w:top w:val="none" w:sz="0" w:space="0" w:color="auto"/>
            <w:left w:val="none" w:sz="0" w:space="0" w:color="auto"/>
            <w:bottom w:val="none" w:sz="0" w:space="0" w:color="auto"/>
            <w:right w:val="none" w:sz="0" w:space="0" w:color="auto"/>
          </w:divBdr>
        </w:div>
        <w:div w:id="2140875975">
          <w:marLeft w:val="0"/>
          <w:marRight w:val="0"/>
          <w:marTop w:val="0"/>
          <w:marBottom w:val="0"/>
          <w:divBdr>
            <w:top w:val="none" w:sz="0" w:space="0" w:color="auto"/>
            <w:left w:val="none" w:sz="0" w:space="0" w:color="auto"/>
            <w:bottom w:val="none" w:sz="0" w:space="0" w:color="auto"/>
            <w:right w:val="none" w:sz="0" w:space="0" w:color="auto"/>
          </w:divBdr>
        </w:div>
      </w:divsChild>
    </w:div>
    <w:div w:id="1080365792">
      <w:bodyDiv w:val="1"/>
      <w:marLeft w:val="0"/>
      <w:marRight w:val="0"/>
      <w:marTop w:val="0"/>
      <w:marBottom w:val="0"/>
      <w:divBdr>
        <w:top w:val="none" w:sz="0" w:space="0" w:color="auto"/>
        <w:left w:val="none" w:sz="0" w:space="0" w:color="auto"/>
        <w:bottom w:val="none" w:sz="0" w:space="0" w:color="auto"/>
        <w:right w:val="none" w:sz="0" w:space="0" w:color="auto"/>
      </w:divBdr>
    </w:div>
    <w:div w:id="1089082086">
      <w:bodyDiv w:val="1"/>
      <w:marLeft w:val="0"/>
      <w:marRight w:val="0"/>
      <w:marTop w:val="0"/>
      <w:marBottom w:val="0"/>
      <w:divBdr>
        <w:top w:val="none" w:sz="0" w:space="0" w:color="auto"/>
        <w:left w:val="none" w:sz="0" w:space="0" w:color="auto"/>
        <w:bottom w:val="none" w:sz="0" w:space="0" w:color="auto"/>
        <w:right w:val="none" w:sz="0" w:space="0" w:color="auto"/>
      </w:divBdr>
    </w:div>
    <w:div w:id="1126971241">
      <w:bodyDiv w:val="1"/>
      <w:marLeft w:val="0"/>
      <w:marRight w:val="0"/>
      <w:marTop w:val="0"/>
      <w:marBottom w:val="0"/>
      <w:divBdr>
        <w:top w:val="none" w:sz="0" w:space="0" w:color="auto"/>
        <w:left w:val="none" w:sz="0" w:space="0" w:color="auto"/>
        <w:bottom w:val="none" w:sz="0" w:space="0" w:color="auto"/>
        <w:right w:val="none" w:sz="0" w:space="0" w:color="auto"/>
      </w:divBdr>
    </w:div>
    <w:div w:id="1229414751">
      <w:bodyDiv w:val="1"/>
      <w:marLeft w:val="0"/>
      <w:marRight w:val="0"/>
      <w:marTop w:val="0"/>
      <w:marBottom w:val="0"/>
      <w:divBdr>
        <w:top w:val="none" w:sz="0" w:space="0" w:color="auto"/>
        <w:left w:val="none" w:sz="0" w:space="0" w:color="auto"/>
        <w:bottom w:val="none" w:sz="0" w:space="0" w:color="auto"/>
        <w:right w:val="none" w:sz="0" w:space="0" w:color="auto"/>
      </w:divBdr>
    </w:div>
    <w:div w:id="1242257294">
      <w:bodyDiv w:val="1"/>
      <w:marLeft w:val="0"/>
      <w:marRight w:val="0"/>
      <w:marTop w:val="0"/>
      <w:marBottom w:val="0"/>
      <w:divBdr>
        <w:top w:val="none" w:sz="0" w:space="0" w:color="auto"/>
        <w:left w:val="none" w:sz="0" w:space="0" w:color="auto"/>
        <w:bottom w:val="none" w:sz="0" w:space="0" w:color="auto"/>
        <w:right w:val="none" w:sz="0" w:space="0" w:color="auto"/>
      </w:divBdr>
    </w:div>
    <w:div w:id="1281182834">
      <w:bodyDiv w:val="1"/>
      <w:marLeft w:val="0"/>
      <w:marRight w:val="0"/>
      <w:marTop w:val="0"/>
      <w:marBottom w:val="0"/>
      <w:divBdr>
        <w:top w:val="none" w:sz="0" w:space="0" w:color="auto"/>
        <w:left w:val="none" w:sz="0" w:space="0" w:color="auto"/>
        <w:bottom w:val="none" w:sz="0" w:space="0" w:color="auto"/>
        <w:right w:val="none" w:sz="0" w:space="0" w:color="auto"/>
      </w:divBdr>
    </w:div>
    <w:div w:id="1402554736">
      <w:bodyDiv w:val="1"/>
      <w:marLeft w:val="0"/>
      <w:marRight w:val="0"/>
      <w:marTop w:val="0"/>
      <w:marBottom w:val="0"/>
      <w:divBdr>
        <w:top w:val="none" w:sz="0" w:space="0" w:color="auto"/>
        <w:left w:val="none" w:sz="0" w:space="0" w:color="auto"/>
        <w:bottom w:val="none" w:sz="0" w:space="0" w:color="auto"/>
        <w:right w:val="none" w:sz="0" w:space="0" w:color="auto"/>
      </w:divBdr>
    </w:div>
    <w:div w:id="1431388022">
      <w:bodyDiv w:val="1"/>
      <w:marLeft w:val="0"/>
      <w:marRight w:val="0"/>
      <w:marTop w:val="0"/>
      <w:marBottom w:val="0"/>
      <w:divBdr>
        <w:top w:val="none" w:sz="0" w:space="0" w:color="auto"/>
        <w:left w:val="none" w:sz="0" w:space="0" w:color="auto"/>
        <w:bottom w:val="none" w:sz="0" w:space="0" w:color="auto"/>
        <w:right w:val="none" w:sz="0" w:space="0" w:color="auto"/>
      </w:divBdr>
    </w:div>
    <w:div w:id="1439829524">
      <w:bodyDiv w:val="1"/>
      <w:marLeft w:val="0"/>
      <w:marRight w:val="0"/>
      <w:marTop w:val="0"/>
      <w:marBottom w:val="0"/>
      <w:divBdr>
        <w:top w:val="none" w:sz="0" w:space="0" w:color="auto"/>
        <w:left w:val="none" w:sz="0" w:space="0" w:color="auto"/>
        <w:bottom w:val="none" w:sz="0" w:space="0" w:color="auto"/>
        <w:right w:val="none" w:sz="0" w:space="0" w:color="auto"/>
      </w:divBdr>
    </w:div>
    <w:div w:id="1463380528">
      <w:bodyDiv w:val="1"/>
      <w:marLeft w:val="0"/>
      <w:marRight w:val="0"/>
      <w:marTop w:val="0"/>
      <w:marBottom w:val="0"/>
      <w:divBdr>
        <w:top w:val="none" w:sz="0" w:space="0" w:color="auto"/>
        <w:left w:val="none" w:sz="0" w:space="0" w:color="auto"/>
        <w:bottom w:val="none" w:sz="0" w:space="0" w:color="auto"/>
        <w:right w:val="none" w:sz="0" w:space="0" w:color="auto"/>
      </w:divBdr>
      <w:divsChild>
        <w:div w:id="1676222249">
          <w:marLeft w:val="0"/>
          <w:marRight w:val="0"/>
          <w:marTop w:val="0"/>
          <w:marBottom w:val="0"/>
          <w:divBdr>
            <w:top w:val="none" w:sz="0" w:space="0" w:color="auto"/>
            <w:left w:val="none" w:sz="0" w:space="0" w:color="auto"/>
            <w:bottom w:val="none" w:sz="0" w:space="0" w:color="auto"/>
            <w:right w:val="none" w:sz="0" w:space="0" w:color="auto"/>
          </w:divBdr>
        </w:div>
      </w:divsChild>
    </w:div>
    <w:div w:id="1564484715">
      <w:bodyDiv w:val="1"/>
      <w:marLeft w:val="0"/>
      <w:marRight w:val="0"/>
      <w:marTop w:val="0"/>
      <w:marBottom w:val="0"/>
      <w:divBdr>
        <w:top w:val="none" w:sz="0" w:space="0" w:color="auto"/>
        <w:left w:val="none" w:sz="0" w:space="0" w:color="auto"/>
        <w:bottom w:val="none" w:sz="0" w:space="0" w:color="auto"/>
        <w:right w:val="none" w:sz="0" w:space="0" w:color="auto"/>
      </w:divBdr>
    </w:div>
    <w:div w:id="1606383908">
      <w:bodyDiv w:val="1"/>
      <w:marLeft w:val="0"/>
      <w:marRight w:val="0"/>
      <w:marTop w:val="0"/>
      <w:marBottom w:val="0"/>
      <w:divBdr>
        <w:top w:val="none" w:sz="0" w:space="0" w:color="auto"/>
        <w:left w:val="none" w:sz="0" w:space="0" w:color="auto"/>
        <w:bottom w:val="none" w:sz="0" w:space="0" w:color="auto"/>
        <w:right w:val="none" w:sz="0" w:space="0" w:color="auto"/>
      </w:divBdr>
    </w:div>
    <w:div w:id="1641572251">
      <w:bodyDiv w:val="1"/>
      <w:marLeft w:val="0"/>
      <w:marRight w:val="0"/>
      <w:marTop w:val="0"/>
      <w:marBottom w:val="0"/>
      <w:divBdr>
        <w:top w:val="none" w:sz="0" w:space="0" w:color="auto"/>
        <w:left w:val="none" w:sz="0" w:space="0" w:color="auto"/>
        <w:bottom w:val="none" w:sz="0" w:space="0" w:color="auto"/>
        <w:right w:val="none" w:sz="0" w:space="0" w:color="auto"/>
      </w:divBdr>
    </w:div>
    <w:div w:id="1649359475">
      <w:bodyDiv w:val="1"/>
      <w:marLeft w:val="0"/>
      <w:marRight w:val="0"/>
      <w:marTop w:val="0"/>
      <w:marBottom w:val="0"/>
      <w:divBdr>
        <w:top w:val="none" w:sz="0" w:space="0" w:color="auto"/>
        <w:left w:val="none" w:sz="0" w:space="0" w:color="auto"/>
        <w:bottom w:val="none" w:sz="0" w:space="0" w:color="auto"/>
        <w:right w:val="none" w:sz="0" w:space="0" w:color="auto"/>
      </w:divBdr>
    </w:div>
    <w:div w:id="1691031220">
      <w:bodyDiv w:val="1"/>
      <w:marLeft w:val="0"/>
      <w:marRight w:val="0"/>
      <w:marTop w:val="0"/>
      <w:marBottom w:val="0"/>
      <w:divBdr>
        <w:top w:val="none" w:sz="0" w:space="0" w:color="auto"/>
        <w:left w:val="none" w:sz="0" w:space="0" w:color="auto"/>
        <w:bottom w:val="none" w:sz="0" w:space="0" w:color="auto"/>
        <w:right w:val="none" w:sz="0" w:space="0" w:color="auto"/>
      </w:divBdr>
    </w:div>
    <w:div w:id="1774089384">
      <w:bodyDiv w:val="1"/>
      <w:marLeft w:val="0"/>
      <w:marRight w:val="0"/>
      <w:marTop w:val="0"/>
      <w:marBottom w:val="0"/>
      <w:divBdr>
        <w:top w:val="none" w:sz="0" w:space="0" w:color="auto"/>
        <w:left w:val="none" w:sz="0" w:space="0" w:color="auto"/>
        <w:bottom w:val="none" w:sz="0" w:space="0" w:color="auto"/>
        <w:right w:val="none" w:sz="0" w:space="0" w:color="auto"/>
      </w:divBdr>
    </w:div>
    <w:div w:id="1774395567">
      <w:bodyDiv w:val="1"/>
      <w:marLeft w:val="0"/>
      <w:marRight w:val="0"/>
      <w:marTop w:val="0"/>
      <w:marBottom w:val="0"/>
      <w:divBdr>
        <w:top w:val="none" w:sz="0" w:space="0" w:color="auto"/>
        <w:left w:val="none" w:sz="0" w:space="0" w:color="auto"/>
        <w:bottom w:val="none" w:sz="0" w:space="0" w:color="auto"/>
        <w:right w:val="none" w:sz="0" w:space="0" w:color="auto"/>
      </w:divBdr>
    </w:div>
    <w:div w:id="1889492355">
      <w:bodyDiv w:val="1"/>
      <w:marLeft w:val="0"/>
      <w:marRight w:val="0"/>
      <w:marTop w:val="0"/>
      <w:marBottom w:val="0"/>
      <w:divBdr>
        <w:top w:val="none" w:sz="0" w:space="0" w:color="auto"/>
        <w:left w:val="none" w:sz="0" w:space="0" w:color="auto"/>
        <w:bottom w:val="none" w:sz="0" w:space="0" w:color="auto"/>
        <w:right w:val="none" w:sz="0" w:space="0" w:color="auto"/>
      </w:divBdr>
    </w:div>
    <w:div w:id="1906377279">
      <w:bodyDiv w:val="1"/>
      <w:marLeft w:val="0"/>
      <w:marRight w:val="0"/>
      <w:marTop w:val="0"/>
      <w:marBottom w:val="0"/>
      <w:divBdr>
        <w:top w:val="none" w:sz="0" w:space="0" w:color="auto"/>
        <w:left w:val="none" w:sz="0" w:space="0" w:color="auto"/>
        <w:bottom w:val="none" w:sz="0" w:space="0" w:color="auto"/>
        <w:right w:val="none" w:sz="0" w:space="0" w:color="auto"/>
      </w:divBdr>
    </w:div>
    <w:div w:id="1910069248">
      <w:bodyDiv w:val="1"/>
      <w:marLeft w:val="0"/>
      <w:marRight w:val="0"/>
      <w:marTop w:val="0"/>
      <w:marBottom w:val="0"/>
      <w:divBdr>
        <w:top w:val="none" w:sz="0" w:space="0" w:color="auto"/>
        <w:left w:val="none" w:sz="0" w:space="0" w:color="auto"/>
        <w:bottom w:val="none" w:sz="0" w:space="0" w:color="auto"/>
        <w:right w:val="none" w:sz="0" w:space="0" w:color="auto"/>
      </w:divBdr>
    </w:div>
    <w:div w:id="1933122495">
      <w:bodyDiv w:val="1"/>
      <w:marLeft w:val="0"/>
      <w:marRight w:val="0"/>
      <w:marTop w:val="0"/>
      <w:marBottom w:val="0"/>
      <w:divBdr>
        <w:top w:val="none" w:sz="0" w:space="0" w:color="auto"/>
        <w:left w:val="none" w:sz="0" w:space="0" w:color="auto"/>
        <w:bottom w:val="none" w:sz="0" w:space="0" w:color="auto"/>
        <w:right w:val="none" w:sz="0" w:space="0" w:color="auto"/>
      </w:divBdr>
    </w:div>
    <w:div w:id="1933588293">
      <w:bodyDiv w:val="1"/>
      <w:marLeft w:val="0"/>
      <w:marRight w:val="0"/>
      <w:marTop w:val="0"/>
      <w:marBottom w:val="0"/>
      <w:divBdr>
        <w:top w:val="none" w:sz="0" w:space="0" w:color="auto"/>
        <w:left w:val="none" w:sz="0" w:space="0" w:color="auto"/>
        <w:bottom w:val="none" w:sz="0" w:space="0" w:color="auto"/>
        <w:right w:val="none" w:sz="0" w:space="0" w:color="auto"/>
      </w:divBdr>
    </w:div>
    <w:div w:id="1936010335">
      <w:bodyDiv w:val="1"/>
      <w:marLeft w:val="0"/>
      <w:marRight w:val="0"/>
      <w:marTop w:val="0"/>
      <w:marBottom w:val="0"/>
      <w:divBdr>
        <w:top w:val="none" w:sz="0" w:space="0" w:color="auto"/>
        <w:left w:val="none" w:sz="0" w:space="0" w:color="auto"/>
        <w:bottom w:val="none" w:sz="0" w:space="0" w:color="auto"/>
        <w:right w:val="none" w:sz="0" w:space="0" w:color="auto"/>
      </w:divBdr>
    </w:div>
    <w:div w:id="2096390545">
      <w:bodyDiv w:val="1"/>
      <w:marLeft w:val="0"/>
      <w:marRight w:val="0"/>
      <w:marTop w:val="0"/>
      <w:marBottom w:val="0"/>
      <w:divBdr>
        <w:top w:val="none" w:sz="0" w:space="0" w:color="auto"/>
        <w:left w:val="none" w:sz="0" w:space="0" w:color="auto"/>
        <w:bottom w:val="none" w:sz="0" w:space="0" w:color="auto"/>
        <w:right w:val="none" w:sz="0" w:space="0" w:color="auto"/>
      </w:divBdr>
    </w:div>
    <w:div w:id="2122216469">
      <w:bodyDiv w:val="1"/>
      <w:marLeft w:val="0"/>
      <w:marRight w:val="0"/>
      <w:marTop w:val="0"/>
      <w:marBottom w:val="0"/>
      <w:divBdr>
        <w:top w:val="none" w:sz="0" w:space="0" w:color="auto"/>
        <w:left w:val="none" w:sz="0" w:space="0" w:color="auto"/>
        <w:bottom w:val="none" w:sz="0" w:space="0" w:color="auto"/>
        <w:right w:val="none" w:sz="0" w:space="0" w:color="auto"/>
      </w:divBdr>
    </w:div>
    <w:div w:id="2124568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3.xml"/><Relationship Id="rId26" Type="http://schemas.openxmlformats.org/officeDocument/2006/relationships/comments" Target="comments.xml"/><Relationship Id="rId39" Type="http://schemas.openxmlformats.org/officeDocument/2006/relationships/image" Target="media/image10.png"/><Relationship Id="rId21" Type="http://schemas.openxmlformats.org/officeDocument/2006/relationships/header" Target="header4.xml"/><Relationship Id="rId34" Type="http://schemas.openxmlformats.org/officeDocument/2006/relationships/image" Target="media/image5.png"/><Relationship Id="rId42" Type="http://schemas.openxmlformats.org/officeDocument/2006/relationships/image" Target="media/image13.png"/><Relationship Id="rId47" Type="http://schemas.openxmlformats.org/officeDocument/2006/relationships/image" Target="media/image18.png"/><Relationship Id="rId50" Type="http://schemas.openxmlformats.org/officeDocument/2006/relationships/image" Target="media/image21.png"/><Relationship Id="rId55" Type="http://schemas.openxmlformats.org/officeDocument/2006/relationships/image" Target="media/image26.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2.xml"/><Relationship Id="rId29" Type="http://schemas.microsoft.com/office/2018/08/relationships/commentsExtensible" Target="commentsExtensible.xml"/><Relationship Id="rId11" Type="http://schemas.openxmlformats.org/officeDocument/2006/relationships/footer" Target="footer1.xml"/><Relationship Id="rId24" Type="http://schemas.openxmlformats.org/officeDocument/2006/relationships/footer" Target="footer7.xml"/><Relationship Id="rId32" Type="http://schemas.openxmlformats.org/officeDocument/2006/relationships/footer" Target="footer9.xml"/><Relationship Id="rId37" Type="http://schemas.openxmlformats.org/officeDocument/2006/relationships/image" Target="media/image8.png"/><Relationship Id="rId40" Type="http://schemas.openxmlformats.org/officeDocument/2006/relationships/image" Target="media/image11.png"/><Relationship Id="rId45" Type="http://schemas.openxmlformats.org/officeDocument/2006/relationships/image" Target="media/image16.png"/><Relationship Id="rId53" Type="http://schemas.openxmlformats.org/officeDocument/2006/relationships/image" Target="media/image24.png"/><Relationship Id="rId58" Type="http://schemas.microsoft.com/office/2011/relationships/people" Target="people.xml"/><Relationship Id="rId5" Type="http://schemas.openxmlformats.org/officeDocument/2006/relationships/numbering" Target="numbering.xml"/><Relationship Id="rId19" Type="http://schemas.openxmlformats.org/officeDocument/2006/relationships/hyperlink" Target="http://www.adfg.alaska.gov/sf/publication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footer" Target="footer6.xml"/><Relationship Id="rId27" Type="http://schemas.microsoft.com/office/2011/relationships/commentsExtended" Target="commentsExtended.xml"/><Relationship Id="rId30" Type="http://schemas.openxmlformats.org/officeDocument/2006/relationships/image" Target="media/image2.png"/><Relationship Id="rId35" Type="http://schemas.openxmlformats.org/officeDocument/2006/relationships/image" Target="media/image6.png"/><Relationship Id="rId43" Type="http://schemas.openxmlformats.org/officeDocument/2006/relationships/image" Target="media/image14.png"/><Relationship Id="rId48" Type="http://schemas.openxmlformats.org/officeDocument/2006/relationships/image" Target="media/image19.png"/><Relationship Id="rId56" Type="http://schemas.openxmlformats.org/officeDocument/2006/relationships/image" Target="media/image27.png"/><Relationship Id="rId8" Type="http://schemas.openxmlformats.org/officeDocument/2006/relationships/webSettings" Target="webSettings.xml"/><Relationship Id="rId51" Type="http://schemas.openxmlformats.org/officeDocument/2006/relationships/image" Target="media/image22.png"/><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image" Target="media/image4.png"/><Relationship Id="rId38" Type="http://schemas.openxmlformats.org/officeDocument/2006/relationships/image" Target="media/image9.png"/><Relationship Id="rId46" Type="http://schemas.openxmlformats.org/officeDocument/2006/relationships/image" Target="media/image17.png"/><Relationship Id="rId59" Type="http://schemas.openxmlformats.org/officeDocument/2006/relationships/theme" Target="theme/theme1.xml"/><Relationship Id="rId20" Type="http://schemas.openxmlformats.org/officeDocument/2006/relationships/footer" Target="footer5.xml"/><Relationship Id="rId41" Type="http://schemas.openxmlformats.org/officeDocument/2006/relationships/image" Target="media/image12.png"/><Relationship Id="rId54"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3.xml"/><Relationship Id="rId23" Type="http://schemas.openxmlformats.org/officeDocument/2006/relationships/header" Target="header5.xml"/><Relationship Id="rId28" Type="http://schemas.microsoft.com/office/2016/09/relationships/commentsIds" Target="commentsIds.xml"/><Relationship Id="rId36" Type="http://schemas.openxmlformats.org/officeDocument/2006/relationships/image" Target="media/image7.png"/><Relationship Id="rId49" Type="http://schemas.openxmlformats.org/officeDocument/2006/relationships/image" Target="media/image20.png"/><Relationship Id="rId57"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image" Target="media/image3.png"/><Relationship Id="rId44" Type="http://schemas.openxmlformats.org/officeDocument/2006/relationships/image" Target="media/image15.png"/><Relationship Id="rId52" Type="http://schemas.openxmlformats.org/officeDocument/2006/relationships/image" Target="media/image23.png"/></Relationships>
</file>

<file path=word/_rels/footnotes.xml.rels><?xml version="1.0" encoding="UTF-8" standalone="yes"?>
<Relationships xmlns="http://schemas.openxmlformats.org/package/2006/relationships"><Relationship Id="rId2" Type="http://schemas.openxmlformats.org/officeDocument/2006/relationships/hyperlink" Target="https://github.com/commfish/seak_sablefish" TargetMode="External"/><Relationship Id="rId1" Type="http://schemas.openxmlformats.org/officeDocument/2006/relationships/hyperlink" Target="https://www.iphc.int/uploads/pdf/srb/srb014/ppt/iphc-2019-srb014-08-p.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sherwood\AppData\Roaming\Microsoft\Templates\CFSFonecolumn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6327FFB2D5C2048956943F17A7A5DBB" ma:contentTypeVersion="10" ma:contentTypeDescription="Create a new document." ma:contentTypeScope="" ma:versionID="1bf21bd0f5d35282c4e3dfd778956df5">
  <xsd:schema xmlns:xsd="http://www.w3.org/2001/XMLSchema" xmlns:xs="http://www.w3.org/2001/XMLSchema" xmlns:p="http://schemas.microsoft.com/office/2006/metadata/properties" xmlns:ns3="5dbd0bd7-30da-48bd-98b0-881c1562f5c5" targetNamespace="http://schemas.microsoft.com/office/2006/metadata/properties" ma:root="true" ma:fieldsID="65b1ff2d0f5cd49f7af786e3e71352cc" ns3:_="">
    <xsd:import namespace="5dbd0bd7-30da-48bd-98b0-881c1562f5c5"/>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bd0bd7-30da-48bd-98b0-881c1562f5c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5dbd0bd7-30da-48bd-98b0-881c1562f5c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2B00FE-814B-4D0F-B4B5-9FCB1CC089D5}">
  <ds:schemaRefs>
    <ds:schemaRef ds:uri="http://schemas.microsoft.com/sharepoint/v3/contenttype/forms"/>
  </ds:schemaRefs>
</ds:datastoreItem>
</file>

<file path=customXml/itemProps2.xml><?xml version="1.0" encoding="utf-8"?>
<ds:datastoreItem xmlns:ds="http://schemas.openxmlformats.org/officeDocument/2006/customXml" ds:itemID="{9A7B2ADA-9F73-4D89-AF47-3E1D86857C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bd0bd7-30da-48bd-98b0-881c1562f5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EE9EDB-2264-4822-99BE-143FD8748586}">
  <ds:schemaRefs>
    <ds:schemaRef ds:uri="http://schemas.microsoft.com/office/2006/metadata/properties"/>
    <ds:schemaRef ds:uri="http://schemas.microsoft.com/office/infopath/2007/PartnerControls"/>
    <ds:schemaRef ds:uri="5dbd0bd7-30da-48bd-98b0-881c1562f5c5"/>
  </ds:schemaRefs>
</ds:datastoreItem>
</file>

<file path=customXml/itemProps4.xml><?xml version="1.0" encoding="utf-8"?>
<ds:datastoreItem xmlns:ds="http://schemas.openxmlformats.org/officeDocument/2006/customXml" ds:itemID="{FDDA4BCC-998C-41DE-BBEF-6DB34594C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CFSFonecolumntemplate</Template>
  <TotalTime>5380</TotalTime>
  <Pages>77</Pages>
  <Words>9539</Words>
  <Characters>117523</Characters>
  <Application>Microsoft Office Word</Application>
  <DocSecurity>0</DocSecurity>
  <Lines>2176</Lines>
  <Paragraphs>2310</Paragraphs>
  <ScaleCrop>false</ScaleCrop>
  <HeadingPairs>
    <vt:vector size="2" baseType="variant">
      <vt:variant>
        <vt:lpstr>Title</vt:lpstr>
      </vt:variant>
      <vt:variant>
        <vt:i4>1</vt:i4>
      </vt:variant>
    </vt:vector>
  </HeadingPairs>
  <TitlesOfParts>
    <vt:vector size="1" baseType="lpstr">
      <vt:lpstr>Special Publication No</vt:lpstr>
    </vt:vector>
  </TitlesOfParts>
  <Company>ADF&amp;G</Company>
  <LinksUpToDate>false</LinksUpToDate>
  <CharactersWithSpaces>124752</CharactersWithSpaces>
  <SharedDoc>false</SharedDoc>
  <HLinks>
    <vt:vector size="126" baseType="variant">
      <vt:variant>
        <vt:i4>1703985</vt:i4>
      </vt:variant>
      <vt:variant>
        <vt:i4>128</vt:i4>
      </vt:variant>
      <vt:variant>
        <vt:i4>0</vt:i4>
      </vt:variant>
      <vt:variant>
        <vt:i4>5</vt:i4>
      </vt:variant>
      <vt:variant>
        <vt:lpwstr/>
      </vt:variant>
      <vt:variant>
        <vt:lpwstr>_Toc229887207</vt:lpwstr>
      </vt:variant>
      <vt:variant>
        <vt:i4>1703985</vt:i4>
      </vt:variant>
      <vt:variant>
        <vt:i4>119</vt:i4>
      </vt:variant>
      <vt:variant>
        <vt:i4>0</vt:i4>
      </vt:variant>
      <vt:variant>
        <vt:i4>5</vt:i4>
      </vt:variant>
      <vt:variant>
        <vt:lpwstr/>
      </vt:variant>
      <vt:variant>
        <vt:lpwstr>_Toc229887206</vt:lpwstr>
      </vt:variant>
      <vt:variant>
        <vt:i4>1703985</vt:i4>
      </vt:variant>
      <vt:variant>
        <vt:i4>110</vt:i4>
      </vt:variant>
      <vt:variant>
        <vt:i4>0</vt:i4>
      </vt:variant>
      <vt:variant>
        <vt:i4>5</vt:i4>
      </vt:variant>
      <vt:variant>
        <vt:lpwstr/>
      </vt:variant>
      <vt:variant>
        <vt:lpwstr>_Toc229887205</vt:lpwstr>
      </vt:variant>
      <vt:variant>
        <vt:i4>1966128</vt:i4>
      </vt:variant>
      <vt:variant>
        <vt:i4>101</vt:i4>
      </vt:variant>
      <vt:variant>
        <vt:i4>0</vt:i4>
      </vt:variant>
      <vt:variant>
        <vt:i4>5</vt:i4>
      </vt:variant>
      <vt:variant>
        <vt:lpwstr/>
      </vt:variant>
      <vt:variant>
        <vt:lpwstr>_Toc229887349</vt:lpwstr>
      </vt:variant>
      <vt:variant>
        <vt:i4>1966128</vt:i4>
      </vt:variant>
      <vt:variant>
        <vt:i4>95</vt:i4>
      </vt:variant>
      <vt:variant>
        <vt:i4>0</vt:i4>
      </vt:variant>
      <vt:variant>
        <vt:i4>5</vt:i4>
      </vt:variant>
      <vt:variant>
        <vt:lpwstr/>
      </vt:variant>
      <vt:variant>
        <vt:lpwstr>_Toc229887348</vt:lpwstr>
      </vt:variant>
      <vt:variant>
        <vt:i4>1966128</vt:i4>
      </vt:variant>
      <vt:variant>
        <vt:i4>89</vt:i4>
      </vt:variant>
      <vt:variant>
        <vt:i4>0</vt:i4>
      </vt:variant>
      <vt:variant>
        <vt:i4>5</vt:i4>
      </vt:variant>
      <vt:variant>
        <vt:lpwstr/>
      </vt:variant>
      <vt:variant>
        <vt:lpwstr>_Toc229887347</vt:lpwstr>
      </vt:variant>
      <vt:variant>
        <vt:i4>1966128</vt:i4>
      </vt:variant>
      <vt:variant>
        <vt:i4>83</vt:i4>
      </vt:variant>
      <vt:variant>
        <vt:i4>0</vt:i4>
      </vt:variant>
      <vt:variant>
        <vt:i4>5</vt:i4>
      </vt:variant>
      <vt:variant>
        <vt:lpwstr/>
      </vt:variant>
      <vt:variant>
        <vt:lpwstr>_Toc229887346</vt:lpwstr>
      </vt:variant>
      <vt:variant>
        <vt:i4>1966128</vt:i4>
      </vt:variant>
      <vt:variant>
        <vt:i4>77</vt:i4>
      </vt:variant>
      <vt:variant>
        <vt:i4>0</vt:i4>
      </vt:variant>
      <vt:variant>
        <vt:i4>5</vt:i4>
      </vt:variant>
      <vt:variant>
        <vt:lpwstr/>
      </vt:variant>
      <vt:variant>
        <vt:lpwstr>_Toc229887345</vt:lpwstr>
      </vt:variant>
      <vt:variant>
        <vt:i4>1966128</vt:i4>
      </vt:variant>
      <vt:variant>
        <vt:i4>71</vt:i4>
      </vt:variant>
      <vt:variant>
        <vt:i4>0</vt:i4>
      </vt:variant>
      <vt:variant>
        <vt:i4>5</vt:i4>
      </vt:variant>
      <vt:variant>
        <vt:lpwstr/>
      </vt:variant>
      <vt:variant>
        <vt:lpwstr>_Toc229887344</vt:lpwstr>
      </vt:variant>
      <vt:variant>
        <vt:i4>1966128</vt:i4>
      </vt:variant>
      <vt:variant>
        <vt:i4>65</vt:i4>
      </vt:variant>
      <vt:variant>
        <vt:i4>0</vt:i4>
      </vt:variant>
      <vt:variant>
        <vt:i4>5</vt:i4>
      </vt:variant>
      <vt:variant>
        <vt:lpwstr/>
      </vt:variant>
      <vt:variant>
        <vt:lpwstr>_Toc229887343</vt:lpwstr>
      </vt:variant>
      <vt:variant>
        <vt:i4>1966128</vt:i4>
      </vt:variant>
      <vt:variant>
        <vt:i4>59</vt:i4>
      </vt:variant>
      <vt:variant>
        <vt:i4>0</vt:i4>
      </vt:variant>
      <vt:variant>
        <vt:i4>5</vt:i4>
      </vt:variant>
      <vt:variant>
        <vt:lpwstr/>
      </vt:variant>
      <vt:variant>
        <vt:lpwstr>_Toc229887342</vt:lpwstr>
      </vt:variant>
      <vt:variant>
        <vt:i4>1966128</vt:i4>
      </vt:variant>
      <vt:variant>
        <vt:i4>53</vt:i4>
      </vt:variant>
      <vt:variant>
        <vt:i4>0</vt:i4>
      </vt:variant>
      <vt:variant>
        <vt:i4>5</vt:i4>
      </vt:variant>
      <vt:variant>
        <vt:lpwstr/>
      </vt:variant>
      <vt:variant>
        <vt:lpwstr>_Toc229887341</vt:lpwstr>
      </vt:variant>
      <vt:variant>
        <vt:i4>1966128</vt:i4>
      </vt:variant>
      <vt:variant>
        <vt:i4>47</vt:i4>
      </vt:variant>
      <vt:variant>
        <vt:i4>0</vt:i4>
      </vt:variant>
      <vt:variant>
        <vt:i4>5</vt:i4>
      </vt:variant>
      <vt:variant>
        <vt:lpwstr/>
      </vt:variant>
      <vt:variant>
        <vt:lpwstr>_Toc229887340</vt:lpwstr>
      </vt:variant>
      <vt:variant>
        <vt:i4>1638448</vt:i4>
      </vt:variant>
      <vt:variant>
        <vt:i4>41</vt:i4>
      </vt:variant>
      <vt:variant>
        <vt:i4>0</vt:i4>
      </vt:variant>
      <vt:variant>
        <vt:i4>5</vt:i4>
      </vt:variant>
      <vt:variant>
        <vt:lpwstr/>
      </vt:variant>
      <vt:variant>
        <vt:lpwstr>_Toc229887339</vt:lpwstr>
      </vt:variant>
      <vt:variant>
        <vt:i4>1638448</vt:i4>
      </vt:variant>
      <vt:variant>
        <vt:i4>35</vt:i4>
      </vt:variant>
      <vt:variant>
        <vt:i4>0</vt:i4>
      </vt:variant>
      <vt:variant>
        <vt:i4>5</vt:i4>
      </vt:variant>
      <vt:variant>
        <vt:lpwstr/>
      </vt:variant>
      <vt:variant>
        <vt:lpwstr>_Toc229887338</vt:lpwstr>
      </vt:variant>
      <vt:variant>
        <vt:i4>1638448</vt:i4>
      </vt:variant>
      <vt:variant>
        <vt:i4>29</vt:i4>
      </vt:variant>
      <vt:variant>
        <vt:i4>0</vt:i4>
      </vt:variant>
      <vt:variant>
        <vt:i4>5</vt:i4>
      </vt:variant>
      <vt:variant>
        <vt:lpwstr/>
      </vt:variant>
      <vt:variant>
        <vt:lpwstr>_Toc229887337</vt:lpwstr>
      </vt:variant>
      <vt:variant>
        <vt:i4>1638448</vt:i4>
      </vt:variant>
      <vt:variant>
        <vt:i4>23</vt:i4>
      </vt:variant>
      <vt:variant>
        <vt:i4>0</vt:i4>
      </vt:variant>
      <vt:variant>
        <vt:i4>5</vt:i4>
      </vt:variant>
      <vt:variant>
        <vt:lpwstr/>
      </vt:variant>
      <vt:variant>
        <vt:lpwstr>_Toc229887336</vt:lpwstr>
      </vt:variant>
      <vt:variant>
        <vt:i4>1638448</vt:i4>
      </vt:variant>
      <vt:variant>
        <vt:i4>17</vt:i4>
      </vt:variant>
      <vt:variant>
        <vt:i4>0</vt:i4>
      </vt:variant>
      <vt:variant>
        <vt:i4>5</vt:i4>
      </vt:variant>
      <vt:variant>
        <vt:lpwstr/>
      </vt:variant>
      <vt:variant>
        <vt:lpwstr>_Toc229887335</vt:lpwstr>
      </vt:variant>
      <vt:variant>
        <vt:i4>1638448</vt:i4>
      </vt:variant>
      <vt:variant>
        <vt:i4>11</vt:i4>
      </vt:variant>
      <vt:variant>
        <vt:i4>0</vt:i4>
      </vt:variant>
      <vt:variant>
        <vt:i4>5</vt:i4>
      </vt:variant>
      <vt:variant>
        <vt:lpwstr/>
      </vt:variant>
      <vt:variant>
        <vt:lpwstr>_Toc229887334</vt:lpwstr>
      </vt:variant>
      <vt:variant>
        <vt:i4>1638448</vt:i4>
      </vt:variant>
      <vt:variant>
        <vt:i4>5</vt:i4>
      </vt:variant>
      <vt:variant>
        <vt:i4>0</vt:i4>
      </vt:variant>
      <vt:variant>
        <vt:i4>5</vt:i4>
      </vt:variant>
      <vt:variant>
        <vt:lpwstr/>
      </vt:variant>
      <vt:variant>
        <vt:lpwstr>_Toc229887333</vt:lpwstr>
      </vt:variant>
      <vt:variant>
        <vt:i4>7012476</vt:i4>
      </vt:variant>
      <vt:variant>
        <vt:i4>0</vt:i4>
      </vt:variant>
      <vt:variant>
        <vt:i4>0</vt:i4>
      </vt:variant>
      <vt:variant>
        <vt:i4>5</vt:i4>
      </vt:variant>
      <vt:variant>
        <vt:lpwstr>http://www.sf.adfg.ak.us/statewide/divreprots/htlm/intersearch.cfm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Special Publication No</dc:title>
  <dc:subject/>
  <dc:creator>Joanne Macclellan</dc:creator>
  <cp:keywords/>
  <dc:description/>
  <cp:lastModifiedBy>Lambert, Aaron W (DFG)</cp:lastModifiedBy>
  <cp:revision>26</cp:revision>
  <cp:lastPrinted>2008-07-07T22:02:00Z</cp:lastPrinted>
  <dcterms:created xsi:type="dcterms:W3CDTF">2025-07-29T18:32:00Z</dcterms:created>
  <dcterms:modified xsi:type="dcterms:W3CDTF">2026-03-11T23:38:00Z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0x01010076327FFB2D5C2048956943F17A7A5DBB</vt:lpwstr>
  </property>
</Properties>
</file>